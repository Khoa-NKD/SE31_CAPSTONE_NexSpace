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afblse3r5p4r" w:id="0"/>
      <w:bookmarkEnd w:id="0"/>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Các bảng DB</w:t>
      </w:r>
      <w:r w:rsidDel="00000000" w:rsidR="00000000" w:rsidRPr="00000000">
        <w:rPr>
          <w:rtl w:val="0"/>
        </w:rPr>
      </w:r>
    </w:p>
    <w:p w:rsidR="00000000" w:rsidDel="00000000" w:rsidP="00000000" w:rsidRDefault="00000000" w:rsidRPr="00000000" w14:paraId="00000002">
      <w:pPr>
        <w:rPr>
          <w:b w:val="1"/>
          <w:bCs w:val="1"/>
          <w:color w:val="ff0000"/>
        </w:rPr>
      </w:pPr>
      <w:r w:rsidDel="00000000" w:rsidR="00000000" w:rsidRPr="00000000">
        <w:rPr>
          <w:b w:val="1"/>
          <w:bCs w:val="1"/>
          <w:color w:val="ff0000"/>
          <w:rtl w:val="0"/>
        </w:rPr>
        <w:t xml:space="preserve">====================================================================================</w:t>
      </w:r>
    </w:p>
    <w:p w:rsidR="00000000" w:rsidDel="00000000" w:rsidP="00000000" w:rsidRDefault="00000000" w:rsidRPr="00000000" w14:paraId="00000003">
      <w:pPr>
        <w:pStyle w:val="Heading1"/>
        <w:rPr/>
      </w:pPr>
      <w:bookmarkStart w:colFirst="0" w:colLast="0" w:name="_c26iibemsoet" w:id="1"/>
      <w:bookmarkEnd w:id="1"/>
      <w:r w:rsidDel="00000000" w:rsidR="00000000" w:rsidRPr="00000000">
        <w:rPr>
          <w:rtl w:val="0"/>
        </w:rPr>
        <w:t xml:space="preserve">PHẦN 1: MODULE IDENTITY &amp; ACCESS MANAGEMENT (USER &amp; AUTH)</w:t>
      </w:r>
    </w:p>
    <w:p w:rsidR="00000000" w:rsidDel="00000000" w:rsidP="00000000" w:rsidRDefault="00000000" w:rsidRPr="00000000" w14:paraId="00000004">
      <w:pPr>
        <w:rPr>
          <w:b w:val="1"/>
          <w:bCs w:val="1"/>
          <w:color w:val="ff0000"/>
        </w:rPr>
      </w:pPr>
      <w:r w:rsidDel="00000000" w:rsidR="00000000" w:rsidRPr="00000000">
        <w:rPr>
          <w:b w:val="1"/>
          <w:bCs w:val="1"/>
          <w:color w:val="ff0000"/>
          <w:rtl w:val="0"/>
        </w:rPr>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CREATE TABLE Users (</w:t>
      </w:r>
    </w:p>
    <w:p w:rsidR="00000000" w:rsidDel="00000000" w:rsidP="00000000" w:rsidRDefault="00000000" w:rsidRPr="00000000" w14:paraId="00000007">
      <w:pPr>
        <w:rPr/>
      </w:pPr>
      <w:r w:rsidDel="00000000" w:rsidR="00000000" w:rsidRPr="00000000">
        <w:rPr>
          <w:rtl w:val="0"/>
        </w:rPr>
        <w:t xml:space="preserve">    id UNIQUEIDENTIFIER PRIMARY KEY DEFAULT NEWID(),</w:t>
      </w:r>
    </w:p>
    <w:p w:rsidR="00000000" w:rsidDel="00000000" w:rsidP="00000000" w:rsidRDefault="00000000" w:rsidRPr="00000000" w14:paraId="00000008">
      <w:pPr>
        <w:rPr/>
      </w:pPr>
      <w:r w:rsidDel="00000000" w:rsidR="00000000" w:rsidRPr="00000000">
        <w:rPr>
          <w:rtl w:val="0"/>
        </w:rPr>
        <w:t xml:space="preserve">    email VARCHAR(255) NOT NULL UNIQUE,</w:t>
      </w:r>
    </w:p>
    <w:p w:rsidR="00000000" w:rsidDel="00000000" w:rsidP="00000000" w:rsidRDefault="00000000" w:rsidRPr="00000000" w14:paraId="00000009">
      <w:pPr>
        <w:rPr/>
      </w:pPr>
      <w:r w:rsidDel="00000000" w:rsidR="00000000" w:rsidRPr="00000000">
        <w:rPr>
          <w:rtl w:val="0"/>
        </w:rPr>
        <w:t xml:space="preserve">    password_hash VARCHAR(255) NOT NULL,</w:t>
      </w:r>
    </w:p>
    <w:p w:rsidR="00000000" w:rsidDel="00000000" w:rsidP="00000000" w:rsidRDefault="00000000" w:rsidRPr="00000000" w14:paraId="0000000A">
      <w:pPr>
        <w:rPr/>
      </w:pPr>
      <w:r w:rsidDel="00000000" w:rsidR="00000000" w:rsidRPr="00000000">
        <w:rPr>
          <w:rtl w:val="0"/>
        </w:rPr>
        <w:t xml:space="preserve">    full_name NVARCHAR(100) NOT NULL,</w:t>
      </w:r>
    </w:p>
    <w:p w:rsidR="00000000" w:rsidDel="00000000" w:rsidP="00000000" w:rsidRDefault="00000000" w:rsidRPr="00000000" w14:paraId="0000000B">
      <w:pPr>
        <w:rPr/>
      </w:pPr>
      <w:r w:rsidDel="00000000" w:rsidR="00000000" w:rsidRPr="00000000">
        <w:rPr>
          <w:rtl w:val="0"/>
        </w:rPr>
        <w:t xml:space="preserve">    phone VARCHAR(20),</w:t>
      </w:r>
    </w:p>
    <w:p w:rsidR="00000000" w:rsidDel="00000000" w:rsidP="00000000" w:rsidRDefault="00000000" w:rsidRPr="00000000" w14:paraId="0000000C">
      <w:pPr>
        <w:rPr/>
      </w:pPr>
      <w:r w:rsidDel="00000000" w:rsidR="00000000" w:rsidRPr="00000000">
        <w:rPr>
          <w:rtl w:val="0"/>
        </w:rPr>
        <w:t xml:space="preserve">    role VARCHAR(20) CHECK (role IN ('Customer', 'Organizer', 'Admin')),</w:t>
      </w:r>
    </w:p>
    <w:p w:rsidR="00000000" w:rsidDel="00000000" w:rsidP="00000000" w:rsidRDefault="00000000" w:rsidRPr="00000000" w14:paraId="0000000D">
      <w:pPr>
        <w:rPr/>
      </w:pPr>
      <w:r w:rsidDel="00000000" w:rsidR="00000000" w:rsidRPr="00000000">
        <w:rPr>
          <w:rtl w:val="0"/>
        </w:rPr>
        <w:t xml:space="preserve">    status VARCHAR(20) CHECK (status IN ('Active', 'Locked', 'Unverified')),</w:t>
      </w:r>
    </w:p>
    <w:p w:rsidR="00000000" w:rsidDel="00000000" w:rsidP="00000000" w:rsidRDefault="00000000" w:rsidRPr="00000000" w14:paraId="0000000E">
      <w:pPr>
        <w:rPr/>
      </w:pPr>
      <w:r w:rsidDel="00000000" w:rsidR="00000000" w:rsidRPr="00000000">
        <w:rPr>
          <w:rtl w:val="0"/>
        </w:rPr>
        <w:t xml:space="preserve">    avatar_url VARCHAR(500),</w:t>
      </w:r>
    </w:p>
    <w:p w:rsidR="00000000" w:rsidDel="00000000" w:rsidP="00000000" w:rsidRDefault="00000000" w:rsidRPr="00000000" w14:paraId="0000000F">
      <w:pPr>
        <w:rPr/>
      </w:pPr>
      <w:r w:rsidDel="00000000" w:rsidR="00000000" w:rsidRPr="00000000">
        <w:rPr>
          <w:rtl w:val="0"/>
        </w:rPr>
        <w:t xml:space="preserve">    created_at DATETIME DEFAULT GETDATE(),</w:t>
      </w:r>
    </w:p>
    <w:p w:rsidR="00000000" w:rsidDel="00000000" w:rsidP="00000000" w:rsidRDefault="00000000" w:rsidRPr="00000000" w14:paraId="00000010">
      <w:pPr>
        <w:rPr/>
      </w:pPr>
      <w:r w:rsidDel="00000000" w:rsidR="00000000" w:rsidRPr="00000000">
        <w:rPr>
          <w:rtl w:val="0"/>
        </w:rPr>
        <w:t xml:space="preserve">    updated_at DATETIME DEFAULT GETDATE()</w:t>
      </w:r>
    </w:p>
    <w:p w:rsidR="00000000" w:rsidDel="00000000" w:rsidP="00000000" w:rsidRDefault="00000000" w:rsidRPr="00000000" w14:paraId="00000011">
      <w:pPr>
        <w:rPr/>
      </w:pP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CREATE TABLE User_Session (</w:t>
      </w:r>
    </w:p>
    <w:p w:rsidR="00000000" w:rsidDel="00000000" w:rsidP="00000000" w:rsidRDefault="00000000" w:rsidRPr="00000000" w14:paraId="00000014">
      <w:pPr>
        <w:rPr/>
      </w:pPr>
      <w:r w:rsidDel="00000000" w:rsidR="00000000" w:rsidRPr="00000000">
        <w:rPr>
          <w:rtl w:val="0"/>
        </w:rPr>
        <w:t xml:space="preserve">    id UNIQUEIDENTIFIER PRIMARY KEY DEFAULT NEWID(),</w:t>
      </w:r>
    </w:p>
    <w:p w:rsidR="00000000" w:rsidDel="00000000" w:rsidP="00000000" w:rsidRDefault="00000000" w:rsidRPr="00000000" w14:paraId="00000015">
      <w:pPr>
        <w:rPr/>
      </w:pPr>
      <w:r w:rsidDel="00000000" w:rsidR="00000000" w:rsidRPr="00000000">
        <w:rPr>
          <w:rtl w:val="0"/>
        </w:rPr>
        <w:t xml:space="preserve">    user_id UNIQUEIDENTIFIER FOREIGN KEY REFERENCES Users(id),</w:t>
      </w:r>
    </w:p>
    <w:p w:rsidR="00000000" w:rsidDel="00000000" w:rsidP="00000000" w:rsidRDefault="00000000" w:rsidRPr="00000000" w14:paraId="00000016">
      <w:pPr>
        <w:rPr/>
      </w:pPr>
      <w:r w:rsidDel="00000000" w:rsidR="00000000" w:rsidRPr="00000000">
        <w:rPr>
          <w:rtl w:val="0"/>
        </w:rPr>
        <w:t xml:space="preserve">    refresh_token VARCHAR(500) NOT NULL,</w:t>
      </w:r>
    </w:p>
    <w:p w:rsidR="00000000" w:rsidDel="00000000" w:rsidP="00000000" w:rsidRDefault="00000000" w:rsidRPr="00000000" w14:paraId="00000017">
      <w:pPr>
        <w:rPr/>
      </w:pPr>
      <w:r w:rsidDel="00000000" w:rsidR="00000000" w:rsidRPr="00000000">
        <w:rPr>
          <w:rtl w:val="0"/>
        </w:rPr>
        <w:t xml:space="preserve">    ip_address VARCHAR(50),</w:t>
      </w:r>
    </w:p>
    <w:p w:rsidR="00000000" w:rsidDel="00000000" w:rsidP="00000000" w:rsidRDefault="00000000" w:rsidRPr="00000000" w14:paraId="00000018">
      <w:pPr>
        <w:rPr/>
      </w:pPr>
      <w:r w:rsidDel="00000000" w:rsidR="00000000" w:rsidRPr="00000000">
        <w:rPr>
          <w:rtl w:val="0"/>
        </w:rPr>
        <w:t xml:space="preserve">    device_info NVARCHAR(255),</w:t>
      </w:r>
    </w:p>
    <w:p w:rsidR="00000000" w:rsidDel="00000000" w:rsidP="00000000" w:rsidRDefault="00000000" w:rsidRPr="00000000" w14:paraId="00000019">
      <w:pPr>
        <w:rPr/>
      </w:pPr>
      <w:r w:rsidDel="00000000" w:rsidR="00000000" w:rsidRPr="00000000">
        <w:rPr>
          <w:rtl w:val="0"/>
        </w:rPr>
        <w:t xml:space="preserve">    expires_at DATETIME NOT NULL,</w:t>
      </w:r>
    </w:p>
    <w:p w:rsidR="00000000" w:rsidDel="00000000" w:rsidP="00000000" w:rsidRDefault="00000000" w:rsidRPr="00000000" w14:paraId="0000001A">
      <w:pPr>
        <w:rPr/>
      </w:pPr>
      <w:r w:rsidDel="00000000" w:rsidR="00000000" w:rsidRPr="00000000">
        <w:rPr>
          <w:rtl w:val="0"/>
        </w:rPr>
        <w:t xml:space="preserve">    is_revoked BIT DEFAULT 0</w:t>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CREATE TABLE Workspace_Preference (</w:t>
      </w:r>
    </w:p>
    <w:p w:rsidR="00000000" w:rsidDel="00000000" w:rsidP="00000000" w:rsidRDefault="00000000" w:rsidRPr="00000000" w14:paraId="0000001E">
      <w:pPr>
        <w:rPr/>
      </w:pPr>
      <w:r w:rsidDel="00000000" w:rsidR="00000000" w:rsidRPr="00000000">
        <w:rPr>
          <w:rtl w:val="0"/>
        </w:rPr>
        <w:t xml:space="preserve">    id UNIQUEIDENTIFIER PRIMARY KEY DEFAULT NEWID(),</w:t>
      </w:r>
    </w:p>
    <w:p w:rsidR="00000000" w:rsidDel="00000000" w:rsidP="00000000" w:rsidRDefault="00000000" w:rsidRPr="00000000" w14:paraId="0000001F">
      <w:pPr>
        <w:rPr/>
      </w:pPr>
      <w:r w:rsidDel="00000000" w:rsidR="00000000" w:rsidRPr="00000000">
        <w:rPr>
          <w:rtl w:val="0"/>
        </w:rPr>
        <w:t xml:space="preserve">    customer_id UNIQUEIDENTIFIER FOREIGN KEY REFERENCES Users(id),</w:t>
      </w:r>
    </w:p>
    <w:p w:rsidR="00000000" w:rsidDel="00000000" w:rsidP="00000000" w:rsidRDefault="00000000" w:rsidRPr="00000000" w14:paraId="00000020">
      <w:pPr>
        <w:rPr/>
      </w:pPr>
      <w:r w:rsidDel="00000000" w:rsidR="00000000" w:rsidRPr="00000000">
        <w:rPr>
          <w:rtl w:val="0"/>
        </w:rPr>
        <w:t xml:space="preserve">    target_districts NVARCHAR(MAX), -- Lưu chuỗi JSON</w:t>
      </w:r>
    </w:p>
    <w:p w:rsidR="00000000" w:rsidDel="00000000" w:rsidP="00000000" w:rsidRDefault="00000000" w:rsidRPr="00000000" w14:paraId="00000021">
      <w:pPr>
        <w:rPr/>
      </w:pPr>
      <w:r w:rsidDel="00000000" w:rsidR="00000000" w:rsidRPr="00000000">
        <w:rPr>
          <w:rtl w:val="0"/>
        </w:rPr>
        <w:t xml:space="preserve">    budget_min DECIMAL(18,2),</w:t>
      </w:r>
    </w:p>
    <w:p w:rsidR="00000000" w:rsidDel="00000000" w:rsidP="00000000" w:rsidRDefault="00000000" w:rsidRPr="00000000" w14:paraId="00000022">
      <w:pPr>
        <w:rPr/>
      </w:pPr>
      <w:r w:rsidDel="00000000" w:rsidR="00000000" w:rsidRPr="00000000">
        <w:rPr>
          <w:rtl w:val="0"/>
        </w:rPr>
        <w:t xml:space="preserve">    budget_max DECIMAL(18,2),</w:t>
      </w:r>
    </w:p>
    <w:p w:rsidR="00000000" w:rsidDel="00000000" w:rsidP="00000000" w:rsidRDefault="00000000" w:rsidRPr="00000000" w14:paraId="00000023">
      <w:pPr>
        <w:rPr/>
      </w:pPr>
      <w:r w:rsidDel="00000000" w:rsidR="00000000" w:rsidRPr="00000000">
        <w:rPr>
          <w:rtl w:val="0"/>
        </w:rPr>
        <w:t xml:space="preserve">    preferred_amenities NVARCHAR(MAX), -- Lưu chuỗi JSON</w:t>
      </w:r>
    </w:p>
    <w:p w:rsidR="00000000" w:rsidDel="00000000" w:rsidP="00000000" w:rsidRDefault="00000000" w:rsidRPr="00000000" w14:paraId="00000024">
      <w:pPr>
        <w:rPr/>
      </w:pPr>
      <w:r w:rsidDel="00000000" w:rsidR="00000000" w:rsidRPr="00000000">
        <w:rPr>
          <w:rtl w:val="0"/>
        </w:rPr>
        <w:t xml:space="preserve">    acoustic_tolerance VARCHAR(50)</w:t>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color w:val="ff0000"/>
        </w:rPr>
      </w:pPr>
      <w:r w:rsidDel="00000000" w:rsidR="00000000" w:rsidRPr="00000000">
        <w:rPr>
          <w:b w:val="1"/>
          <w:bCs w:val="1"/>
          <w:color w:val="ff0000"/>
          <w:rtl w:val="0"/>
        </w:rPr>
        <w:t xml:space="preserve">====================================================================================</w:t>
      </w:r>
    </w:p>
    <w:p w:rsidR="00000000" w:rsidDel="00000000" w:rsidP="00000000" w:rsidRDefault="00000000" w:rsidRPr="00000000" w14:paraId="00000028">
      <w:pPr>
        <w:pStyle w:val="Heading1"/>
        <w:rPr/>
      </w:pPr>
      <w:bookmarkStart w:colFirst="0" w:colLast="0" w:name="_5ydxv65e83y3" w:id="2"/>
      <w:bookmarkEnd w:id="2"/>
      <w:r w:rsidDel="00000000" w:rsidR="00000000" w:rsidRPr="00000000">
        <w:rPr>
          <w:rtl w:val="0"/>
        </w:rPr>
        <w:t xml:space="preserve"> PHẦN 2: MODULE ORGANIZER ONBOARDING &amp; COMPLIANCE</w:t>
      </w:r>
    </w:p>
    <w:p w:rsidR="00000000" w:rsidDel="00000000" w:rsidP="00000000" w:rsidRDefault="00000000" w:rsidRPr="00000000" w14:paraId="00000029">
      <w:pPr>
        <w:rPr>
          <w:b w:val="1"/>
          <w:bCs w:val="1"/>
          <w:color w:val="ff0000"/>
        </w:rPr>
      </w:pPr>
      <w:r w:rsidDel="00000000" w:rsidR="00000000" w:rsidRPr="00000000">
        <w:rPr>
          <w:b w:val="1"/>
          <w:bCs w:val="1"/>
          <w:color w:val="ff0000"/>
          <w:rtl w:val="0"/>
        </w:rPr>
        <w:t xml:space="preser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CREATE TABLE Organizer_Application (</w:t>
      </w:r>
    </w:p>
    <w:p w:rsidR="00000000" w:rsidDel="00000000" w:rsidP="00000000" w:rsidRDefault="00000000" w:rsidRPr="00000000" w14:paraId="0000002C">
      <w:pPr>
        <w:rPr/>
      </w:pPr>
      <w:r w:rsidDel="00000000" w:rsidR="00000000" w:rsidRPr="00000000">
        <w:rPr>
          <w:rtl w:val="0"/>
        </w:rPr>
        <w:t xml:space="preserve">    id UNIQUEIDENTIFIER PRIMARY KEY DEFAULT NEWID(),</w:t>
      </w:r>
    </w:p>
    <w:p w:rsidR="00000000" w:rsidDel="00000000" w:rsidP="00000000" w:rsidRDefault="00000000" w:rsidRPr="00000000" w14:paraId="0000002D">
      <w:pPr>
        <w:rPr/>
      </w:pPr>
      <w:r w:rsidDel="00000000" w:rsidR="00000000" w:rsidRPr="00000000">
        <w:rPr>
          <w:rtl w:val="0"/>
        </w:rPr>
        <w:t xml:space="preserve">    organizer_id UNIQUEIDENTIFIER FOREIGN KEY REFERENCES Users(id),</w:t>
      </w:r>
    </w:p>
    <w:p w:rsidR="00000000" w:rsidDel="00000000" w:rsidP="00000000" w:rsidRDefault="00000000" w:rsidRPr="00000000" w14:paraId="0000002E">
      <w:pPr>
        <w:rPr/>
      </w:pPr>
      <w:r w:rsidDel="00000000" w:rsidR="00000000" w:rsidRPr="00000000">
        <w:rPr>
          <w:rtl w:val="0"/>
        </w:rPr>
        <w:t xml:space="preserve">    enterprise_legal_name NVARCHAR(255) NOT NULL,</w:t>
      </w:r>
    </w:p>
    <w:p w:rsidR="00000000" w:rsidDel="00000000" w:rsidP="00000000" w:rsidRDefault="00000000" w:rsidRPr="00000000" w14:paraId="0000002F">
      <w:pPr>
        <w:rPr/>
      </w:pPr>
      <w:r w:rsidDel="00000000" w:rsidR="00000000" w:rsidRPr="00000000">
        <w:rPr>
          <w:rtl w:val="0"/>
        </w:rPr>
        <w:t xml:space="preserve">    tax_id VARCHAR(50) NOT NULL,</w:t>
      </w:r>
    </w:p>
    <w:p w:rsidR="00000000" w:rsidDel="00000000" w:rsidP="00000000" w:rsidRDefault="00000000" w:rsidRPr="00000000" w14:paraId="00000030">
      <w:pPr>
        <w:rPr/>
      </w:pPr>
      <w:r w:rsidDel="00000000" w:rsidR="00000000" w:rsidRPr="00000000">
        <w:rPr>
          <w:rtl w:val="0"/>
        </w:rPr>
        <w:t xml:space="preserve">    representative_name NVARCHAR(100) NOT NULL,</w:t>
      </w:r>
    </w:p>
    <w:p w:rsidR="00000000" w:rsidDel="00000000" w:rsidP="00000000" w:rsidRDefault="00000000" w:rsidRPr="00000000" w14:paraId="00000031">
      <w:pPr>
        <w:rPr/>
      </w:pPr>
      <w:r w:rsidDel="00000000" w:rsidR="00000000" w:rsidRPr="00000000">
        <w:rPr>
          <w:rtl w:val="0"/>
        </w:rPr>
        <w:t xml:space="preserve">    headquarters_address NVARCHAR(500) NOT NULL,</w:t>
      </w:r>
    </w:p>
    <w:p w:rsidR="00000000" w:rsidDel="00000000" w:rsidP="00000000" w:rsidRDefault="00000000" w:rsidRPr="00000000" w14:paraId="00000032">
      <w:pPr>
        <w:rPr/>
      </w:pPr>
      <w:r w:rsidDel="00000000" w:rsidR="00000000" w:rsidRPr="00000000">
        <w:rPr>
          <w:rtl w:val="0"/>
        </w:rPr>
        <w:t xml:space="preserve">    status VARCHAR(50) CHECK (status IN ('Draft', 'Pending_Review', 'Approved', 'Rejected', 'Revision_Requested'))</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CREATE TABLE Verification_Document (</w:t>
      </w:r>
    </w:p>
    <w:p w:rsidR="00000000" w:rsidDel="00000000" w:rsidP="00000000" w:rsidRDefault="00000000" w:rsidRPr="00000000" w14:paraId="00000036">
      <w:pPr>
        <w:rPr/>
      </w:pPr>
      <w:r w:rsidDel="00000000" w:rsidR="00000000" w:rsidRPr="00000000">
        <w:rPr>
          <w:rtl w:val="0"/>
        </w:rPr>
        <w:t xml:space="preserve">    id UNIQUEIDENTIFIER PRIMARY KEY DEFAULT NEWID(),</w:t>
      </w:r>
    </w:p>
    <w:p w:rsidR="00000000" w:rsidDel="00000000" w:rsidP="00000000" w:rsidRDefault="00000000" w:rsidRPr="00000000" w14:paraId="00000037">
      <w:pPr>
        <w:rPr/>
      </w:pPr>
      <w:r w:rsidDel="00000000" w:rsidR="00000000" w:rsidRPr="00000000">
        <w:rPr>
          <w:rtl w:val="0"/>
        </w:rPr>
        <w:t xml:space="preserve">    application_id UNIQUEIDENTIFIER FOREIGN KEY REFERENCES Organizer_Application(id),</w:t>
      </w:r>
    </w:p>
    <w:p w:rsidR="00000000" w:rsidDel="00000000" w:rsidP="00000000" w:rsidRDefault="00000000" w:rsidRPr="00000000" w14:paraId="00000038">
      <w:pPr>
        <w:rPr/>
      </w:pPr>
      <w:r w:rsidDel="00000000" w:rsidR="00000000" w:rsidRPr="00000000">
        <w:rPr>
          <w:rtl w:val="0"/>
        </w:rPr>
        <w:t xml:space="preserve">    document_type VARCHAR(50), -- Business_Registration, ID_Card, Fire_Safety</w:t>
      </w:r>
    </w:p>
    <w:p w:rsidR="00000000" w:rsidDel="00000000" w:rsidP="00000000" w:rsidRDefault="00000000" w:rsidRPr="00000000" w14:paraId="00000039">
      <w:pPr>
        <w:rPr/>
      </w:pPr>
      <w:r w:rsidDel="00000000" w:rsidR="00000000" w:rsidRPr="00000000">
        <w:rPr>
          <w:rtl w:val="0"/>
        </w:rPr>
        <w:t xml:space="preserve">    file_url VARCHAR(500) NOT NULL,</w:t>
      </w:r>
    </w:p>
    <w:p w:rsidR="00000000" w:rsidDel="00000000" w:rsidP="00000000" w:rsidRDefault="00000000" w:rsidRPr="00000000" w14:paraId="0000003A">
      <w:pPr>
        <w:rPr/>
      </w:pPr>
      <w:r w:rsidDel="00000000" w:rsidR="00000000" w:rsidRPr="00000000">
        <w:rPr>
          <w:rtl w:val="0"/>
        </w:rPr>
        <w:t xml:space="preserve">    ocr_match_percent DECIMAL(5,2),</w:t>
      </w:r>
    </w:p>
    <w:p w:rsidR="00000000" w:rsidDel="00000000" w:rsidP="00000000" w:rsidRDefault="00000000" w:rsidRPr="00000000" w14:paraId="0000003B">
      <w:pPr>
        <w:rPr/>
      </w:pPr>
      <w:r w:rsidDel="00000000" w:rsidR="00000000" w:rsidRPr="00000000">
        <w:rPr>
          <w:rtl w:val="0"/>
        </w:rPr>
        <w:t xml:space="preserve">    status VARCHAR(20),</w:t>
      </w:r>
    </w:p>
    <w:p w:rsidR="00000000" w:rsidDel="00000000" w:rsidP="00000000" w:rsidRDefault="00000000" w:rsidRPr="00000000" w14:paraId="0000003C">
      <w:pPr>
        <w:rPr/>
      </w:pPr>
      <w:r w:rsidDel="00000000" w:rsidR="00000000" w:rsidRPr="00000000">
        <w:rPr>
          <w:rtl w:val="0"/>
        </w:rPr>
        <w:t xml:space="preserve">    admin_feedback NVARCHAR(500)</w:t>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color w:val="ff0000"/>
        </w:rPr>
      </w:pPr>
      <w:r w:rsidDel="00000000" w:rsidR="00000000" w:rsidRPr="00000000">
        <w:rPr>
          <w:b w:val="1"/>
          <w:bCs w:val="1"/>
          <w:color w:val="ff0000"/>
          <w:rtl w:val="0"/>
        </w:rPr>
        <w:t xml:space="preserve">====================================================================================</w:t>
      </w:r>
    </w:p>
    <w:p w:rsidR="00000000" w:rsidDel="00000000" w:rsidP="00000000" w:rsidRDefault="00000000" w:rsidRPr="00000000" w14:paraId="00000040">
      <w:pPr>
        <w:pStyle w:val="Heading1"/>
        <w:rPr/>
      </w:pPr>
      <w:bookmarkStart w:colFirst="0" w:colLast="0" w:name="_js2zw7f4w2s6" w:id="3"/>
      <w:bookmarkEnd w:id="3"/>
      <w:r w:rsidDel="00000000" w:rsidR="00000000" w:rsidRPr="00000000">
        <w:rPr>
          <w:rtl w:val="0"/>
        </w:rPr>
        <w:t xml:space="preserve">PHẦN 3: MODULE WORKSPACE &amp; FACILITY</w:t>
      </w:r>
    </w:p>
    <w:p w:rsidR="00000000" w:rsidDel="00000000" w:rsidP="00000000" w:rsidRDefault="00000000" w:rsidRPr="00000000" w14:paraId="00000041">
      <w:pPr>
        <w:rPr>
          <w:b w:val="1"/>
          <w:bCs w:val="1"/>
          <w:color w:val="ff0000"/>
        </w:rPr>
      </w:pPr>
      <w:r w:rsidDel="00000000" w:rsidR="00000000" w:rsidRPr="00000000">
        <w:rPr>
          <w:b w:val="1"/>
          <w:bCs w:val="1"/>
          <w:color w:val="ff0000"/>
          <w:rtl w:val="0"/>
        </w:rPr>
        <w:t xml:space="preserv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CREATE TABLE Workspace (</w:t>
      </w:r>
    </w:p>
    <w:p w:rsidR="00000000" w:rsidDel="00000000" w:rsidP="00000000" w:rsidRDefault="00000000" w:rsidRPr="00000000" w14:paraId="00000044">
      <w:pPr>
        <w:rPr/>
      </w:pPr>
      <w:r w:rsidDel="00000000" w:rsidR="00000000" w:rsidRPr="00000000">
        <w:rPr>
          <w:rtl w:val="0"/>
        </w:rPr>
        <w:t xml:space="preserve">    id UNIQUEIDENTIFIER PRIMARY KEY DEFAULT NEWID(),</w:t>
      </w:r>
    </w:p>
    <w:p w:rsidR="00000000" w:rsidDel="00000000" w:rsidP="00000000" w:rsidRDefault="00000000" w:rsidRPr="00000000" w14:paraId="00000045">
      <w:pPr>
        <w:rPr/>
      </w:pPr>
      <w:r w:rsidDel="00000000" w:rsidR="00000000" w:rsidRPr="00000000">
        <w:rPr>
          <w:rtl w:val="0"/>
        </w:rPr>
        <w:t xml:space="preserve">    organizer_id UNIQUEIDENTIFIER FOREIGN KEY REFERENCES Users(id),</w:t>
      </w:r>
    </w:p>
    <w:p w:rsidR="00000000" w:rsidDel="00000000" w:rsidP="00000000" w:rsidRDefault="00000000" w:rsidRPr="00000000" w14:paraId="00000046">
      <w:pPr>
        <w:rPr/>
      </w:pPr>
      <w:r w:rsidDel="00000000" w:rsidR="00000000" w:rsidRPr="00000000">
        <w:rPr>
          <w:rtl w:val="0"/>
        </w:rPr>
        <w:t xml:space="preserve">    name NVARCHAR(255) NOT NULL,</w:t>
      </w:r>
    </w:p>
    <w:p w:rsidR="00000000" w:rsidDel="00000000" w:rsidP="00000000" w:rsidRDefault="00000000" w:rsidRPr="00000000" w14:paraId="00000047">
      <w:pPr>
        <w:rPr/>
      </w:pPr>
      <w:r w:rsidDel="00000000" w:rsidR="00000000" w:rsidRPr="00000000">
        <w:rPr>
          <w:rtl w:val="0"/>
        </w:rPr>
        <w:t xml:space="preserve">    description NVARCHAR(MAX),</w:t>
      </w:r>
    </w:p>
    <w:p w:rsidR="00000000" w:rsidDel="00000000" w:rsidP="00000000" w:rsidRDefault="00000000" w:rsidRPr="00000000" w14:paraId="00000048">
      <w:pPr>
        <w:rPr/>
      </w:pPr>
      <w:r w:rsidDel="00000000" w:rsidR="00000000" w:rsidRPr="00000000">
        <w:rPr>
          <w:rtl w:val="0"/>
        </w:rPr>
        <w:t xml:space="preserve">    address NVARCHAR(500) NOT NULL,</w:t>
      </w:r>
    </w:p>
    <w:p w:rsidR="00000000" w:rsidDel="00000000" w:rsidP="00000000" w:rsidRDefault="00000000" w:rsidRPr="00000000" w14:paraId="00000049">
      <w:pPr>
        <w:rPr/>
      </w:pPr>
      <w:r w:rsidDel="00000000" w:rsidR="00000000" w:rsidRPr="00000000">
        <w:rPr>
          <w:rtl w:val="0"/>
        </w:rPr>
        <w:t xml:space="preserve">    latitude DECIMAL(10,8),</w:t>
      </w:r>
    </w:p>
    <w:p w:rsidR="00000000" w:rsidDel="00000000" w:rsidP="00000000" w:rsidRDefault="00000000" w:rsidRPr="00000000" w14:paraId="0000004A">
      <w:pPr>
        <w:rPr/>
      </w:pPr>
      <w:r w:rsidDel="00000000" w:rsidR="00000000" w:rsidRPr="00000000">
        <w:rPr>
          <w:rtl w:val="0"/>
        </w:rPr>
        <w:t xml:space="preserve">    longitude DECIMAL(11,8),</w:t>
      </w:r>
    </w:p>
    <w:p w:rsidR="00000000" w:rsidDel="00000000" w:rsidP="00000000" w:rsidRDefault="00000000" w:rsidRPr="00000000" w14:paraId="0000004B">
      <w:pPr>
        <w:rPr/>
      </w:pPr>
      <w:r w:rsidDel="00000000" w:rsidR="00000000" w:rsidRPr="00000000">
        <w:rPr>
          <w:rtl w:val="0"/>
        </w:rPr>
        <w:t xml:space="preserve">    total_area DECIMAL(10,2),</w:t>
      </w:r>
    </w:p>
    <w:p w:rsidR="00000000" w:rsidDel="00000000" w:rsidP="00000000" w:rsidRDefault="00000000" w:rsidRPr="00000000" w14:paraId="0000004C">
      <w:pPr>
        <w:rPr/>
      </w:pPr>
      <w:r w:rsidDel="00000000" w:rsidR="00000000" w:rsidRPr="00000000">
        <w:rPr>
          <w:rtl w:val="0"/>
        </w:rPr>
        <w:t xml:space="preserve">    status VARCHAR(20) CHECK (status IN ('Draft', 'Pending', 'Active', 'Suspended', 'Archived'))</w:t>
      </w:r>
    </w:p>
    <w:p w:rsidR="00000000" w:rsidDel="00000000" w:rsidP="00000000" w:rsidRDefault="00000000" w:rsidRPr="00000000" w14:paraId="0000004D">
      <w:pPr>
        <w:rPr/>
      </w:pP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CREATE TABLE Operating_Hour (</w:t>
      </w:r>
    </w:p>
    <w:p w:rsidR="00000000" w:rsidDel="00000000" w:rsidP="00000000" w:rsidRDefault="00000000" w:rsidRPr="00000000" w14:paraId="00000050">
      <w:pPr>
        <w:rPr/>
      </w:pPr>
      <w:r w:rsidDel="00000000" w:rsidR="00000000" w:rsidRPr="00000000">
        <w:rPr>
          <w:rtl w:val="0"/>
        </w:rPr>
        <w:t xml:space="preserve">    id UNIQUEIDENTIFIER PRIMARY KEY DEFAULT NEWID(),</w:t>
      </w:r>
    </w:p>
    <w:p w:rsidR="00000000" w:rsidDel="00000000" w:rsidP="00000000" w:rsidRDefault="00000000" w:rsidRPr="00000000" w14:paraId="00000051">
      <w:pPr>
        <w:rPr/>
      </w:pPr>
      <w:r w:rsidDel="00000000" w:rsidR="00000000" w:rsidRPr="00000000">
        <w:rPr>
          <w:rtl w:val="0"/>
        </w:rPr>
        <w:t xml:space="preserve">    workspace_id UNIQUEIDENTIFIER FOREIGN KEY REFERENCES Workspace(id),</w:t>
      </w:r>
    </w:p>
    <w:p w:rsidR="00000000" w:rsidDel="00000000" w:rsidP="00000000" w:rsidRDefault="00000000" w:rsidRPr="00000000" w14:paraId="00000052">
      <w:pPr>
        <w:rPr/>
      </w:pPr>
      <w:r w:rsidDel="00000000" w:rsidR="00000000" w:rsidRPr="00000000">
        <w:rPr>
          <w:rtl w:val="0"/>
        </w:rPr>
        <w:t xml:space="preserve">    day_of_week INT CHECK (day_of_week BETWEEN 1 AND 7), -- 1=Monday, 7=Sunday</w:t>
      </w:r>
    </w:p>
    <w:p w:rsidR="00000000" w:rsidDel="00000000" w:rsidP="00000000" w:rsidRDefault="00000000" w:rsidRPr="00000000" w14:paraId="00000053">
      <w:pPr>
        <w:rPr/>
      </w:pPr>
      <w:r w:rsidDel="00000000" w:rsidR="00000000" w:rsidRPr="00000000">
        <w:rPr>
          <w:rtl w:val="0"/>
        </w:rPr>
        <w:t xml:space="preserve">    open_time TIME,</w:t>
      </w:r>
    </w:p>
    <w:p w:rsidR="00000000" w:rsidDel="00000000" w:rsidP="00000000" w:rsidRDefault="00000000" w:rsidRPr="00000000" w14:paraId="00000054">
      <w:pPr>
        <w:rPr/>
      </w:pPr>
      <w:r w:rsidDel="00000000" w:rsidR="00000000" w:rsidRPr="00000000">
        <w:rPr>
          <w:rtl w:val="0"/>
        </w:rPr>
        <w:t xml:space="preserve">    close_time TIME,</w:t>
      </w:r>
    </w:p>
    <w:p w:rsidR="00000000" w:rsidDel="00000000" w:rsidP="00000000" w:rsidRDefault="00000000" w:rsidRPr="00000000" w14:paraId="00000055">
      <w:pPr>
        <w:rPr/>
      </w:pPr>
      <w:r w:rsidDel="00000000" w:rsidR="00000000" w:rsidRPr="00000000">
        <w:rPr>
          <w:rtl w:val="0"/>
        </w:rPr>
        <w:t xml:space="preserve">    is_closed BIT DEFAULT 0</w:t>
      </w:r>
    </w:p>
    <w:p w:rsidR="00000000" w:rsidDel="00000000" w:rsidP="00000000" w:rsidRDefault="00000000" w:rsidRPr="00000000" w14:paraId="00000056">
      <w:pPr>
        <w:rPr/>
      </w:pP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CREATE TABLE Amenity (</w:t>
      </w:r>
    </w:p>
    <w:p w:rsidR="00000000" w:rsidDel="00000000" w:rsidP="00000000" w:rsidRDefault="00000000" w:rsidRPr="00000000" w14:paraId="00000059">
      <w:pPr>
        <w:rPr/>
      </w:pPr>
      <w:r w:rsidDel="00000000" w:rsidR="00000000" w:rsidRPr="00000000">
        <w:rPr>
          <w:rtl w:val="0"/>
        </w:rPr>
        <w:t xml:space="preserve">    id UNIQUEIDENTIFIER PRIMARY KEY DEFAULT NEWID(),</w:t>
      </w:r>
    </w:p>
    <w:p w:rsidR="00000000" w:rsidDel="00000000" w:rsidP="00000000" w:rsidRDefault="00000000" w:rsidRPr="00000000" w14:paraId="0000005A">
      <w:pPr>
        <w:rPr/>
      </w:pPr>
      <w:r w:rsidDel="00000000" w:rsidR="00000000" w:rsidRPr="00000000">
        <w:rPr>
          <w:rtl w:val="0"/>
        </w:rPr>
        <w:t xml:space="preserve">    name NVARCHAR(100) NOT NULL,</w:t>
      </w:r>
    </w:p>
    <w:p w:rsidR="00000000" w:rsidDel="00000000" w:rsidP="00000000" w:rsidRDefault="00000000" w:rsidRPr="00000000" w14:paraId="0000005B">
      <w:pPr>
        <w:rPr/>
      </w:pPr>
      <w:r w:rsidDel="00000000" w:rsidR="00000000" w:rsidRPr="00000000">
        <w:rPr>
          <w:rtl w:val="0"/>
        </w:rPr>
        <w:t xml:space="preserve">    category VARCHAR(50), -- Tech, Comfort, Space</w:t>
      </w:r>
    </w:p>
    <w:p w:rsidR="00000000" w:rsidDel="00000000" w:rsidP="00000000" w:rsidRDefault="00000000" w:rsidRPr="00000000" w14:paraId="0000005C">
      <w:pPr>
        <w:rPr/>
      </w:pPr>
      <w:r w:rsidDel="00000000" w:rsidR="00000000" w:rsidRPr="00000000">
        <w:rPr>
          <w:rtl w:val="0"/>
        </w:rPr>
        <w:t xml:space="preserve">    icon VARCHAR(255),</w:t>
      </w:r>
    </w:p>
    <w:p w:rsidR="00000000" w:rsidDel="00000000" w:rsidP="00000000" w:rsidRDefault="00000000" w:rsidRPr="00000000" w14:paraId="0000005D">
      <w:pPr>
        <w:rPr/>
      </w:pPr>
      <w:r w:rsidDel="00000000" w:rsidR="00000000" w:rsidRPr="00000000">
        <w:rPr>
          <w:rtl w:val="0"/>
        </w:rPr>
        <w:t xml:space="preserve">    is_active BIT DEFAULT 1</w:t>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CREATE TABLE Workspace_Amenity (</w:t>
      </w:r>
    </w:p>
    <w:p w:rsidR="00000000" w:rsidDel="00000000" w:rsidP="00000000" w:rsidRDefault="00000000" w:rsidRPr="00000000" w14:paraId="00000061">
      <w:pPr>
        <w:rPr/>
      </w:pPr>
      <w:r w:rsidDel="00000000" w:rsidR="00000000" w:rsidRPr="00000000">
        <w:rPr>
          <w:rtl w:val="0"/>
        </w:rPr>
        <w:t xml:space="preserve">    workspace_id UNIQUEIDENTIFIER FOREIGN KEY REFERENCES Workspace(id),</w:t>
      </w:r>
    </w:p>
    <w:p w:rsidR="00000000" w:rsidDel="00000000" w:rsidP="00000000" w:rsidRDefault="00000000" w:rsidRPr="00000000" w14:paraId="00000062">
      <w:pPr>
        <w:rPr/>
      </w:pPr>
      <w:r w:rsidDel="00000000" w:rsidR="00000000" w:rsidRPr="00000000">
        <w:rPr>
          <w:rtl w:val="0"/>
        </w:rPr>
        <w:t xml:space="preserve">    amenity_id UNIQUEIDENTIFIER FOREIGN KEY REFERENCES Amenity(id),</w:t>
      </w:r>
    </w:p>
    <w:p w:rsidR="00000000" w:rsidDel="00000000" w:rsidP="00000000" w:rsidRDefault="00000000" w:rsidRPr="00000000" w14:paraId="00000063">
      <w:pPr>
        <w:rPr/>
      </w:pPr>
      <w:r w:rsidDel="00000000" w:rsidR="00000000" w:rsidRPr="00000000">
        <w:rPr>
          <w:rtl w:val="0"/>
        </w:rPr>
        <w:t xml:space="preserve">    PRIMARY KEY (workspace_id, amenity_id)</w:t>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CREATE TABLE Workspace_Media (</w:t>
      </w:r>
    </w:p>
    <w:p w:rsidR="00000000" w:rsidDel="00000000" w:rsidP="00000000" w:rsidRDefault="00000000" w:rsidRPr="00000000" w14:paraId="00000067">
      <w:pPr>
        <w:rPr/>
      </w:pPr>
      <w:r w:rsidDel="00000000" w:rsidR="00000000" w:rsidRPr="00000000">
        <w:rPr>
          <w:rtl w:val="0"/>
        </w:rPr>
        <w:t xml:space="preserve">    id UNIQUEIDENTIFIER PRIMARY KEY DEFAULT NEWID(),</w:t>
      </w:r>
    </w:p>
    <w:p w:rsidR="00000000" w:rsidDel="00000000" w:rsidP="00000000" w:rsidRDefault="00000000" w:rsidRPr="00000000" w14:paraId="00000068">
      <w:pPr>
        <w:rPr/>
      </w:pPr>
      <w:r w:rsidDel="00000000" w:rsidR="00000000" w:rsidRPr="00000000">
        <w:rPr>
          <w:rtl w:val="0"/>
        </w:rPr>
        <w:t xml:space="preserve">    workspace_id UNIQUEIDENTIFIER FOREIGN KEY REFERENCES Workspace(id),</w:t>
      </w:r>
    </w:p>
    <w:p w:rsidR="00000000" w:rsidDel="00000000" w:rsidP="00000000" w:rsidRDefault="00000000" w:rsidRPr="00000000" w14:paraId="00000069">
      <w:pPr>
        <w:rPr/>
      </w:pPr>
      <w:r w:rsidDel="00000000" w:rsidR="00000000" w:rsidRPr="00000000">
        <w:rPr>
          <w:rtl w:val="0"/>
        </w:rPr>
        <w:t xml:space="preserve">    media_url VARCHAR(500) NOT NULL,</w:t>
      </w:r>
    </w:p>
    <w:p w:rsidR="00000000" w:rsidDel="00000000" w:rsidP="00000000" w:rsidRDefault="00000000" w:rsidRPr="00000000" w14:paraId="0000006A">
      <w:pPr>
        <w:rPr/>
      </w:pPr>
      <w:r w:rsidDel="00000000" w:rsidR="00000000" w:rsidRPr="00000000">
        <w:rPr>
          <w:rtl w:val="0"/>
        </w:rPr>
        <w:t xml:space="preserve">    media_type VARCHAR(50) CHECK (media_type IN ('Image', '360_Video', 'Blueprint')),</w:t>
      </w:r>
    </w:p>
    <w:p w:rsidR="00000000" w:rsidDel="00000000" w:rsidP="00000000" w:rsidRDefault="00000000" w:rsidRPr="00000000" w14:paraId="0000006B">
      <w:pPr>
        <w:rPr/>
      </w:pPr>
      <w:r w:rsidDel="00000000" w:rsidR="00000000" w:rsidRPr="00000000">
        <w:rPr>
          <w:rtl w:val="0"/>
        </w:rPr>
        <w:t xml:space="preserve">    is_cover BIT DEFAULT 0,</w:t>
      </w:r>
    </w:p>
    <w:p w:rsidR="00000000" w:rsidDel="00000000" w:rsidP="00000000" w:rsidRDefault="00000000" w:rsidRPr="00000000" w14:paraId="0000006C">
      <w:pPr>
        <w:rPr/>
      </w:pPr>
      <w:r w:rsidDel="00000000" w:rsidR="00000000" w:rsidRPr="00000000">
        <w:rPr>
          <w:rtl w:val="0"/>
        </w:rPr>
        <w:t xml:space="preserve">    display_order INT DEFAULT 0</w:t>
      </w:r>
    </w:p>
    <w:p w:rsidR="00000000" w:rsidDel="00000000" w:rsidP="00000000" w:rsidRDefault="00000000" w:rsidRPr="00000000" w14:paraId="0000006D">
      <w:pPr>
        <w:rPr/>
      </w:pPr>
      <w:r w:rsidDel="00000000" w:rsidR="00000000" w:rsidRPr="00000000">
        <w:rPr>
          <w:rtl w:val="0"/>
        </w:rPr>
        <w:t xml:space="preserv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b w:val="1"/>
          <w:bCs w:val="1"/>
          <w:color w:val="ff0000"/>
        </w:rPr>
      </w:pPr>
      <w:r w:rsidDel="00000000" w:rsidR="00000000" w:rsidRPr="00000000">
        <w:rPr>
          <w:b w:val="1"/>
          <w:bCs w:val="1"/>
          <w:color w:val="ff0000"/>
          <w:rtl w:val="0"/>
        </w:rPr>
        <w:t xml:space="preserve">====================================================================================</w:t>
      </w:r>
    </w:p>
    <w:p w:rsidR="00000000" w:rsidDel="00000000" w:rsidP="00000000" w:rsidRDefault="00000000" w:rsidRPr="00000000" w14:paraId="00000070">
      <w:pPr>
        <w:pStyle w:val="Heading1"/>
        <w:rPr/>
      </w:pPr>
      <w:bookmarkStart w:colFirst="0" w:colLast="0" w:name="_i0eej0jlvp7y" w:id="4"/>
      <w:bookmarkEnd w:id="4"/>
      <w:r w:rsidDel="00000000" w:rsidR="00000000" w:rsidRPr="00000000">
        <w:rPr>
          <w:rtl w:val="0"/>
        </w:rPr>
        <w:t xml:space="preserve">PHẦN 4: MODULE FLOOR PLAN &amp; RESOURCE MANAGEMENT (CORE)</w:t>
      </w:r>
    </w:p>
    <w:p w:rsidR="00000000" w:rsidDel="00000000" w:rsidP="00000000" w:rsidRDefault="00000000" w:rsidRPr="00000000" w14:paraId="00000071">
      <w:pPr>
        <w:rPr>
          <w:b w:val="1"/>
          <w:bCs w:val="1"/>
          <w:color w:val="ff0000"/>
        </w:rPr>
      </w:pPr>
      <w:r w:rsidDel="00000000" w:rsidR="00000000" w:rsidRPr="00000000">
        <w:rPr>
          <w:b w:val="1"/>
          <w:bCs w:val="1"/>
          <w:color w:val="ff0000"/>
          <w:rtl w:val="0"/>
        </w:rPr>
        <w:t xml:space="preserv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CREATE TABLE Floor_Plan (</w:t>
      </w:r>
    </w:p>
    <w:p w:rsidR="00000000" w:rsidDel="00000000" w:rsidP="00000000" w:rsidRDefault="00000000" w:rsidRPr="00000000" w14:paraId="00000074">
      <w:pPr>
        <w:rPr/>
      </w:pPr>
      <w:r w:rsidDel="00000000" w:rsidR="00000000" w:rsidRPr="00000000">
        <w:rPr>
          <w:rtl w:val="0"/>
        </w:rPr>
        <w:t xml:space="preserve">    id UNIQUEIDENTIFIER PRIMARY KEY DEFAULT NEWID(),</w:t>
      </w:r>
    </w:p>
    <w:p w:rsidR="00000000" w:rsidDel="00000000" w:rsidP="00000000" w:rsidRDefault="00000000" w:rsidRPr="00000000" w14:paraId="00000075">
      <w:pPr>
        <w:rPr/>
      </w:pPr>
      <w:r w:rsidDel="00000000" w:rsidR="00000000" w:rsidRPr="00000000">
        <w:rPr>
          <w:rtl w:val="0"/>
        </w:rPr>
        <w:t xml:space="preserve">    workspace_id UNIQUEIDENTIFIER FOREIGN KEY REFERENCES Workspace(id),</w:t>
      </w:r>
    </w:p>
    <w:p w:rsidR="00000000" w:rsidDel="00000000" w:rsidP="00000000" w:rsidRDefault="00000000" w:rsidRPr="00000000" w14:paraId="00000076">
      <w:pPr>
        <w:rPr/>
      </w:pPr>
      <w:r w:rsidDel="00000000" w:rsidR="00000000" w:rsidRPr="00000000">
        <w:rPr>
          <w:rtl w:val="0"/>
        </w:rPr>
        <w:t xml:space="preserve">    name NVARCHAR(100) NOT NULL,</w:t>
      </w:r>
    </w:p>
    <w:p w:rsidR="00000000" w:rsidDel="00000000" w:rsidP="00000000" w:rsidRDefault="00000000" w:rsidRPr="00000000" w14:paraId="00000077">
      <w:pPr>
        <w:rPr/>
      </w:pPr>
      <w:r w:rsidDel="00000000" w:rsidR="00000000" w:rsidRPr="00000000">
        <w:rPr>
          <w:rtl w:val="0"/>
        </w:rPr>
        <w:t xml:space="preserve">    level INT NOT NULL,</w:t>
      </w:r>
    </w:p>
    <w:p w:rsidR="00000000" w:rsidDel="00000000" w:rsidP="00000000" w:rsidRDefault="00000000" w:rsidRPr="00000000" w14:paraId="00000078">
      <w:pPr>
        <w:rPr/>
      </w:pPr>
      <w:r w:rsidDel="00000000" w:rsidR="00000000" w:rsidRPr="00000000">
        <w:rPr>
          <w:rtl w:val="0"/>
        </w:rPr>
        <w:t xml:space="preserve">    blueprint_image_url VARCHAR(500)</w:t>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CREATE TABLE Floor_Section (</w:t>
      </w:r>
    </w:p>
    <w:p w:rsidR="00000000" w:rsidDel="00000000" w:rsidP="00000000" w:rsidRDefault="00000000" w:rsidRPr="00000000" w14:paraId="0000007C">
      <w:pPr>
        <w:rPr/>
      </w:pPr>
      <w:r w:rsidDel="00000000" w:rsidR="00000000" w:rsidRPr="00000000">
        <w:rPr>
          <w:rtl w:val="0"/>
        </w:rPr>
        <w:t xml:space="preserve">    id UNIQUEIDENTIFIER PRIMARY KEY DEFAULT NEWID(),</w:t>
      </w:r>
    </w:p>
    <w:p w:rsidR="00000000" w:rsidDel="00000000" w:rsidP="00000000" w:rsidRDefault="00000000" w:rsidRPr="00000000" w14:paraId="0000007D">
      <w:pPr>
        <w:rPr/>
      </w:pPr>
      <w:r w:rsidDel="00000000" w:rsidR="00000000" w:rsidRPr="00000000">
        <w:rPr>
          <w:rtl w:val="0"/>
        </w:rPr>
        <w:t xml:space="preserve">    floor_plan_id UNIQUEIDENTIFIER FOREIGN KEY REFERENCES Floor_Plan(id),</w:t>
      </w:r>
    </w:p>
    <w:p w:rsidR="00000000" w:rsidDel="00000000" w:rsidP="00000000" w:rsidRDefault="00000000" w:rsidRPr="00000000" w14:paraId="0000007E">
      <w:pPr>
        <w:rPr/>
      </w:pPr>
      <w:r w:rsidDel="00000000" w:rsidR="00000000" w:rsidRPr="00000000">
        <w:rPr>
          <w:rtl w:val="0"/>
        </w:rPr>
        <w:t xml:space="preserve">    name NVARCHAR(100) NOT NULL -- e.g., Quiet Zone, Meeting Area</w:t>
      </w:r>
    </w:p>
    <w:p w:rsidR="00000000" w:rsidDel="00000000" w:rsidP="00000000" w:rsidRDefault="00000000" w:rsidRPr="00000000" w14:paraId="0000007F">
      <w:pPr>
        <w:rPr/>
      </w:pPr>
      <w:r w:rsidDel="00000000" w:rsidR="00000000" w:rsidRPr="00000000">
        <w:rPr>
          <w:rtl w:val="0"/>
        </w:rPr>
        <w:t xml:space="preserv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CREATE TABLE Seat_Type (</w:t>
      </w:r>
    </w:p>
    <w:p w:rsidR="00000000" w:rsidDel="00000000" w:rsidP="00000000" w:rsidRDefault="00000000" w:rsidRPr="00000000" w14:paraId="00000082">
      <w:pPr>
        <w:rPr/>
      </w:pPr>
      <w:r w:rsidDel="00000000" w:rsidR="00000000" w:rsidRPr="00000000">
        <w:rPr>
          <w:rtl w:val="0"/>
        </w:rPr>
        <w:t xml:space="preserve">    id UNIQUEIDENTIFIER PRIMARY KEY DEFAULT NEWID(),</w:t>
      </w:r>
    </w:p>
    <w:p w:rsidR="00000000" w:rsidDel="00000000" w:rsidP="00000000" w:rsidRDefault="00000000" w:rsidRPr="00000000" w14:paraId="00000083">
      <w:pPr>
        <w:rPr/>
      </w:pPr>
      <w:r w:rsidDel="00000000" w:rsidR="00000000" w:rsidRPr="00000000">
        <w:rPr>
          <w:rtl w:val="0"/>
        </w:rPr>
        <w:t xml:space="preserve">    organizer_id UNIQUEIDENTIFIER FOREIGN KEY REFERENCES Users(id),</w:t>
      </w:r>
    </w:p>
    <w:p w:rsidR="00000000" w:rsidDel="00000000" w:rsidP="00000000" w:rsidRDefault="00000000" w:rsidRPr="00000000" w14:paraId="00000084">
      <w:pPr>
        <w:rPr/>
      </w:pPr>
      <w:r w:rsidDel="00000000" w:rsidR="00000000" w:rsidRPr="00000000">
        <w:rPr>
          <w:rtl w:val="0"/>
        </w:rPr>
        <w:t xml:space="preserve">    name NVARCHAR(100) NOT NULL, -- Hot Desk, Dedicated Desk, Meeting Room</w:t>
      </w:r>
    </w:p>
    <w:p w:rsidR="00000000" w:rsidDel="00000000" w:rsidP="00000000" w:rsidRDefault="00000000" w:rsidRPr="00000000" w14:paraId="00000085">
      <w:pPr>
        <w:rPr/>
      </w:pPr>
      <w:r w:rsidDel="00000000" w:rsidR="00000000" w:rsidRPr="00000000">
        <w:rPr>
          <w:rtl w:val="0"/>
        </w:rPr>
        <w:t xml:space="preserve">    capacity INT DEFAULT 1</w:t>
      </w:r>
    </w:p>
    <w:p w:rsidR="00000000" w:rsidDel="00000000" w:rsidP="00000000" w:rsidRDefault="00000000" w:rsidRPr="00000000" w14:paraId="00000086">
      <w:pPr>
        <w:rPr/>
      </w:pPr>
      <w:r w:rsidDel="00000000" w:rsidR="00000000" w:rsidRPr="00000000">
        <w:rPr>
          <w:rtl w:val="0"/>
        </w:rPr>
        <w:t xml:space="preserv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CREATE TABLE Resource (</w:t>
      </w:r>
    </w:p>
    <w:p w:rsidR="00000000" w:rsidDel="00000000" w:rsidP="00000000" w:rsidRDefault="00000000" w:rsidRPr="00000000" w14:paraId="00000089">
      <w:pPr>
        <w:rPr/>
      </w:pPr>
      <w:r w:rsidDel="00000000" w:rsidR="00000000" w:rsidRPr="00000000">
        <w:rPr>
          <w:rtl w:val="0"/>
        </w:rPr>
        <w:t xml:space="preserve">    id UNIQUEIDENTIFIER PRIMARY KEY DEFAULT NEWID(),</w:t>
      </w:r>
    </w:p>
    <w:p w:rsidR="00000000" w:rsidDel="00000000" w:rsidP="00000000" w:rsidRDefault="00000000" w:rsidRPr="00000000" w14:paraId="0000008A">
      <w:pPr>
        <w:rPr/>
      </w:pPr>
      <w:r w:rsidDel="00000000" w:rsidR="00000000" w:rsidRPr="00000000">
        <w:rPr>
          <w:rtl w:val="0"/>
        </w:rPr>
        <w:t xml:space="preserve">    floor_plan_id UNIQUEIDENTIFIER FOREIGN KEY REFERENCES Floor_Plan(id),</w:t>
      </w:r>
    </w:p>
    <w:p w:rsidR="00000000" w:rsidDel="00000000" w:rsidP="00000000" w:rsidRDefault="00000000" w:rsidRPr="00000000" w14:paraId="0000008B">
      <w:pPr>
        <w:rPr/>
      </w:pPr>
      <w:r w:rsidDel="00000000" w:rsidR="00000000" w:rsidRPr="00000000">
        <w:rPr>
          <w:rtl w:val="0"/>
        </w:rPr>
        <w:t xml:space="preserve">    section_id UNIQUEIDENTIFIER FOREIGN KEY REFERENCES Floor_Section(id),</w:t>
      </w:r>
    </w:p>
    <w:p w:rsidR="00000000" w:rsidDel="00000000" w:rsidP="00000000" w:rsidRDefault="00000000" w:rsidRPr="00000000" w14:paraId="0000008C">
      <w:pPr>
        <w:rPr/>
      </w:pPr>
      <w:r w:rsidDel="00000000" w:rsidR="00000000" w:rsidRPr="00000000">
        <w:rPr>
          <w:rtl w:val="0"/>
        </w:rPr>
        <w:t xml:space="preserve">    seat_type_id UNIQUEIDENTIFIER FOREIGN KEY REFERENCES Seat_Type(id),</w:t>
      </w:r>
    </w:p>
    <w:p w:rsidR="00000000" w:rsidDel="00000000" w:rsidP="00000000" w:rsidRDefault="00000000" w:rsidRPr="00000000" w14:paraId="0000008D">
      <w:pPr>
        <w:rPr/>
      </w:pPr>
      <w:r w:rsidDel="00000000" w:rsidR="00000000" w:rsidRPr="00000000">
        <w:rPr>
          <w:rtl w:val="0"/>
        </w:rPr>
        <w:t xml:space="preserve">    label VARCHAR(50) NOT NULL,</w:t>
      </w:r>
    </w:p>
    <w:p w:rsidR="00000000" w:rsidDel="00000000" w:rsidP="00000000" w:rsidRDefault="00000000" w:rsidRPr="00000000" w14:paraId="0000008E">
      <w:pPr>
        <w:rPr/>
      </w:pPr>
      <w:r w:rsidDel="00000000" w:rsidR="00000000" w:rsidRPr="00000000">
        <w:rPr>
          <w:rtl w:val="0"/>
        </w:rPr>
        <w:t xml:space="preserve">    pos_x DECIMAL(10,2), -- Tọa độ trên bản đồ</w:t>
      </w:r>
    </w:p>
    <w:p w:rsidR="00000000" w:rsidDel="00000000" w:rsidP="00000000" w:rsidRDefault="00000000" w:rsidRPr="00000000" w14:paraId="0000008F">
      <w:pPr>
        <w:rPr/>
      </w:pPr>
      <w:r w:rsidDel="00000000" w:rsidR="00000000" w:rsidRPr="00000000">
        <w:rPr>
          <w:rtl w:val="0"/>
        </w:rPr>
        <w:t xml:space="preserve">    pos_y DECIMAL(10,2),</w:t>
      </w:r>
    </w:p>
    <w:p w:rsidR="00000000" w:rsidDel="00000000" w:rsidP="00000000" w:rsidRDefault="00000000" w:rsidRPr="00000000" w14:paraId="00000090">
      <w:pPr>
        <w:rPr/>
      </w:pPr>
      <w:r w:rsidDel="00000000" w:rsidR="00000000" w:rsidRPr="00000000">
        <w:rPr>
          <w:rtl w:val="0"/>
        </w:rPr>
        <w:t xml:space="preserve">    status VARCHAR(20) CHECK (status IN ('Active', 'Disabled', 'Maintenance'))</w:t>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CREATE TABLE Blocked_Slot (</w:t>
      </w:r>
    </w:p>
    <w:p w:rsidR="00000000" w:rsidDel="00000000" w:rsidP="00000000" w:rsidRDefault="00000000" w:rsidRPr="00000000" w14:paraId="00000094">
      <w:pPr>
        <w:rPr/>
      </w:pPr>
      <w:r w:rsidDel="00000000" w:rsidR="00000000" w:rsidRPr="00000000">
        <w:rPr>
          <w:rtl w:val="0"/>
        </w:rPr>
        <w:t xml:space="preserve">    id UNIQUEIDENTIFIER PRIMARY KEY DEFAULT NEWID(),</w:t>
      </w:r>
    </w:p>
    <w:p w:rsidR="00000000" w:rsidDel="00000000" w:rsidP="00000000" w:rsidRDefault="00000000" w:rsidRPr="00000000" w14:paraId="00000095">
      <w:pPr>
        <w:rPr/>
      </w:pPr>
      <w:r w:rsidDel="00000000" w:rsidR="00000000" w:rsidRPr="00000000">
        <w:rPr>
          <w:rtl w:val="0"/>
        </w:rPr>
        <w:t xml:space="preserve">    resource_id UNIQUEIDENTIFIER FOREIGN KEY REFERENCES Resource(id),</w:t>
      </w:r>
    </w:p>
    <w:p w:rsidR="00000000" w:rsidDel="00000000" w:rsidP="00000000" w:rsidRDefault="00000000" w:rsidRPr="00000000" w14:paraId="00000096">
      <w:pPr>
        <w:rPr/>
      </w:pPr>
      <w:r w:rsidDel="00000000" w:rsidR="00000000" w:rsidRPr="00000000">
        <w:rPr>
          <w:rtl w:val="0"/>
        </w:rPr>
        <w:t xml:space="preserve">    start_time DATETIME NOT NULL,</w:t>
      </w:r>
    </w:p>
    <w:p w:rsidR="00000000" w:rsidDel="00000000" w:rsidP="00000000" w:rsidRDefault="00000000" w:rsidRPr="00000000" w14:paraId="00000097">
      <w:pPr>
        <w:rPr/>
      </w:pPr>
      <w:r w:rsidDel="00000000" w:rsidR="00000000" w:rsidRPr="00000000">
        <w:rPr>
          <w:rtl w:val="0"/>
        </w:rPr>
        <w:t xml:space="preserve">    end_time DATETIME NOT NULL,</w:t>
      </w:r>
    </w:p>
    <w:p w:rsidR="00000000" w:rsidDel="00000000" w:rsidP="00000000" w:rsidRDefault="00000000" w:rsidRPr="00000000" w14:paraId="00000098">
      <w:pPr>
        <w:rPr/>
      </w:pPr>
      <w:r w:rsidDel="00000000" w:rsidR="00000000" w:rsidRPr="00000000">
        <w:rPr>
          <w:rtl w:val="0"/>
        </w:rPr>
        <w:t xml:space="preserve">    reason NVARCHAR(255)</w:t>
      </w:r>
    </w:p>
    <w:p w:rsidR="00000000" w:rsidDel="00000000" w:rsidP="00000000" w:rsidRDefault="00000000" w:rsidRPr="00000000" w14:paraId="00000099">
      <w:pPr>
        <w:rPr/>
      </w:pPr>
      <w:r w:rsidDel="00000000" w:rsidR="00000000" w:rsidRPr="00000000">
        <w:rPr>
          <w:rtl w:val="0"/>
        </w:rPr>
        <w:t xml:space="preserv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b w:val="1"/>
          <w:bCs w:val="1"/>
          <w:color w:val="ff0000"/>
        </w:rPr>
      </w:pPr>
      <w:r w:rsidDel="00000000" w:rsidR="00000000" w:rsidRPr="00000000">
        <w:rPr>
          <w:b w:val="1"/>
          <w:bCs w:val="1"/>
          <w:color w:val="ff0000"/>
          <w:rtl w:val="0"/>
        </w:rPr>
        <w:t xml:space="preserve">====================================================================================</w:t>
      </w:r>
    </w:p>
    <w:p w:rsidR="00000000" w:rsidDel="00000000" w:rsidP="00000000" w:rsidRDefault="00000000" w:rsidRPr="00000000" w14:paraId="0000009C">
      <w:pPr>
        <w:pStyle w:val="Heading1"/>
        <w:rPr/>
      </w:pPr>
      <w:bookmarkStart w:colFirst="0" w:colLast="0" w:name="_54n5qg36ghac" w:id="5"/>
      <w:bookmarkEnd w:id="5"/>
      <w:r w:rsidDel="00000000" w:rsidR="00000000" w:rsidRPr="00000000">
        <w:rPr>
          <w:rtl w:val="0"/>
        </w:rPr>
        <w:t xml:space="preserve">PHẦN 5: MODULE PRICING &amp; MEMBERSHIP (VỚI TỐI ƯU RACE CONDITION)</w:t>
      </w:r>
    </w:p>
    <w:p w:rsidR="00000000" w:rsidDel="00000000" w:rsidP="00000000" w:rsidRDefault="00000000" w:rsidRPr="00000000" w14:paraId="0000009D">
      <w:pPr>
        <w:rPr>
          <w:b w:val="1"/>
          <w:bCs w:val="1"/>
          <w:color w:val="ff0000"/>
        </w:rPr>
      </w:pPr>
      <w:r w:rsidDel="00000000" w:rsidR="00000000" w:rsidRPr="00000000">
        <w:rPr>
          <w:b w:val="1"/>
          <w:bCs w:val="1"/>
          <w:color w:val="ff0000"/>
          <w:rtl w:val="0"/>
        </w:rPr>
        <w:t xml:space="preserv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CREATE TABLE Pricing_Rule (</w:t>
      </w:r>
    </w:p>
    <w:p w:rsidR="00000000" w:rsidDel="00000000" w:rsidP="00000000" w:rsidRDefault="00000000" w:rsidRPr="00000000" w14:paraId="000000A0">
      <w:pPr>
        <w:rPr/>
      </w:pPr>
      <w:r w:rsidDel="00000000" w:rsidR="00000000" w:rsidRPr="00000000">
        <w:rPr>
          <w:rtl w:val="0"/>
        </w:rPr>
        <w:t xml:space="preserve">    id UNIQUEIDENTIFIER PRIMARY KEY DEFAULT NEWID(),</w:t>
      </w:r>
    </w:p>
    <w:p w:rsidR="00000000" w:rsidDel="00000000" w:rsidP="00000000" w:rsidRDefault="00000000" w:rsidRPr="00000000" w14:paraId="000000A1">
      <w:pPr>
        <w:rPr/>
      </w:pPr>
      <w:r w:rsidDel="00000000" w:rsidR="00000000" w:rsidRPr="00000000">
        <w:rPr>
          <w:rtl w:val="0"/>
        </w:rPr>
        <w:t xml:space="preserve">    resource_id UNIQUEIDENTIFIER FOREIGN KEY REFERENCES Resource(id),</w:t>
      </w:r>
    </w:p>
    <w:p w:rsidR="00000000" w:rsidDel="00000000" w:rsidP="00000000" w:rsidRDefault="00000000" w:rsidRPr="00000000" w14:paraId="000000A2">
      <w:pPr>
        <w:rPr/>
      </w:pPr>
      <w:r w:rsidDel="00000000" w:rsidR="00000000" w:rsidRPr="00000000">
        <w:rPr>
          <w:rtl w:val="0"/>
        </w:rPr>
        <w:t xml:space="preserve">    price_type VARCHAR(20) CHECK (price_type IN ('Hourly', 'Daily', 'Monthly')),</w:t>
      </w:r>
    </w:p>
    <w:p w:rsidR="00000000" w:rsidDel="00000000" w:rsidP="00000000" w:rsidRDefault="00000000" w:rsidRPr="00000000" w14:paraId="000000A3">
      <w:pPr>
        <w:rPr/>
      </w:pPr>
      <w:r w:rsidDel="00000000" w:rsidR="00000000" w:rsidRPr="00000000">
        <w:rPr>
          <w:rtl w:val="0"/>
        </w:rPr>
        <w:t xml:space="preserve">    base_price DECIMAL(18, 2) NOT NULL,</w:t>
      </w:r>
    </w:p>
    <w:p w:rsidR="00000000" w:rsidDel="00000000" w:rsidP="00000000" w:rsidRDefault="00000000" w:rsidRPr="00000000" w14:paraId="000000A4">
      <w:pPr>
        <w:rPr/>
      </w:pPr>
      <w:r w:rsidDel="00000000" w:rsidR="00000000" w:rsidRPr="00000000">
        <w:rPr>
          <w:rtl w:val="0"/>
        </w:rPr>
        <w:t xml:space="preserve">    is_active BIT DEFAULT 1</w:t>
      </w:r>
    </w:p>
    <w:p w:rsidR="00000000" w:rsidDel="00000000" w:rsidP="00000000" w:rsidRDefault="00000000" w:rsidRPr="00000000" w14:paraId="000000A5">
      <w:pPr>
        <w:rPr/>
      </w:pPr>
      <w:r w:rsidDel="00000000" w:rsidR="00000000" w:rsidRPr="00000000">
        <w:rPr>
          <w:rtl w:val="0"/>
        </w:rPr>
        <w:t xml:space="preserv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CREATE TABLE Pricing_Modifier (</w:t>
      </w:r>
    </w:p>
    <w:p w:rsidR="00000000" w:rsidDel="00000000" w:rsidP="00000000" w:rsidRDefault="00000000" w:rsidRPr="00000000" w14:paraId="000000A8">
      <w:pPr>
        <w:rPr/>
      </w:pPr>
      <w:r w:rsidDel="00000000" w:rsidR="00000000" w:rsidRPr="00000000">
        <w:rPr>
          <w:rtl w:val="0"/>
        </w:rPr>
        <w:t xml:space="preserve">    id UNIQUEIDENTIFIER PRIMARY KEY DEFAULT NEWID(),</w:t>
      </w:r>
    </w:p>
    <w:p w:rsidR="00000000" w:rsidDel="00000000" w:rsidP="00000000" w:rsidRDefault="00000000" w:rsidRPr="00000000" w14:paraId="000000A9">
      <w:pPr>
        <w:rPr/>
      </w:pPr>
      <w:r w:rsidDel="00000000" w:rsidR="00000000" w:rsidRPr="00000000">
        <w:rPr>
          <w:rtl w:val="0"/>
        </w:rPr>
        <w:t xml:space="preserve">    workspace_id UNIQUEIDENTIFIER FOREIGN KEY REFERENCES Workspace(id),</w:t>
      </w:r>
    </w:p>
    <w:p w:rsidR="00000000" w:rsidDel="00000000" w:rsidP="00000000" w:rsidRDefault="00000000" w:rsidRPr="00000000" w14:paraId="000000AA">
      <w:pPr>
        <w:rPr/>
      </w:pPr>
      <w:r w:rsidDel="00000000" w:rsidR="00000000" w:rsidRPr="00000000">
        <w:rPr>
          <w:rtl w:val="0"/>
        </w:rPr>
        <w:t xml:space="preserve">    modifier_type VARCHAR(50) CHECK (modifier_type IN ('Peak_Hour', 'Weekend', 'Holiday')),</w:t>
      </w:r>
    </w:p>
    <w:p w:rsidR="00000000" w:rsidDel="00000000" w:rsidP="00000000" w:rsidRDefault="00000000" w:rsidRPr="00000000" w14:paraId="000000AB">
      <w:pPr>
        <w:rPr/>
      </w:pPr>
      <w:r w:rsidDel="00000000" w:rsidR="00000000" w:rsidRPr="00000000">
        <w:rPr>
          <w:rtl w:val="0"/>
        </w:rPr>
        <w:t xml:space="preserve">    start_time TIME NULL, </w:t>
      </w:r>
    </w:p>
    <w:p w:rsidR="00000000" w:rsidDel="00000000" w:rsidP="00000000" w:rsidRDefault="00000000" w:rsidRPr="00000000" w14:paraId="000000AC">
      <w:pPr>
        <w:rPr/>
      </w:pPr>
      <w:r w:rsidDel="00000000" w:rsidR="00000000" w:rsidRPr="00000000">
        <w:rPr>
          <w:rtl w:val="0"/>
        </w:rPr>
        <w:t xml:space="preserve">    end_time TIME NULL,   </w:t>
      </w:r>
    </w:p>
    <w:p w:rsidR="00000000" w:rsidDel="00000000" w:rsidP="00000000" w:rsidRDefault="00000000" w:rsidRPr="00000000" w14:paraId="000000AD">
      <w:pPr>
        <w:rPr/>
      </w:pPr>
      <w:r w:rsidDel="00000000" w:rsidR="00000000" w:rsidRPr="00000000">
        <w:rPr>
          <w:rtl w:val="0"/>
        </w:rPr>
        <w:t xml:space="preserve">    multiplier DECIMAL(5, 2) NOT NULL,</w:t>
      </w:r>
    </w:p>
    <w:p w:rsidR="00000000" w:rsidDel="00000000" w:rsidP="00000000" w:rsidRDefault="00000000" w:rsidRPr="00000000" w14:paraId="000000AE">
      <w:pPr>
        <w:rPr/>
      </w:pPr>
      <w:r w:rsidDel="00000000" w:rsidR="00000000" w:rsidRPr="00000000">
        <w:rPr>
          <w:rtl w:val="0"/>
        </w:rPr>
        <w:t xml:space="preserve">    is_active BIT DEFAULT 1</w:t>
      </w:r>
    </w:p>
    <w:p w:rsidR="00000000" w:rsidDel="00000000" w:rsidP="00000000" w:rsidRDefault="00000000" w:rsidRPr="00000000" w14:paraId="000000AF">
      <w:pPr>
        <w:rPr/>
      </w:pPr>
      <w:r w:rsidDel="00000000" w:rsidR="00000000" w:rsidRPr="00000000">
        <w:rPr>
          <w:rtl w:val="0"/>
        </w:rPr>
        <w:t xml:space="preserv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CREATE TABLE Membership_Plan (</w:t>
      </w:r>
    </w:p>
    <w:p w:rsidR="00000000" w:rsidDel="00000000" w:rsidP="00000000" w:rsidRDefault="00000000" w:rsidRPr="00000000" w14:paraId="000000B2">
      <w:pPr>
        <w:rPr/>
      </w:pPr>
      <w:r w:rsidDel="00000000" w:rsidR="00000000" w:rsidRPr="00000000">
        <w:rPr>
          <w:rtl w:val="0"/>
        </w:rPr>
        <w:t xml:space="preserve">    id UNIQUEIDENTIFIER PRIMARY KEY DEFAULT NEWID(),</w:t>
      </w:r>
    </w:p>
    <w:p w:rsidR="00000000" w:rsidDel="00000000" w:rsidP="00000000" w:rsidRDefault="00000000" w:rsidRPr="00000000" w14:paraId="000000B3">
      <w:pPr>
        <w:rPr/>
      </w:pPr>
      <w:r w:rsidDel="00000000" w:rsidR="00000000" w:rsidRPr="00000000">
        <w:rPr>
          <w:rtl w:val="0"/>
        </w:rPr>
        <w:t xml:space="preserve">    organizer_id UNIQUEIDENTIFIER FOREIGN KEY REFERENCES Users(id),</w:t>
      </w:r>
    </w:p>
    <w:p w:rsidR="00000000" w:rsidDel="00000000" w:rsidP="00000000" w:rsidRDefault="00000000" w:rsidRPr="00000000" w14:paraId="000000B4">
      <w:pPr>
        <w:rPr/>
      </w:pPr>
      <w:r w:rsidDel="00000000" w:rsidR="00000000" w:rsidRPr="00000000">
        <w:rPr>
          <w:rtl w:val="0"/>
        </w:rPr>
        <w:t xml:space="preserve">    name NVARCHAR(100) NOT NULL,</w:t>
      </w:r>
    </w:p>
    <w:p w:rsidR="00000000" w:rsidDel="00000000" w:rsidP="00000000" w:rsidRDefault="00000000" w:rsidRPr="00000000" w14:paraId="000000B5">
      <w:pPr>
        <w:rPr/>
      </w:pPr>
      <w:r w:rsidDel="00000000" w:rsidR="00000000" w:rsidRPr="00000000">
        <w:rPr>
          <w:rtl w:val="0"/>
        </w:rPr>
        <w:t xml:space="preserve">    price DECIMAL(18,2) NOT NULL,</w:t>
      </w:r>
    </w:p>
    <w:p w:rsidR="00000000" w:rsidDel="00000000" w:rsidP="00000000" w:rsidRDefault="00000000" w:rsidRPr="00000000" w14:paraId="000000B6">
      <w:pPr>
        <w:rPr/>
      </w:pPr>
      <w:r w:rsidDel="00000000" w:rsidR="00000000" w:rsidRPr="00000000">
        <w:rPr>
          <w:rtl w:val="0"/>
        </w:rPr>
        <w:t xml:space="preserve">    validity_days INT NOT NULL,</w:t>
      </w:r>
    </w:p>
    <w:p w:rsidR="00000000" w:rsidDel="00000000" w:rsidP="00000000" w:rsidRDefault="00000000" w:rsidRPr="00000000" w14:paraId="000000B7">
      <w:pPr>
        <w:rPr/>
      </w:pPr>
      <w:r w:rsidDel="00000000" w:rsidR="00000000" w:rsidRPr="00000000">
        <w:rPr>
          <w:rtl w:val="0"/>
        </w:rPr>
        <w:t xml:space="preserve">    benefits_desc NVARCHAR(MAX)</w:t>
      </w:r>
    </w:p>
    <w:p w:rsidR="00000000" w:rsidDel="00000000" w:rsidP="00000000" w:rsidRDefault="00000000" w:rsidRPr="00000000" w14:paraId="000000B8">
      <w:pPr>
        <w:rPr/>
      </w:pPr>
      <w:r w:rsidDel="00000000" w:rsidR="00000000" w:rsidRPr="00000000">
        <w:rPr>
          <w:rtl w:val="0"/>
        </w:rPr>
        <w:t xml:space="preserv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CREATE TABLE User_Subscription (</w:t>
      </w:r>
    </w:p>
    <w:p w:rsidR="00000000" w:rsidDel="00000000" w:rsidP="00000000" w:rsidRDefault="00000000" w:rsidRPr="00000000" w14:paraId="000000BB">
      <w:pPr>
        <w:rPr/>
      </w:pPr>
      <w:r w:rsidDel="00000000" w:rsidR="00000000" w:rsidRPr="00000000">
        <w:rPr>
          <w:rtl w:val="0"/>
        </w:rPr>
        <w:t xml:space="preserve">    id UNIQUEIDENTIFIER PRIMARY KEY DEFAULT NEWID(),</w:t>
      </w:r>
    </w:p>
    <w:p w:rsidR="00000000" w:rsidDel="00000000" w:rsidP="00000000" w:rsidRDefault="00000000" w:rsidRPr="00000000" w14:paraId="000000BC">
      <w:pPr>
        <w:rPr/>
      </w:pPr>
      <w:r w:rsidDel="00000000" w:rsidR="00000000" w:rsidRPr="00000000">
        <w:rPr>
          <w:rtl w:val="0"/>
        </w:rPr>
        <w:t xml:space="preserve">    customer_id UNIQUEIDENTIFIER FOREIGN KEY REFERENCES Users(id),</w:t>
      </w:r>
    </w:p>
    <w:p w:rsidR="00000000" w:rsidDel="00000000" w:rsidP="00000000" w:rsidRDefault="00000000" w:rsidRPr="00000000" w14:paraId="000000BD">
      <w:pPr>
        <w:rPr/>
      </w:pPr>
      <w:r w:rsidDel="00000000" w:rsidR="00000000" w:rsidRPr="00000000">
        <w:rPr>
          <w:rtl w:val="0"/>
        </w:rPr>
        <w:t xml:space="preserve">    plan_id UNIQUEIDENTIFIER FOREIGN KEY REFERENCES Membership_Plan(id),</w:t>
      </w:r>
    </w:p>
    <w:p w:rsidR="00000000" w:rsidDel="00000000" w:rsidP="00000000" w:rsidRDefault="00000000" w:rsidRPr="00000000" w14:paraId="000000BE">
      <w:pPr>
        <w:rPr/>
      </w:pPr>
      <w:r w:rsidDel="00000000" w:rsidR="00000000" w:rsidRPr="00000000">
        <w:rPr>
          <w:rtl w:val="0"/>
        </w:rPr>
        <w:t xml:space="preserve">    start_date DATETIME NOT NULL,</w:t>
      </w:r>
    </w:p>
    <w:p w:rsidR="00000000" w:rsidDel="00000000" w:rsidP="00000000" w:rsidRDefault="00000000" w:rsidRPr="00000000" w14:paraId="000000BF">
      <w:pPr>
        <w:rPr/>
      </w:pPr>
      <w:r w:rsidDel="00000000" w:rsidR="00000000" w:rsidRPr="00000000">
        <w:rPr>
          <w:rtl w:val="0"/>
        </w:rPr>
        <w:t xml:space="preserve">    end_date DATETIME NOT NULL,</w:t>
      </w:r>
    </w:p>
    <w:p w:rsidR="00000000" w:rsidDel="00000000" w:rsidP="00000000" w:rsidRDefault="00000000" w:rsidRPr="00000000" w14:paraId="000000C0">
      <w:pPr>
        <w:rPr/>
      </w:pPr>
      <w:r w:rsidDel="00000000" w:rsidR="00000000" w:rsidRPr="00000000">
        <w:rPr>
          <w:rtl w:val="0"/>
        </w:rPr>
        <w:t xml:space="preserve">    status VARCHAR(20) CHECK (status IN ('Active', 'Expired', 'Cancelled'))</w:t>
      </w:r>
    </w:p>
    <w:p w:rsidR="00000000" w:rsidDel="00000000" w:rsidP="00000000" w:rsidRDefault="00000000" w:rsidRPr="00000000" w14:paraId="000000C1">
      <w:pPr>
        <w:rPr/>
      </w:pPr>
      <w:r w:rsidDel="00000000" w:rsidR="00000000" w:rsidRPr="00000000">
        <w:rPr>
          <w:rtl w:val="0"/>
        </w:rPr>
        <w:t xml:space="preserv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CREATE TABLE Subscription_Quota (</w:t>
      </w:r>
    </w:p>
    <w:p w:rsidR="00000000" w:rsidDel="00000000" w:rsidP="00000000" w:rsidRDefault="00000000" w:rsidRPr="00000000" w14:paraId="000000C4">
      <w:pPr>
        <w:rPr/>
      </w:pPr>
      <w:r w:rsidDel="00000000" w:rsidR="00000000" w:rsidRPr="00000000">
        <w:rPr>
          <w:rtl w:val="0"/>
        </w:rPr>
        <w:t xml:space="preserve">    id UNIQUEIDENTIFIER PRIMARY KEY DEFAULT NEWID(),</w:t>
      </w:r>
    </w:p>
    <w:p w:rsidR="00000000" w:rsidDel="00000000" w:rsidP="00000000" w:rsidRDefault="00000000" w:rsidRPr="00000000" w14:paraId="000000C5">
      <w:pPr>
        <w:rPr/>
      </w:pPr>
      <w:r w:rsidDel="00000000" w:rsidR="00000000" w:rsidRPr="00000000">
        <w:rPr>
          <w:rtl w:val="0"/>
        </w:rPr>
        <w:t xml:space="preserve">    subscription_id UNIQUEIDENTIFIER FOREIGN KEY REFERENCES User_Subscription(id),</w:t>
      </w:r>
    </w:p>
    <w:p w:rsidR="00000000" w:rsidDel="00000000" w:rsidP="00000000" w:rsidRDefault="00000000" w:rsidRPr="00000000" w14:paraId="000000C6">
      <w:pPr>
        <w:rPr/>
      </w:pPr>
      <w:r w:rsidDel="00000000" w:rsidR="00000000" w:rsidRPr="00000000">
        <w:rPr>
          <w:rtl w:val="0"/>
        </w:rPr>
        <w:t xml:space="preserve">    benefit_type VARCHAR(50) NOT NULL,</w:t>
      </w:r>
    </w:p>
    <w:p w:rsidR="00000000" w:rsidDel="00000000" w:rsidP="00000000" w:rsidRDefault="00000000" w:rsidRPr="00000000" w14:paraId="000000C7">
      <w:pPr>
        <w:rPr/>
      </w:pPr>
      <w:r w:rsidDel="00000000" w:rsidR="00000000" w:rsidRPr="00000000">
        <w:rPr>
          <w:rtl w:val="0"/>
        </w:rPr>
        <w:t xml:space="preserve">    total_allocated DECIMAL(10, 2) NOT NULL,</w:t>
      </w:r>
    </w:p>
    <w:p w:rsidR="00000000" w:rsidDel="00000000" w:rsidP="00000000" w:rsidRDefault="00000000" w:rsidRPr="00000000" w14:paraId="000000C8">
      <w:pPr>
        <w:rPr/>
      </w:pPr>
      <w:r w:rsidDel="00000000" w:rsidR="00000000" w:rsidRPr="00000000">
        <w:rPr>
          <w:rtl w:val="0"/>
        </w:rPr>
        <w:t xml:space="preserve">    used_amount DECIMAL(10, 2) DEFAULT 0,</w:t>
      </w:r>
    </w:p>
    <w:p w:rsidR="00000000" w:rsidDel="00000000" w:rsidP="00000000" w:rsidRDefault="00000000" w:rsidRPr="00000000" w14:paraId="000000C9">
      <w:pPr>
        <w:rPr/>
      </w:pPr>
      <w:r w:rsidDel="00000000" w:rsidR="00000000" w:rsidRPr="00000000">
        <w:rPr>
          <w:rtl w:val="0"/>
        </w:rPr>
        <w:t xml:space="preserve">    version INT DEFAULT 1 -- Dùng cho Optimistic Locking</w:t>
      </w:r>
    </w:p>
    <w:p w:rsidR="00000000" w:rsidDel="00000000" w:rsidP="00000000" w:rsidRDefault="00000000" w:rsidRPr="00000000" w14:paraId="000000CA">
      <w:pPr>
        <w:rPr/>
      </w:pPr>
      <w:r w:rsidDel="00000000" w:rsidR="00000000" w:rsidRPr="00000000">
        <w:rPr>
          <w:rtl w:val="0"/>
        </w:rPr>
        <w:t xml:space="preserv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b w:val="1"/>
          <w:bCs w:val="1"/>
          <w:color w:val="ff0000"/>
        </w:rPr>
      </w:pPr>
      <w:r w:rsidDel="00000000" w:rsidR="00000000" w:rsidRPr="00000000">
        <w:rPr>
          <w:b w:val="1"/>
          <w:bCs w:val="1"/>
          <w:color w:val="ff0000"/>
          <w:rtl w:val="0"/>
        </w:rPr>
        <w:t xml:space="preserve">====================================================================================</w:t>
      </w:r>
    </w:p>
    <w:p w:rsidR="00000000" w:rsidDel="00000000" w:rsidP="00000000" w:rsidRDefault="00000000" w:rsidRPr="00000000" w14:paraId="000000CD">
      <w:pPr>
        <w:pStyle w:val="Heading1"/>
        <w:rPr/>
      </w:pPr>
      <w:bookmarkStart w:colFirst="0" w:colLast="0" w:name="_44su5kgyctk" w:id="6"/>
      <w:bookmarkEnd w:id="6"/>
      <w:r w:rsidDel="00000000" w:rsidR="00000000" w:rsidRPr="00000000">
        <w:rPr>
          <w:rtl w:val="0"/>
        </w:rPr>
        <w:t xml:space="preserve">PHẦN 6: MODULE BOOKING &amp; CHECK-IN</w:t>
      </w:r>
    </w:p>
    <w:p w:rsidR="00000000" w:rsidDel="00000000" w:rsidP="00000000" w:rsidRDefault="00000000" w:rsidRPr="00000000" w14:paraId="000000CE">
      <w:pPr>
        <w:rPr>
          <w:b w:val="1"/>
          <w:bCs w:val="1"/>
          <w:color w:val="ff0000"/>
        </w:rPr>
      </w:pPr>
      <w:r w:rsidDel="00000000" w:rsidR="00000000" w:rsidRPr="00000000">
        <w:rPr>
          <w:b w:val="1"/>
          <w:bCs w:val="1"/>
          <w:color w:val="ff0000"/>
          <w:rtl w:val="0"/>
        </w:rPr>
        <w:t xml:space="preserv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CREATE TABLE Booking (</w:t>
      </w:r>
    </w:p>
    <w:p w:rsidR="00000000" w:rsidDel="00000000" w:rsidP="00000000" w:rsidRDefault="00000000" w:rsidRPr="00000000" w14:paraId="000000D1">
      <w:pPr>
        <w:rPr/>
      </w:pPr>
      <w:r w:rsidDel="00000000" w:rsidR="00000000" w:rsidRPr="00000000">
        <w:rPr>
          <w:rtl w:val="0"/>
        </w:rPr>
        <w:t xml:space="preserve">    id UNIQUEIDENTIFIER PRIMARY KEY DEFAULT NEWID(),</w:t>
      </w:r>
    </w:p>
    <w:p w:rsidR="00000000" w:rsidDel="00000000" w:rsidP="00000000" w:rsidRDefault="00000000" w:rsidRPr="00000000" w14:paraId="000000D2">
      <w:pPr>
        <w:rPr/>
      </w:pPr>
      <w:r w:rsidDel="00000000" w:rsidR="00000000" w:rsidRPr="00000000">
        <w:rPr>
          <w:rtl w:val="0"/>
        </w:rPr>
        <w:t xml:space="preserve">    customer_id UNIQUEIDENTIFIER FOREIGN KEY REFERENCES Users(id),</w:t>
      </w:r>
    </w:p>
    <w:p w:rsidR="00000000" w:rsidDel="00000000" w:rsidP="00000000" w:rsidRDefault="00000000" w:rsidRPr="00000000" w14:paraId="000000D3">
      <w:pPr>
        <w:rPr/>
      </w:pPr>
      <w:r w:rsidDel="00000000" w:rsidR="00000000" w:rsidRPr="00000000">
        <w:rPr>
          <w:rtl w:val="0"/>
        </w:rPr>
        <w:t xml:space="preserve">    resource_id UNIQUEIDENTIFIER FOREIGN KEY REFERENCES Resource(id),</w:t>
      </w:r>
    </w:p>
    <w:p w:rsidR="00000000" w:rsidDel="00000000" w:rsidP="00000000" w:rsidRDefault="00000000" w:rsidRPr="00000000" w14:paraId="000000D4">
      <w:pPr>
        <w:rPr/>
      </w:pPr>
      <w:r w:rsidDel="00000000" w:rsidR="00000000" w:rsidRPr="00000000">
        <w:rPr>
          <w:rtl w:val="0"/>
        </w:rPr>
        <w:t xml:space="preserve">    workspace_id UNIQUEIDENTIFIER FOREIGN KEY REFERENCES Workspace(id),</w:t>
      </w:r>
    </w:p>
    <w:p w:rsidR="00000000" w:rsidDel="00000000" w:rsidP="00000000" w:rsidRDefault="00000000" w:rsidRPr="00000000" w14:paraId="000000D5">
      <w:pPr>
        <w:rPr/>
      </w:pPr>
      <w:r w:rsidDel="00000000" w:rsidR="00000000" w:rsidRPr="00000000">
        <w:rPr>
          <w:rtl w:val="0"/>
        </w:rPr>
        <w:t xml:space="preserve">    start_time DATETIME NOT NULL,</w:t>
      </w:r>
    </w:p>
    <w:p w:rsidR="00000000" w:rsidDel="00000000" w:rsidP="00000000" w:rsidRDefault="00000000" w:rsidRPr="00000000" w14:paraId="000000D6">
      <w:pPr>
        <w:rPr/>
      </w:pPr>
      <w:r w:rsidDel="00000000" w:rsidR="00000000" w:rsidRPr="00000000">
        <w:rPr>
          <w:rtl w:val="0"/>
        </w:rPr>
        <w:t xml:space="preserve">    end_time DATETIME NOT NULL,</w:t>
      </w:r>
    </w:p>
    <w:p w:rsidR="00000000" w:rsidDel="00000000" w:rsidP="00000000" w:rsidRDefault="00000000" w:rsidRPr="00000000" w14:paraId="000000D7">
      <w:pPr>
        <w:rPr/>
      </w:pPr>
      <w:r w:rsidDel="00000000" w:rsidR="00000000" w:rsidRPr="00000000">
        <w:rPr>
          <w:rtl w:val="0"/>
        </w:rPr>
        <w:t xml:space="preserve">    base_price DECIMAL(18, 2) NOT NULL,</w:t>
      </w:r>
    </w:p>
    <w:p w:rsidR="00000000" w:rsidDel="00000000" w:rsidP="00000000" w:rsidRDefault="00000000" w:rsidRPr="00000000" w14:paraId="000000D8">
      <w:pPr>
        <w:rPr/>
      </w:pPr>
      <w:r w:rsidDel="00000000" w:rsidR="00000000" w:rsidRPr="00000000">
        <w:rPr>
          <w:rtl w:val="0"/>
        </w:rPr>
        <w:t xml:space="preserve">    discount_amount DECIMAL(18, 2) DEFAULT 0,</w:t>
      </w:r>
    </w:p>
    <w:p w:rsidR="00000000" w:rsidDel="00000000" w:rsidP="00000000" w:rsidRDefault="00000000" w:rsidRPr="00000000" w14:paraId="000000D9">
      <w:pPr>
        <w:rPr/>
      </w:pPr>
      <w:r w:rsidDel="00000000" w:rsidR="00000000" w:rsidRPr="00000000">
        <w:rPr>
          <w:rtl w:val="0"/>
        </w:rPr>
        <w:t xml:space="preserve">    final_price DECIMAL(18, 2) NOT NULL,</w:t>
      </w:r>
    </w:p>
    <w:p w:rsidR="00000000" w:rsidDel="00000000" w:rsidP="00000000" w:rsidRDefault="00000000" w:rsidRPr="00000000" w14:paraId="000000DA">
      <w:pPr>
        <w:rPr/>
      </w:pPr>
      <w:r w:rsidDel="00000000" w:rsidR="00000000" w:rsidRPr="00000000">
        <w:rPr>
          <w:rtl w:val="0"/>
        </w:rPr>
        <w:t xml:space="preserve">    status VARCHAR(30) CHECK (status IN ('Pending_Payment', 'Confirmed', 'Checked_In', 'Completed', 'Cancelled')),</w:t>
      </w:r>
    </w:p>
    <w:p w:rsidR="00000000" w:rsidDel="00000000" w:rsidP="00000000" w:rsidRDefault="00000000" w:rsidRPr="00000000" w14:paraId="000000DB">
      <w:pPr>
        <w:rPr/>
      </w:pPr>
      <w:r w:rsidDel="00000000" w:rsidR="00000000" w:rsidRPr="00000000">
        <w:rPr>
          <w:rtl w:val="0"/>
        </w:rPr>
        <w:t xml:space="preserve">    created_at DATETIME DEFAULT GETDATE()</w:t>
      </w:r>
    </w:p>
    <w:p w:rsidR="00000000" w:rsidDel="00000000" w:rsidP="00000000" w:rsidRDefault="00000000" w:rsidRPr="00000000" w14:paraId="000000DC">
      <w:pPr>
        <w:rPr/>
      </w:pPr>
      <w:r w:rsidDel="00000000" w:rsidR="00000000" w:rsidRPr="00000000">
        <w:rPr>
          <w:rtl w:val="0"/>
        </w:rPr>
        <w:t xml:space="preserv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CREATE TABLE Quota_Transaction_Log (</w:t>
      </w:r>
    </w:p>
    <w:p w:rsidR="00000000" w:rsidDel="00000000" w:rsidP="00000000" w:rsidRDefault="00000000" w:rsidRPr="00000000" w14:paraId="000000DF">
      <w:pPr>
        <w:rPr/>
      </w:pPr>
      <w:r w:rsidDel="00000000" w:rsidR="00000000" w:rsidRPr="00000000">
        <w:rPr>
          <w:rtl w:val="0"/>
        </w:rPr>
        <w:t xml:space="preserve">    id UNIQUEIDENTIFIER PRIMARY KEY DEFAULT NEWID(),</w:t>
      </w:r>
    </w:p>
    <w:p w:rsidR="00000000" w:rsidDel="00000000" w:rsidP="00000000" w:rsidRDefault="00000000" w:rsidRPr="00000000" w14:paraId="000000E0">
      <w:pPr>
        <w:rPr/>
      </w:pPr>
      <w:r w:rsidDel="00000000" w:rsidR="00000000" w:rsidRPr="00000000">
        <w:rPr>
          <w:rtl w:val="0"/>
        </w:rPr>
        <w:t xml:space="preserve">    quota_id UNIQUEIDENTIFIER FOREIGN KEY REFERENCES Subscription_Quota(id),</w:t>
      </w:r>
    </w:p>
    <w:p w:rsidR="00000000" w:rsidDel="00000000" w:rsidP="00000000" w:rsidRDefault="00000000" w:rsidRPr="00000000" w14:paraId="000000E1">
      <w:pPr>
        <w:rPr/>
      </w:pPr>
      <w:r w:rsidDel="00000000" w:rsidR="00000000" w:rsidRPr="00000000">
        <w:rPr>
          <w:rtl w:val="0"/>
        </w:rPr>
        <w:t xml:space="preserve">    booking_id UNIQUEIDENTIFIER FOREIGN KEY REFERENCES Booking(id),</w:t>
      </w:r>
    </w:p>
    <w:p w:rsidR="00000000" w:rsidDel="00000000" w:rsidP="00000000" w:rsidRDefault="00000000" w:rsidRPr="00000000" w14:paraId="000000E2">
      <w:pPr>
        <w:rPr/>
      </w:pPr>
      <w:r w:rsidDel="00000000" w:rsidR="00000000" w:rsidRPr="00000000">
        <w:rPr>
          <w:rtl w:val="0"/>
        </w:rPr>
        <w:t xml:space="preserve">    amount_deducted DECIMAL(10, 2) NOT NULL,</w:t>
      </w:r>
    </w:p>
    <w:p w:rsidR="00000000" w:rsidDel="00000000" w:rsidP="00000000" w:rsidRDefault="00000000" w:rsidRPr="00000000" w14:paraId="000000E3">
      <w:pPr>
        <w:rPr/>
      </w:pPr>
      <w:r w:rsidDel="00000000" w:rsidR="00000000" w:rsidRPr="00000000">
        <w:rPr>
          <w:rtl w:val="0"/>
        </w:rPr>
        <w:t xml:space="preserve">    created_at DATETIME DEFAULT GETDATE()</w:t>
      </w:r>
    </w:p>
    <w:p w:rsidR="00000000" w:rsidDel="00000000" w:rsidP="00000000" w:rsidRDefault="00000000" w:rsidRPr="00000000" w14:paraId="000000E4">
      <w:pPr>
        <w:rPr/>
      </w:pPr>
      <w:r w:rsidDel="00000000" w:rsidR="00000000" w:rsidRPr="00000000">
        <w:rPr>
          <w:rtl w:val="0"/>
        </w:rPr>
        <w:t xml:space="preserv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CREATE TABLE Check_In_Log (</w:t>
      </w:r>
    </w:p>
    <w:p w:rsidR="00000000" w:rsidDel="00000000" w:rsidP="00000000" w:rsidRDefault="00000000" w:rsidRPr="00000000" w14:paraId="000000E7">
      <w:pPr>
        <w:rPr/>
      </w:pPr>
      <w:r w:rsidDel="00000000" w:rsidR="00000000" w:rsidRPr="00000000">
        <w:rPr>
          <w:rtl w:val="0"/>
        </w:rPr>
        <w:t xml:space="preserve">    id UNIQUEIDENTIFIER PRIMARY KEY DEFAULT NEWID(),</w:t>
      </w:r>
    </w:p>
    <w:p w:rsidR="00000000" w:rsidDel="00000000" w:rsidP="00000000" w:rsidRDefault="00000000" w:rsidRPr="00000000" w14:paraId="000000E8">
      <w:pPr>
        <w:rPr/>
      </w:pPr>
      <w:r w:rsidDel="00000000" w:rsidR="00000000" w:rsidRPr="00000000">
        <w:rPr>
          <w:rtl w:val="0"/>
        </w:rPr>
        <w:t xml:space="preserve">    booking_id UNIQUEIDENTIFIER FOREIGN KEY REFERENCES Booking(id),</w:t>
      </w:r>
    </w:p>
    <w:p w:rsidR="00000000" w:rsidDel="00000000" w:rsidP="00000000" w:rsidRDefault="00000000" w:rsidRPr="00000000" w14:paraId="000000E9">
      <w:pPr>
        <w:rPr/>
      </w:pPr>
      <w:r w:rsidDel="00000000" w:rsidR="00000000" w:rsidRPr="00000000">
        <w:rPr>
          <w:rtl w:val="0"/>
        </w:rPr>
        <w:t xml:space="preserve">    action_type VARCHAR(20) CHECK (action_type IN ('Check_In', 'Check_Out')),</w:t>
      </w:r>
    </w:p>
    <w:p w:rsidR="00000000" w:rsidDel="00000000" w:rsidP="00000000" w:rsidRDefault="00000000" w:rsidRPr="00000000" w14:paraId="000000EA">
      <w:pPr>
        <w:rPr/>
      </w:pPr>
      <w:r w:rsidDel="00000000" w:rsidR="00000000" w:rsidRPr="00000000">
        <w:rPr>
          <w:rtl w:val="0"/>
        </w:rPr>
        <w:t xml:space="preserve">    scanned_at DATETIME DEFAULT GETDATE(),</w:t>
      </w:r>
    </w:p>
    <w:p w:rsidR="00000000" w:rsidDel="00000000" w:rsidP="00000000" w:rsidRDefault="00000000" w:rsidRPr="00000000" w14:paraId="000000EB">
      <w:pPr>
        <w:rPr/>
      </w:pPr>
      <w:r w:rsidDel="00000000" w:rsidR="00000000" w:rsidRPr="00000000">
        <w:rPr>
          <w:rtl w:val="0"/>
        </w:rPr>
        <w:t xml:space="preserve">    scanned_by UNIQUEIDENTIFIER FOREIGN KEY REFERENCES Users(id) -- Organizer hoặc Staff scan</w:t>
      </w:r>
    </w:p>
    <w:p w:rsidR="00000000" w:rsidDel="00000000" w:rsidP="00000000" w:rsidRDefault="00000000" w:rsidRPr="00000000" w14:paraId="000000EC">
      <w:pPr>
        <w:rPr/>
      </w:pPr>
      <w:r w:rsidDel="00000000" w:rsidR="00000000" w:rsidRPr="00000000">
        <w:rPr>
          <w:rtl w:val="0"/>
        </w:rPr>
        <w:t xml:space="preserve">);</w:t>
      </w:r>
    </w:p>
    <w:p w:rsidR="00000000" w:rsidDel="00000000" w:rsidP="00000000" w:rsidRDefault="00000000" w:rsidRPr="00000000" w14:paraId="000000ED">
      <w:pPr>
        <w:rPr>
          <w:b w:val="1"/>
          <w:bCs w:val="1"/>
          <w:color w:val="ff0000"/>
        </w:rPr>
      </w:pPr>
      <w:r w:rsidDel="00000000" w:rsidR="00000000" w:rsidRPr="00000000">
        <w:rPr>
          <w:b w:val="1"/>
          <w:bCs w:val="1"/>
          <w:color w:val="ff0000"/>
          <w:rtl w:val="0"/>
        </w:rPr>
        <w:t xml:space="preserve">====================================================================================</w:t>
      </w:r>
    </w:p>
    <w:p w:rsidR="00000000" w:rsidDel="00000000" w:rsidP="00000000" w:rsidRDefault="00000000" w:rsidRPr="00000000" w14:paraId="000000EE">
      <w:pPr>
        <w:pStyle w:val="Heading1"/>
        <w:rPr/>
      </w:pPr>
      <w:bookmarkStart w:colFirst="0" w:colLast="0" w:name="_kbw9aad1126m" w:id="7"/>
      <w:bookmarkEnd w:id="7"/>
      <w:r w:rsidDel="00000000" w:rsidR="00000000" w:rsidRPr="00000000">
        <w:rPr>
          <w:rtl w:val="0"/>
        </w:rPr>
        <w:t xml:space="preserve">PHẦN 7: MODULE FINANCIAL &amp; PAYMENT (TÍCH HỢP PAYOS)</w:t>
      </w:r>
    </w:p>
    <w:p w:rsidR="00000000" w:rsidDel="00000000" w:rsidP="00000000" w:rsidRDefault="00000000" w:rsidRPr="00000000" w14:paraId="000000EF">
      <w:pPr>
        <w:rPr>
          <w:b w:val="1"/>
          <w:bCs w:val="1"/>
          <w:color w:val="ff0000"/>
        </w:rPr>
      </w:pPr>
      <w:r w:rsidDel="00000000" w:rsidR="00000000" w:rsidRPr="00000000">
        <w:rPr>
          <w:b w:val="1"/>
          <w:bCs w:val="1"/>
          <w:color w:val="ff0000"/>
          <w:rtl w:val="0"/>
        </w:rPr>
        <w:t xml:space="preserv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CREATE TABLE Payment_Transaction (</w:t>
      </w:r>
    </w:p>
    <w:p w:rsidR="00000000" w:rsidDel="00000000" w:rsidP="00000000" w:rsidRDefault="00000000" w:rsidRPr="00000000" w14:paraId="000000F2">
      <w:pPr>
        <w:rPr/>
      </w:pPr>
      <w:r w:rsidDel="00000000" w:rsidR="00000000" w:rsidRPr="00000000">
        <w:rPr>
          <w:rtl w:val="0"/>
        </w:rPr>
        <w:t xml:space="preserve">    id UNIQUEIDENTIFIER PRIMARY KEY DEFAULT NEWID(),</w:t>
      </w:r>
    </w:p>
    <w:p w:rsidR="00000000" w:rsidDel="00000000" w:rsidP="00000000" w:rsidRDefault="00000000" w:rsidRPr="00000000" w14:paraId="000000F3">
      <w:pPr>
        <w:rPr/>
      </w:pPr>
      <w:r w:rsidDel="00000000" w:rsidR="00000000" w:rsidRPr="00000000">
        <w:rPr>
          <w:rtl w:val="0"/>
        </w:rPr>
        <w:t xml:space="preserve">    booking_id UNIQUEIDENTIFIER FOREIGN KEY REFERENCES Booking(id),</w:t>
      </w:r>
    </w:p>
    <w:p w:rsidR="00000000" w:rsidDel="00000000" w:rsidP="00000000" w:rsidRDefault="00000000" w:rsidRPr="00000000" w14:paraId="000000F4">
      <w:pPr>
        <w:rPr/>
      </w:pPr>
      <w:r w:rsidDel="00000000" w:rsidR="00000000" w:rsidRPr="00000000">
        <w:rPr>
          <w:rtl w:val="0"/>
        </w:rPr>
        <w:t xml:space="preserve">    customer_id UNIQUEIDENTIFIER FOREIGN KEY REFERENCES Users(id),</w:t>
      </w:r>
    </w:p>
    <w:p w:rsidR="00000000" w:rsidDel="00000000" w:rsidP="00000000" w:rsidRDefault="00000000" w:rsidRPr="00000000" w14:paraId="000000F5">
      <w:pPr>
        <w:rPr/>
      </w:pPr>
      <w:r w:rsidDel="00000000" w:rsidR="00000000" w:rsidRPr="00000000">
        <w:rPr>
          <w:rtl w:val="0"/>
        </w:rPr>
        <w:t xml:space="preserve">    expected_amount DECIMAL(18, 2) NOT NULL,</w:t>
      </w:r>
    </w:p>
    <w:p w:rsidR="00000000" w:rsidDel="00000000" w:rsidP="00000000" w:rsidRDefault="00000000" w:rsidRPr="00000000" w14:paraId="000000F6">
      <w:pPr>
        <w:rPr/>
      </w:pPr>
      <w:r w:rsidDel="00000000" w:rsidR="00000000" w:rsidRPr="00000000">
        <w:rPr>
          <w:rtl w:val="0"/>
        </w:rPr>
        <w:t xml:space="preserve">    payment_gateway VARCHAR(20) DEFAULT 'PayOS',</w:t>
      </w:r>
    </w:p>
    <w:p w:rsidR="00000000" w:rsidDel="00000000" w:rsidP="00000000" w:rsidRDefault="00000000" w:rsidRPr="00000000" w14:paraId="000000F7">
      <w:pPr>
        <w:rPr/>
      </w:pPr>
      <w:r w:rsidDel="00000000" w:rsidR="00000000" w:rsidRPr="00000000">
        <w:rPr>
          <w:rtl w:val="0"/>
        </w:rPr>
        <w:t xml:space="preserve">    gateway_transaction_id VARCHAR(100) NULL,</w:t>
      </w:r>
    </w:p>
    <w:p w:rsidR="00000000" w:rsidDel="00000000" w:rsidP="00000000" w:rsidRDefault="00000000" w:rsidRPr="00000000" w14:paraId="000000F8">
      <w:pPr>
        <w:rPr/>
      </w:pPr>
      <w:r w:rsidDel="00000000" w:rsidR="00000000" w:rsidRPr="00000000">
        <w:rPr>
          <w:rtl w:val="0"/>
        </w:rPr>
        <w:t xml:space="preserve">    status VARCHAR(20) CHECK (status IN ('Pending', 'Success', 'Failed', 'Discrepancy')),</w:t>
      </w:r>
    </w:p>
    <w:p w:rsidR="00000000" w:rsidDel="00000000" w:rsidP="00000000" w:rsidRDefault="00000000" w:rsidRPr="00000000" w14:paraId="000000F9">
      <w:pPr>
        <w:rPr/>
      </w:pPr>
      <w:r w:rsidDel="00000000" w:rsidR="00000000" w:rsidRPr="00000000">
        <w:rPr>
          <w:rtl w:val="0"/>
        </w:rPr>
        <w:t xml:space="preserve">    webhook_signature VARCHAR(255),</w:t>
      </w:r>
    </w:p>
    <w:p w:rsidR="00000000" w:rsidDel="00000000" w:rsidP="00000000" w:rsidRDefault="00000000" w:rsidRPr="00000000" w14:paraId="000000FA">
      <w:pPr>
        <w:rPr/>
      </w:pPr>
      <w:r w:rsidDel="00000000" w:rsidR="00000000" w:rsidRPr="00000000">
        <w:rPr>
          <w:rtl w:val="0"/>
        </w:rPr>
        <w:t xml:space="preserve">    created_at DATETIME DEFAULT GETDATE()</w:t>
      </w:r>
    </w:p>
    <w:p w:rsidR="00000000" w:rsidDel="00000000" w:rsidP="00000000" w:rsidRDefault="00000000" w:rsidRPr="00000000" w14:paraId="000000FB">
      <w:pPr>
        <w:rPr/>
      </w:pPr>
      <w:r w:rsidDel="00000000" w:rsidR="00000000" w:rsidRPr="00000000">
        <w:rPr>
          <w:rtl w:val="0"/>
        </w:rPr>
        <w:t xml:space="preserv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CREATE TABLE Payment_Discrepancy (</w:t>
      </w:r>
    </w:p>
    <w:p w:rsidR="00000000" w:rsidDel="00000000" w:rsidP="00000000" w:rsidRDefault="00000000" w:rsidRPr="00000000" w14:paraId="000000FE">
      <w:pPr>
        <w:rPr/>
      </w:pPr>
      <w:r w:rsidDel="00000000" w:rsidR="00000000" w:rsidRPr="00000000">
        <w:rPr>
          <w:rtl w:val="0"/>
        </w:rPr>
        <w:t xml:space="preserve">    id UNIQUEIDENTIFIER PRIMARY KEY DEFAULT NEWID(),</w:t>
      </w:r>
    </w:p>
    <w:p w:rsidR="00000000" w:rsidDel="00000000" w:rsidP="00000000" w:rsidRDefault="00000000" w:rsidRPr="00000000" w14:paraId="000000FF">
      <w:pPr>
        <w:rPr/>
      </w:pPr>
      <w:r w:rsidDel="00000000" w:rsidR="00000000" w:rsidRPr="00000000">
        <w:rPr>
          <w:rtl w:val="0"/>
        </w:rPr>
        <w:t xml:space="preserve">    transaction_id UNIQUEIDENTIFIER FOREIGN KEY REFERENCES Payment_Transaction(id),</w:t>
      </w:r>
    </w:p>
    <w:p w:rsidR="00000000" w:rsidDel="00000000" w:rsidP="00000000" w:rsidRDefault="00000000" w:rsidRPr="00000000" w14:paraId="00000100">
      <w:pPr>
        <w:rPr/>
      </w:pPr>
      <w:r w:rsidDel="00000000" w:rsidR="00000000" w:rsidRPr="00000000">
        <w:rPr>
          <w:rtl w:val="0"/>
        </w:rPr>
        <w:t xml:space="preserve">    expected_amount DECIMAL(18, 2) NOT NULL,</w:t>
      </w:r>
    </w:p>
    <w:p w:rsidR="00000000" w:rsidDel="00000000" w:rsidP="00000000" w:rsidRDefault="00000000" w:rsidRPr="00000000" w14:paraId="00000101">
      <w:pPr>
        <w:rPr/>
      </w:pPr>
      <w:r w:rsidDel="00000000" w:rsidR="00000000" w:rsidRPr="00000000">
        <w:rPr>
          <w:rtl w:val="0"/>
        </w:rPr>
        <w:t xml:space="preserve">    actual_amount DECIMAL(18, 2) NOT NULL,</w:t>
      </w:r>
    </w:p>
    <w:p w:rsidR="00000000" w:rsidDel="00000000" w:rsidP="00000000" w:rsidRDefault="00000000" w:rsidRPr="00000000" w14:paraId="00000102">
      <w:pPr>
        <w:rPr/>
      </w:pPr>
      <w:r w:rsidDel="00000000" w:rsidR="00000000" w:rsidRPr="00000000">
        <w:rPr>
          <w:rtl w:val="0"/>
        </w:rPr>
        <w:t xml:space="preserve">    status VARCHAR(30) CHECK (status IN ('Pending_Review', 'Refunded', 'Resolved_As_Paid')),</w:t>
      </w:r>
    </w:p>
    <w:p w:rsidR="00000000" w:rsidDel="00000000" w:rsidP="00000000" w:rsidRDefault="00000000" w:rsidRPr="00000000" w14:paraId="00000103">
      <w:pPr>
        <w:rPr/>
      </w:pPr>
      <w:r w:rsidDel="00000000" w:rsidR="00000000" w:rsidRPr="00000000">
        <w:rPr>
          <w:rtl w:val="0"/>
        </w:rPr>
        <w:t xml:space="preserve">    admin_note NVARCHAR(500),</w:t>
      </w:r>
    </w:p>
    <w:p w:rsidR="00000000" w:rsidDel="00000000" w:rsidP="00000000" w:rsidRDefault="00000000" w:rsidRPr="00000000" w14:paraId="00000104">
      <w:pPr>
        <w:rPr/>
      </w:pPr>
      <w:r w:rsidDel="00000000" w:rsidR="00000000" w:rsidRPr="00000000">
        <w:rPr>
          <w:rtl w:val="0"/>
        </w:rPr>
        <w:t xml:space="preserve">    created_at DATETIME DEFAULT GETDATE(),</w:t>
      </w:r>
    </w:p>
    <w:p w:rsidR="00000000" w:rsidDel="00000000" w:rsidP="00000000" w:rsidRDefault="00000000" w:rsidRPr="00000000" w14:paraId="00000105">
      <w:pPr>
        <w:rPr/>
      </w:pPr>
      <w:r w:rsidDel="00000000" w:rsidR="00000000" w:rsidRPr="00000000">
        <w:rPr>
          <w:rtl w:val="0"/>
        </w:rPr>
        <w:t xml:space="preserve">    resolved_at DATETIME NULL</w:t>
      </w:r>
    </w:p>
    <w:p w:rsidR="00000000" w:rsidDel="00000000" w:rsidP="00000000" w:rsidRDefault="00000000" w:rsidRPr="00000000" w14:paraId="00000106">
      <w:pPr>
        <w:rPr/>
      </w:pPr>
      <w:r w:rsidDel="00000000" w:rsidR="00000000" w:rsidRPr="00000000">
        <w:rPr>
          <w:rtl w:val="0"/>
        </w:rPr>
        <w:t xml:space="preserv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CREATE TABLE Refund_Request (</w:t>
      </w:r>
    </w:p>
    <w:p w:rsidR="00000000" w:rsidDel="00000000" w:rsidP="00000000" w:rsidRDefault="00000000" w:rsidRPr="00000000" w14:paraId="00000109">
      <w:pPr>
        <w:rPr/>
      </w:pPr>
      <w:r w:rsidDel="00000000" w:rsidR="00000000" w:rsidRPr="00000000">
        <w:rPr>
          <w:rtl w:val="0"/>
        </w:rPr>
        <w:t xml:space="preserve">    id UNIQUEIDENTIFIER PRIMARY KEY DEFAULT NEWID(),</w:t>
      </w:r>
    </w:p>
    <w:p w:rsidR="00000000" w:rsidDel="00000000" w:rsidP="00000000" w:rsidRDefault="00000000" w:rsidRPr="00000000" w14:paraId="0000010A">
      <w:pPr>
        <w:rPr/>
      </w:pPr>
      <w:r w:rsidDel="00000000" w:rsidR="00000000" w:rsidRPr="00000000">
        <w:rPr>
          <w:rtl w:val="0"/>
        </w:rPr>
        <w:t xml:space="preserve">    booking_id UNIQUEIDENTIFIER FOREIGN KEY REFERENCES Booking(id),</w:t>
      </w:r>
    </w:p>
    <w:p w:rsidR="00000000" w:rsidDel="00000000" w:rsidP="00000000" w:rsidRDefault="00000000" w:rsidRPr="00000000" w14:paraId="0000010B">
      <w:pPr>
        <w:rPr/>
      </w:pPr>
      <w:r w:rsidDel="00000000" w:rsidR="00000000" w:rsidRPr="00000000">
        <w:rPr>
          <w:rtl w:val="0"/>
        </w:rPr>
        <w:t xml:space="preserve">    requested_amount DECIMAL(18, 2) NOT NULL,</w:t>
      </w:r>
    </w:p>
    <w:p w:rsidR="00000000" w:rsidDel="00000000" w:rsidP="00000000" w:rsidRDefault="00000000" w:rsidRPr="00000000" w14:paraId="0000010C">
      <w:pPr>
        <w:rPr/>
      </w:pPr>
      <w:r w:rsidDel="00000000" w:rsidR="00000000" w:rsidRPr="00000000">
        <w:rPr>
          <w:rtl w:val="0"/>
        </w:rPr>
        <w:t xml:space="preserve">    approved_amount DECIMAL(18, 2),</w:t>
      </w:r>
    </w:p>
    <w:p w:rsidR="00000000" w:rsidDel="00000000" w:rsidP="00000000" w:rsidRDefault="00000000" w:rsidRPr="00000000" w14:paraId="0000010D">
      <w:pPr>
        <w:rPr/>
      </w:pPr>
      <w:r w:rsidDel="00000000" w:rsidR="00000000" w:rsidRPr="00000000">
        <w:rPr>
          <w:rtl w:val="0"/>
        </w:rPr>
        <w:t xml:space="preserve">    reason NVARCHAR(500),</w:t>
      </w:r>
    </w:p>
    <w:p w:rsidR="00000000" w:rsidDel="00000000" w:rsidP="00000000" w:rsidRDefault="00000000" w:rsidRPr="00000000" w14:paraId="0000010E">
      <w:pPr>
        <w:rPr/>
      </w:pPr>
      <w:r w:rsidDel="00000000" w:rsidR="00000000" w:rsidRPr="00000000">
        <w:rPr>
          <w:rtl w:val="0"/>
        </w:rPr>
        <w:t xml:space="preserve">    status VARCHAR(30) CHECK (status IN ('Pending', 'Approved', 'Rejected', 'Processed')),</w:t>
      </w:r>
    </w:p>
    <w:p w:rsidR="00000000" w:rsidDel="00000000" w:rsidP="00000000" w:rsidRDefault="00000000" w:rsidRPr="00000000" w14:paraId="0000010F">
      <w:pPr>
        <w:rPr/>
      </w:pPr>
      <w:r w:rsidDel="00000000" w:rsidR="00000000" w:rsidRPr="00000000">
        <w:rPr>
          <w:rtl w:val="0"/>
        </w:rPr>
        <w:t xml:space="preserve">    admin_id UNIQUEIDENTIFIER FOREIGN KEY REFERENCES Users(id)</w:t>
      </w:r>
    </w:p>
    <w:p w:rsidR="00000000" w:rsidDel="00000000" w:rsidP="00000000" w:rsidRDefault="00000000" w:rsidRPr="00000000" w14:paraId="00000110">
      <w:pPr>
        <w:rPr/>
      </w:pPr>
      <w:r w:rsidDel="00000000" w:rsidR="00000000" w:rsidRPr="00000000">
        <w:rPr>
          <w:rtl w:val="0"/>
        </w:rPr>
        <w:t xml:space="preserv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CREATE TABLE Platform_Fee_Rule (</w:t>
      </w:r>
    </w:p>
    <w:p w:rsidR="00000000" w:rsidDel="00000000" w:rsidP="00000000" w:rsidRDefault="00000000" w:rsidRPr="00000000" w14:paraId="00000113">
      <w:pPr>
        <w:rPr/>
      </w:pPr>
      <w:r w:rsidDel="00000000" w:rsidR="00000000" w:rsidRPr="00000000">
        <w:rPr>
          <w:rtl w:val="0"/>
        </w:rPr>
        <w:t xml:space="preserve">    id UNIQUEIDENTIFIER PRIMARY KEY DEFAULT NEWID(),</w:t>
      </w:r>
    </w:p>
    <w:p w:rsidR="00000000" w:rsidDel="00000000" w:rsidP="00000000" w:rsidRDefault="00000000" w:rsidRPr="00000000" w14:paraId="00000114">
      <w:pPr>
        <w:rPr/>
      </w:pPr>
      <w:r w:rsidDel="00000000" w:rsidR="00000000" w:rsidRPr="00000000">
        <w:rPr>
          <w:rtl w:val="0"/>
        </w:rPr>
        <w:t xml:space="preserve">    fee_percentage DECIMAL(5,2) NOT NULL,</w:t>
      </w:r>
    </w:p>
    <w:p w:rsidR="00000000" w:rsidDel="00000000" w:rsidP="00000000" w:rsidRDefault="00000000" w:rsidRPr="00000000" w14:paraId="00000115">
      <w:pPr>
        <w:rPr/>
      </w:pPr>
      <w:r w:rsidDel="00000000" w:rsidR="00000000" w:rsidRPr="00000000">
        <w:rPr>
          <w:rtl w:val="0"/>
        </w:rPr>
        <w:t xml:space="preserve">    effective_date DATETIME NOT NULL,</w:t>
      </w:r>
    </w:p>
    <w:p w:rsidR="00000000" w:rsidDel="00000000" w:rsidP="00000000" w:rsidRDefault="00000000" w:rsidRPr="00000000" w14:paraId="00000116">
      <w:pPr>
        <w:rPr/>
      </w:pPr>
      <w:r w:rsidDel="00000000" w:rsidR="00000000" w:rsidRPr="00000000">
        <w:rPr>
          <w:rtl w:val="0"/>
        </w:rPr>
        <w:t xml:space="preserve">    status VARCHAR(20) CHECK (status IN ('Active', 'Inactive'))</w:t>
      </w:r>
    </w:p>
    <w:p w:rsidR="00000000" w:rsidDel="00000000" w:rsidP="00000000" w:rsidRDefault="00000000" w:rsidRPr="00000000" w14:paraId="00000117">
      <w:pPr>
        <w:rPr/>
      </w:pPr>
      <w:r w:rsidDel="00000000" w:rsidR="00000000" w:rsidRPr="00000000">
        <w:rPr>
          <w:rtl w:val="0"/>
        </w:rPr>
        <w:t xml:space="preserve">);</w:t>
      </w:r>
    </w:p>
    <w:p w:rsidR="00000000" w:rsidDel="00000000" w:rsidP="00000000" w:rsidRDefault="00000000" w:rsidRPr="00000000" w14:paraId="00000118">
      <w:pPr>
        <w:rPr>
          <w:b w:val="1"/>
          <w:bCs w:val="1"/>
          <w:color w:val="ff0000"/>
        </w:rPr>
      </w:pPr>
      <w:r w:rsidDel="00000000" w:rsidR="00000000" w:rsidRPr="00000000">
        <w:rPr>
          <w:b w:val="1"/>
          <w:bCs w:val="1"/>
          <w:color w:val="ff0000"/>
          <w:rtl w:val="0"/>
        </w:rPr>
        <w:t xml:space="preserve">====================================================================================</w:t>
      </w:r>
    </w:p>
    <w:p w:rsidR="00000000" w:rsidDel="00000000" w:rsidP="00000000" w:rsidRDefault="00000000" w:rsidRPr="00000000" w14:paraId="00000119">
      <w:pPr>
        <w:pStyle w:val="Heading1"/>
        <w:rPr/>
      </w:pPr>
      <w:bookmarkStart w:colFirst="0" w:colLast="0" w:name="_d2nkpw8071b9" w:id="8"/>
      <w:bookmarkEnd w:id="8"/>
      <w:r w:rsidDel="00000000" w:rsidR="00000000" w:rsidRPr="00000000">
        <w:rPr>
          <w:rtl w:val="0"/>
        </w:rPr>
        <w:t xml:space="preserve">PHẦN 8: MODULE ENGAGEMENT &amp; ADMIN GOVERNANCE</w:t>
      </w:r>
    </w:p>
    <w:p w:rsidR="00000000" w:rsidDel="00000000" w:rsidP="00000000" w:rsidRDefault="00000000" w:rsidRPr="00000000" w14:paraId="0000011A">
      <w:pPr>
        <w:rPr>
          <w:b w:val="1"/>
          <w:bCs w:val="1"/>
          <w:color w:val="ff0000"/>
        </w:rPr>
      </w:pPr>
      <w:r w:rsidDel="00000000" w:rsidR="00000000" w:rsidRPr="00000000">
        <w:rPr>
          <w:b w:val="1"/>
          <w:bCs w:val="1"/>
          <w:color w:val="ff0000"/>
          <w:rtl w:val="0"/>
        </w:rPr>
        <w:t xml:space="preserv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CREATE TABLE Review (</w:t>
      </w:r>
    </w:p>
    <w:p w:rsidR="00000000" w:rsidDel="00000000" w:rsidP="00000000" w:rsidRDefault="00000000" w:rsidRPr="00000000" w14:paraId="0000011D">
      <w:pPr>
        <w:rPr/>
      </w:pPr>
      <w:r w:rsidDel="00000000" w:rsidR="00000000" w:rsidRPr="00000000">
        <w:rPr>
          <w:rtl w:val="0"/>
        </w:rPr>
        <w:t xml:space="preserve">    id UNIQUEIDENTIFIER PRIMARY KEY DEFAULT NEWID(),</w:t>
      </w:r>
    </w:p>
    <w:p w:rsidR="00000000" w:rsidDel="00000000" w:rsidP="00000000" w:rsidRDefault="00000000" w:rsidRPr="00000000" w14:paraId="0000011E">
      <w:pPr>
        <w:rPr/>
      </w:pPr>
      <w:r w:rsidDel="00000000" w:rsidR="00000000" w:rsidRPr="00000000">
        <w:rPr>
          <w:rtl w:val="0"/>
        </w:rPr>
        <w:t xml:space="preserve">    booking_id UNIQUEIDENTIFIER FOREIGN KEY REFERENCES Booking(id),</w:t>
      </w:r>
    </w:p>
    <w:p w:rsidR="00000000" w:rsidDel="00000000" w:rsidP="00000000" w:rsidRDefault="00000000" w:rsidRPr="00000000" w14:paraId="0000011F">
      <w:pPr>
        <w:rPr/>
      </w:pPr>
      <w:r w:rsidDel="00000000" w:rsidR="00000000" w:rsidRPr="00000000">
        <w:rPr>
          <w:rtl w:val="0"/>
        </w:rPr>
        <w:t xml:space="preserve">    customer_id UNIQUEIDENTIFIER FOREIGN KEY REFERENCES Users(id),</w:t>
      </w:r>
    </w:p>
    <w:p w:rsidR="00000000" w:rsidDel="00000000" w:rsidP="00000000" w:rsidRDefault="00000000" w:rsidRPr="00000000" w14:paraId="00000120">
      <w:pPr>
        <w:rPr/>
      </w:pPr>
      <w:r w:rsidDel="00000000" w:rsidR="00000000" w:rsidRPr="00000000">
        <w:rPr>
          <w:rtl w:val="0"/>
        </w:rPr>
        <w:t xml:space="preserve">    workspace_id UNIQUEIDENTIFIER FOREIGN KEY REFERENCES Workspace(id),</w:t>
      </w:r>
    </w:p>
    <w:p w:rsidR="00000000" w:rsidDel="00000000" w:rsidP="00000000" w:rsidRDefault="00000000" w:rsidRPr="00000000" w14:paraId="00000121">
      <w:pPr>
        <w:rPr/>
      </w:pPr>
      <w:r w:rsidDel="00000000" w:rsidR="00000000" w:rsidRPr="00000000">
        <w:rPr>
          <w:rtl w:val="0"/>
        </w:rPr>
        <w:t xml:space="preserve">    rating INT CHECK (rating BETWEEN 1 AND 5),</w:t>
      </w:r>
    </w:p>
    <w:p w:rsidR="00000000" w:rsidDel="00000000" w:rsidP="00000000" w:rsidRDefault="00000000" w:rsidRPr="00000000" w14:paraId="00000122">
      <w:pPr>
        <w:rPr/>
      </w:pPr>
      <w:r w:rsidDel="00000000" w:rsidR="00000000" w:rsidRPr="00000000">
        <w:rPr>
          <w:rtl w:val="0"/>
        </w:rPr>
        <w:t xml:space="preserve">    content NVARCHAR(MAX),</w:t>
      </w:r>
    </w:p>
    <w:p w:rsidR="00000000" w:rsidDel="00000000" w:rsidP="00000000" w:rsidRDefault="00000000" w:rsidRPr="00000000" w14:paraId="00000123">
      <w:pPr>
        <w:rPr/>
      </w:pPr>
      <w:r w:rsidDel="00000000" w:rsidR="00000000" w:rsidRPr="00000000">
        <w:rPr>
          <w:rtl w:val="0"/>
        </w:rPr>
        <w:t xml:space="preserve">    organizer_reply NVARCHAR(MAX),</w:t>
      </w:r>
    </w:p>
    <w:p w:rsidR="00000000" w:rsidDel="00000000" w:rsidP="00000000" w:rsidRDefault="00000000" w:rsidRPr="00000000" w14:paraId="00000124">
      <w:pPr>
        <w:rPr/>
      </w:pPr>
      <w:r w:rsidDel="00000000" w:rsidR="00000000" w:rsidRPr="00000000">
        <w:rPr>
          <w:rtl w:val="0"/>
        </w:rPr>
        <w:t xml:space="preserve">    status VARCHAR(20) CHECK (status IN ('Published', 'Reported', 'Hidden')),</w:t>
      </w:r>
    </w:p>
    <w:p w:rsidR="00000000" w:rsidDel="00000000" w:rsidP="00000000" w:rsidRDefault="00000000" w:rsidRPr="00000000" w14:paraId="00000125">
      <w:pPr>
        <w:rPr/>
      </w:pPr>
      <w:r w:rsidDel="00000000" w:rsidR="00000000" w:rsidRPr="00000000">
        <w:rPr>
          <w:rtl w:val="0"/>
        </w:rPr>
        <w:t xml:space="preserve">    created_at DATETIME DEFAULT GETDATE()</w:t>
      </w:r>
    </w:p>
    <w:p w:rsidR="00000000" w:rsidDel="00000000" w:rsidP="00000000" w:rsidRDefault="00000000" w:rsidRPr="00000000" w14:paraId="00000126">
      <w:pPr>
        <w:rPr/>
      </w:pPr>
      <w:r w:rsidDel="00000000" w:rsidR="00000000" w:rsidRPr="00000000">
        <w:rPr>
          <w:rtl w:val="0"/>
        </w:rPr>
        <w:t xml:space="preserv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CREATE TABLE Favorite_Workspace (</w:t>
      </w:r>
    </w:p>
    <w:p w:rsidR="00000000" w:rsidDel="00000000" w:rsidP="00000000" w:rsidRDefault="00000000" w:rsidRPr="00000000" w14:paraId="00000129">
      <w:pPr>
        <w:rPr/>
      </w:pPr>
      <w:r w:rsidDel="00000000" w:rsidR="00000000" w:rsidRPr="00000000">
        <w:rPr>
          <w:rtl w:val="0"/>
        </w:rPr>
        <w:t xml:space="preserve">    customer_id UNIQUEIDENTIFIER FOREIGN KEY REFERENCES Users(id),</w:t>
      </w:r>
    </w:p>
    <w:p w:rsidR="00000000" w:rsidDel="00000000" w:rsidP="00000000" w:rsidRDefault="00000000" w:rsidRPr="00000000" w14:paraId="0000012A">
      <w:pPr>
        <w:rPr/>
      </w:pPr>
      <w:r w:rsidDel="00000000" w:rsidR="00000000" w:rsidRPr="00000000">
        <w:rPr>
          <w:rtl w:val="0"/>
        </w:rPr>
        <w:t xml:space="preserve">    workspace_id UNIQUEIDENTIFIER FOREIGN KEY REFERENCES Workspace(id),</w:t>
      </w:r>
    </w:p>
    <w:p w:rsidR="00000000" w:rsidDel="00000000" w:rsidP="00000000" w:rsidRDefault="00000000" w:rsidRPr="00000000" w14:paraId="0000012B">
      <w:pPr>
        <w:rPr/>
      </w:pPr>
      <w:r w:rsidDel="00000000" w:rsidR="00000000" w:rsidRPr="00000000">
        <w:rPr>
          <w:rtl w:val="0"/>
        </w:rPr>
        <w:t xml:space="preserve">    group_name NVARCHAR(100) DEFAULT 'General',</w:t>
      </w:r>
    </w:p>
    <w:p w:rsidR="00000000" w:rsidDel="00000000" w:rsidP="00000000" w:rsidRDefault="00000000" w:rsidRPr="00000000" w14:paraId="0000012C">
      <w:pPr>
        <w:rPr/>
      </w:pPr>
      <w:r w:rsidDel="00000000" w:rsidR="00000000" w:rsidRPr="00000000">
        <w:rPr>
          <w:rtl w:val="0"/>
        </w:rPr>
        <w:t xml:space="preserve">    PRIMARY KEY (customer_id, workspace_id)</w:t>
      </w:r>
    </w:p>
    <w:p w:rsidR="00000000" w:rsidDel="00000000" w:rsidP="00000000" w:rsidRDefault="00000000" w:rsidRPr="00000000" w14:paraId="0000012D">
      <w:pPr>
        <w:rPr/>
      </w:pPr>
      <w:r w:rsidDel="00000000" w:rsidR="00000000" w:rsidRPr="00000000">
        <w:rPr>
          <w:rtl w:val="0"/>
        </w:rPr>
        <w:t xml:space="preserv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CREATE TABLE Notification (</w:t>
      </w:r>
    </w:p>
    <w:p w:rsidR="00000000" w:rsidDel="00000000" w:rsidP="00000000" w:rsidRDefault="00000000" w:rsidRPr="00000000" w14:paraId="00000130">
      <w:pPr>
        <w:rPr/>
      </w:pPr>
      <w:r w:rsidDel="00000000" w:rsidR="00000000" w:rsidRPr="00000000">
        <w:rPr>
          <w:rtl w:val="0"/>
        </w:rPr>
        <w:t xml:space="preserve">    id UNIQUEIDENTIFIER PRIMARY KEY DEFAULT NEWID(),</w:t>
      </w:r>
    </w:p>
    <w:p w:rsidR="00000000" w:rsidDel="00000000" w:rsidP="00000000" w:rsidRDefault="00000000" w:rsidRPr="00000000" w14:paraId="00000131">
      <w:pPr>
        <w:rPr/>
      </w:pPr>
      <w:r w:rsidDel="00000000" w:rsidR="00000000" w:rsidRPr="00000000">
        <w:rPr>
          <w:rtl w:val="0"/>
        </w:rPr>
        <w:t xml:space="preserve">    user_id UNIQUEIDENTIFIER FOREIGN KEY REFERENCES Users(id),</w:t>
      </w:r>
    </w:p>
    <w:p w:rsidR="00000000" w:rsidDel="00000000" w:rsidP="00000000" w:rsidRDefault="00000000" w:rsidRPr="00000000" w14:paraId="00000132">
      <w:pPr>
        <w:rPr/>
      </w:pPr>
      <w:r w:rsidDel="00000000" w:rsidR="00000000" w:rsidRPr="00000000">
        <w:rPr>
          <w:rtl w:val="0"/>
        </w:rPr>
        <w:t xml:space="preserve">    title NVARCHAR(255) NOT NULL,</w:t>
      </w:r>
    </w:p>
    <w:p w:rsidR="00000000" w:rsidDel="00000000" w:rsidP="00000000" w:rsidRDefault="00000000" w:rsidRPr="00000000" w14:paraId="00000133">
      <w:pPr>
        <w:rPr/>
      </w:pPr>
      <w:r w:rsidDel="00000000" w:rsidR="00000000" w:rsidRPr="00000000">
        <w:rPr>
          <w:rtl w:val="0"/>
        </w:rPr>
        <w:t xml:space="preserve">    content NVARCHAR(MAX) NOT NULL,</w:t>
      </w:r>
    </w:p>
    <w:p w:rsidR="00000000" w:rsidDel="00000000" w:rsidP="00000000" w:rsidRDefault="00000000" w:rsidRPr="00000000" w14:paraId="00000134">
      <w:pPr>
        <w:rPr/>
      </w:pPr>
      <w:r w:rsidDel="00000000" w:rsidR="00000000" w:rsidRPr="00000000">
        <w:rPr>
          <w:rtl w:val="0"/>
        </w:rPr>
        <w:t xml:space="preserve">    type VARCHAR(50), -- System, Promotion, Booking_Alert</w:t>
      </w:r>
    </w:p>
    <w:p w:rsidR="00000000" w:rsidDel="00000000" w:rsidP="00000000" w:rsidRDefault="00000000" w:rsidRPr="00000000" w14:paraId="00000135">
      <w:pPr>
        <w:rPr/>
      </w:pPr>
      <w:r w:rsidDel="00000000" w:rsidR="00000000" w:rsidRPr="00000000">
        <w:rPr>
          <w:rtl w:val="0"/>
        </w:rPr>
        <w:t xml:space="preserve">    is_read BIT DEFAULT 0,</w:t>
      </w:r>
    </w:p>
    <w:p w:rsidR="00000000" w:rsidDel="00000000" w:rsidP="00000000" w:rsidRDefault="00000000" w:rsidRPr="00000000" w14:paraId="00000136">
      <w:pPr>
        <w:rPr/>
      </w:pPr>
      <w:r w:rsidDel="00000000" w:rsidR="00000000" w:rsidRPr="00000000">
        <w:rPr>
          <w:rtl w:val="0"/>
        </w:rPr>
        <w:t xml:space="preserve">    created_at DATETIME DEFAULT GETDATE()</w:t>
      </w:r>
    </w:p>
    <w:p w:rsidR="00000000" w:rsidDel="00000000" w:rsidP="00000000" w:rsidRDefault="00000000" w:rsidRPr="00000000" w14:paraId="00000137">
      <w:pPr>
        <w:rPr/>
      </w:pPr>
      <w:r w:rsidDel="00000000" w:rsidR="00000000" w:rsidRPr="00000000">
        <w:rPr>
          <w:rtl w:val="0"/>
        </w:rPr>
        <w:t xml:space="preserv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CREATE TABLE Dispute_Report (</w:t>
      </w:r>
    </w:p>
    <w:p w:rsidR="00000000" w:rsidDel="00000000" w:rsidP="00000000" w:rsidRDefault="00000000" w:rsidRPr="00000000" w14:paraId="0000013A">
      <w:pPr>
        <w:rPr/>
      </w:pPr>
      <w:r w:rsidDel="00000000" w:rsidR="00000000" w:rsidRPr="00000000">
        <w:rPr>
          <w:rtl w:val="0"/>
        </w:rPr>
        <w:t xml:space="preserve">    id UNIQUEIDENTIFIER PRIMARY KEY DEFAULT NEWID(),</w:t>
      </w:r>
    </w:p>
    <w:p w:rsidR="00000000" w:rsidDel="00000000" w:rsidP="00000000" w:rsidRDefault="00000000" w:rsidRPr="00000000" w14:paraId="0000013B">
      <w:pPr>
        <w:rPr/>
      </w:pPr>
      <w:r w:rsidDel="00000000" w:rsidR="00000000" w:rsidRPr="00000000">
        <w:rPr>
          <w:rtl w:val="0"/>
        </w:rPr>
        <w:t xml:space="preserve">    reporter_id UNIQUEIDENTIFIER FOREIGN KEY REFERENCES Users(id),</w:t>
      </w:r>
    </w:p>
    <w:p w:rsidR="00000000" w:rsidDel="00000000" w:rsidP="00000000" w:rsidRDefault="00000000" w:rsidRPr="00000000" w14:paraId="0000013C">
      <w:pPr>
        <w:rPr/>
      </w:pPr>
      <w:r w:rsidDel="00000000" w:rsidR="00000000" w:rsidRPr="00000000">
        <w:rPr>
          <w:rtl w:val="0"/>
        </w:rPr>
        <w:t xml:space="preserve">    target_entity VARCHAR(50), -- 'Workspace', 'Review', 'User'</w:t>
      </w:r>
    </w:p>
    <w:p w:rsidR="00000000" w:rsidDel="00000000" w:rsidP="00000000" w:rsidRDefault="00000000" w:rsidRPr="00000000" w14:paraId="0000013D">
      <w:pPr>
        <w:rPr/>
      </w:pPr>
      <w:r w:rsidDel="00000000" w:rsidR="00000000" w:rsidRPr="00000000">
        <w:rPr>
          <w:rtl w:val="0"/>
        </w:rPr>
        <w:t xml:space="preserve">    target_id UNIQUEIDENTIFIER NOT NULL,</w:t>
      </w:r>
    </w:p>
    <w:p w:rsidR="00000000" w:rsidDel="00000000" w:rsidP="00000000" w:rsidRDefault="00000000" w:rsidRPr="00000000" w14:paraId="0000013E">
      <w:pPr>
        <w:rPr/>
      </w:pPr>
      <w:r w:rsidDel="00000000" w:rsidR="00000000" w:rsidRPr="00000000">
        <w:rPr>
          <w:rtl w:val="0"/>
        </w:rPr>
        <w:t xml:space="preserve">    reason NVARCHAR(MAX) NOT NULL,</w:t>
      </w:r>
    </w:p>
    <w:p w:rsidR="00000000" w:rsidDel="00000000" w:rsidP="00000000" w:rsidRDefault="00000000" w:rsidRPr="00000000" w14:paraId="0000013F">
      <w:pPr>
        <w:rPr/>
      </w:pPr>
      <w:r w:rsidDel="00000000" w:rsidR="00000000" w:rsidRPr="00000000">
        <w:rPr>
          <w:rtl w:val="0"/>
        </w:rPr>
        <w:t xml:space="preserve">    evidence_url VARCHAR(500),</w:t>
      </w:r>
    </w:p>
    <w:p w:rsidR="00000000" w:rsidDel="00000000" w:rsidP="00000000" w:rsidRDefault="00000000" w:rsidRPr="00000000" w14:paraId="00000140">
      <w:pPr>
        <w:rPr/>
      </w:pPr>
      <w:r w:rsidDel="00000000" w:rsidR="00000000" w:rsidRPr="00000000">
        <w:rPr>
          <w:rtl w:val="0"/>
        </w:rPr>
        <w:t xml:space="preserve">    status VARCHAR(20) CHECK (status IN ('Pending', 'Investigating', 'Resolved', 'Dismissed')),</w:t>
      </w:r>
    </w:p>
    <w:p w:rsidR="00000000" w:rsidDel="00000000" w:rsidP="00000000" w:rsidRDefault="00000000" w:rsidRPr="00000000" w14:paraId="00000141">
      <w:pPr>
        <w:rPr/>
      </w:pPr>
      <w:r w:rsidDel="00000000" w:rsidR="00000000" w:rsidRPr="00000000">
        <w:rPr>
          <w:rtl w:val="0"/>
        </w:rPr>
        <w:t xml:space="preserve">    resolution_note NVARCHAR(MAX),</w:t>
      </w:r>
    </w:p>
    <w:p w:rsidR="00000000" w:rsidDel="00000000" w:rsidP="00000000" w:rsidRDefault="00000000" w:rsidRPr="00000000" w14:paraId="00000142">
      <w:pPr>
        <w:rPr/>
      </w:pPr>
      <w:r w:rsidDel="00000000" w:rsidR="00000000" w:rsidRPr="00000000">
        <w:rPr>
          <w:rtl w:val="0"/>
        </w:rPr>
        <w:t xml:space="preserve">    created_at DATETIME DEFAULT GETDATE()</w:t>
      </w:r>
    </w:p>
    <w:p w:rsidR="00000000" w:rsidDel="00000000" w:rsidP="00000000" w:rsidRDefault="00000000" w:rsidRPr="00000000" w14:paraId="00000143">
      <w:pPr>
        <w:rPr/>
      </w:pPr>
      <w:r w:rsidDel="00000000" w:rsidR="00000000" w:rsidRPr="00000000">
        <w:rPr>
          <w:rtl w:val="0"/>
        </w:rPr>
        <w:t xml:space="preserv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CREATE TABLE Audit_Log (</w:t>
      </w:r>
    </w:p>
    <w:p w:rsidR="00000000" w:rsidDel="00000000" w:rsidP="00000000" w:rsidRDefault="00000000" w:rsidRPr="00000000" w14:paraId="00000146">
      <w:pPr>
        <w:rPr/>
      </w:pPr>
      <w:r w:rsidDel="00000000" w:rsidR="00000000" w:rsidRPr="00000000">
        <w:rPr>
          <w:rtl w:val="0"/>
        </w:rPr>
        <w:t xml:space="preserve">    id UNIQUEIDENTIFIER PRIMARY KEY DEFAULT NEWID(),</w:t>
      </w:r>
    </w:p>
    <w:p w:rsidR="00000000" w:rsidDel="00000000" w:rsidP="00000000" w:rsidRDefault="00000000" w:rsidRPr="00000000" w14:paraId="00000147">
      <w:pPr>
        <w:rPr/>
      </w:pPr>
      <w:r w:rsidDel="00000000" w:rsidR="00000000" w:rsidRPr="00000000">
        <w:rPr>
          <w:rtl w:val="0"/>
        </w:rPr>
        <w:t xml:space="preserve">    user_id UNIQUEIDENTIFIER FOREIGN KEY REFERENCES Users(id),</w:t>
      </w:r>
    </w:p>
    <w:p w:rsidR="00000000" w:rsidDel="00000000" w:rsidP="00000000" w:rsidRDefault="00000000" w:rsidRPr="00000000" w14:paraId="00000148">
      <w:pPr>
        <w:rPr/>
      </w:pPr>
      <w:r w:rsidDel="00000000" w:rsidR="00000000" w:rsidRPr="00000000">
        <w:rPr>
          <w:rtl w:val="0"/>
        </w:rPr>
        <w:t xml:space="preserve">    action VARCHAR(100) NOT NULL,</w:t>
      </w:r>
    </w:p>
    <w:p w:rsidR="00000000" w:rsidDel="00000000" w:rsidP="00000000" w:rsidRDefault="00000000" w:rsidRPr="00000000" w14:paraId="00000149">
      <w:pPr>
        <w:rPr/>
      </w:pPr>
      <w:r w:rsidDel="00000000" w:rsidR="00000000" w:rsidRPr="00000000">
        <w:rPr>
          <w:rtl w:val="0"/>
        </w:rPr>
        <w:t xml:space="preserve">    entity_type VARCHAR(50) NOT NULL,</w:t>
      </w:r>
    </w:p>
    <w:p w:rsidR="00000000" w:rsidDel="00000000" w:rsidP="00000000" w:rsidRDefault="00000000" w:rsidRPr="00000000" w14:paraId="0000014A">
      <w:pPr>
        <w:rPr/>
      </w:pPr>
      <w:r w:rsidDel="00000000" w:rsidR="00000000" w:rsidRPr="00000000">
        <w:rPr>
          <w:rtl w:val="0"/>
        </w:rPr>
        <w:t xml:space="preserve">    entity_id UNIQUEIDENTIFIER NOT NULL,</w:t>
      </w:r>
    </w:p>
    <w:p w:rsidR="00000000" w:rsidDel="00000000" w:rsidP="00000000" w:rsidRDefault="00000000" w:rsidRPr="00000000" w14:paraId="0000014B">
      <w:pPr>
        <w:rPr/>
      </w:pPr>
      <w:r w:rsidDel="00000000" w:rsidR="00000000" w:rsidRPr="00000000">
        <w:rPr>
          <w:rtl w:val="0"/>
        </w:rPr>
        <w:t xml:space="preserve">    old_value NVARCHAR(MAX), -- Dùng định dạng JSON</w:t>
      </w:r>
    </w:p>
    <w:p w:rsidR="00000000" w:rsidDel="00000000" w:rsidP="00000000" w:rsidRDefault="00000000" w:rsidRPr="00000000" w14:paraId="0000014C">
      <w:pPr>
        <w:rPr/>
      </w:pPr>
      <w:r w:rsidDel="00000000" w:rsidR="00000000" w:rsidRPr="00000000">
        <w:rPr>
          <w:rtl w:val="0"/>
        </w:rPr>
        <w:t xml:space="preserve">    new_value NVARCHAR(MAX), -- Dùng định dạng JSON</w:t>
      </w:r>
    </w:p>
    <w:p w:rsidR="00000000" w:rsidDel="00000000" w:rsidP="00000000" w:rsidRDefault="00000000" w:rsidRPr="00000000" w14:paraId="0000014D">
      <w:pPr>
        <w:rPr/>
      </w:pPr>
      <w:r w:rsidDel="00000000" w:rsidR="00000000" w:rsidRPr="00000000">
        <w:rPr>
          <w:rtl w:val="0"/>
        </w:rPr>
        <w:t xml:space="preserve">    ip_address VARCHAR(50),</w:t>
      </w:r>
    </w:p>
    <w:p w:rsidR="00000000" w:rsidDel="00000000" w:rsidP="00000000" w:rsidRDefault="00000000" w:rsidRPr="00000000" w14:paraId="0000014E">
      <w:pPr>
        <w:rPr/>
      </w:pPr>
      <w:r w:rsidDel="00000000" w:rsidR="00000000" w:rsidRPr="00000000">
        <w:rPr>
          <w:rtl w:val="0"/>
        </w:rPr>
        <w:t xml:space="preserve">    timestamp DATETIME DEFAULT GETDATE()</w:t>
      </w:r>
    </w:p>
    <w:p w:rsidR="00000000" w:rsidDel="00000000" w:rsidP="00000000" w:rsidRDefault="00000000" w:rsidRPr="00000000" w14:paraId="0000014F">
      <w:pPr>
        <w:rPr/>
      </w:pPr>
      <w:r w:rsidDel="00000000" w:rsidR="00000000" w:rsidRPr="00000000">
        <w:rPr>
          <w:rtl w:val="0"/>
        </w:rPr>
        <w:t xml:space="preserve">);</w:t>
      </w:r>
    </w:p>
    <w:p w:rsidR="00000000" w:rsidDel="00000000" w:rsidP="00000000" w:rsidRDefault="00000000" w:rsidRPr="00000000" w14:paraId="0000015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k63klqneqne" w:id="9"/>
      <w:bookmarkEnd w:id="9"/>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Giải thích từng bảng</w:t>
      </w:r>
      <w:r w:rsidDel="00000000" w:rsidR="00000000" w:rsidRPr="00000000">
        <w:rPr>
          <w:rtl w:val="0"/>
        </w:rPr>
      </w:r>
    </w:p>
    <w:p w:rsidR="00000000" w:rsidDel="00000000" w:rsidP="00000000" w:rsidRDefault="00000000" w:rsidRPr="00000000" w14:paraId="00000152">
      <w:pPr>
        <w:pStyle w:val="Heading3"/>
        <w:keepNext w:val="0"/>
        <w:keepLines w:val="0"/>
        <w:spacing w:after="80" w:before="280" w:lineRule="auto"/>
        <w:rPr/>
      </w:pPr>
      <w:bookmarkStart w:colFirst="0" w:colLast="0" w:name="_8et2xqddw3gj" w:id="10"/>
      <w:bookmarkEnd w:id="10"/>
      <w:r w:rsidDel="00000000" w:rsidR="00000000" w:rsidRPr="00000000">
        <w:rPr>
          <w:rtl w:val="0"/>
        </w:rPr>
        <w:t xml:space="preserve">PHẦN 1: MODULE IDENTITY &amp; ACCESS MANAGEMENT (Quản lý Tài khoản)</w:t>
      </w:r>
    </w:p>
    <w:p w:rsidR="00000000" w:rsidDel="00000000" w:rsidP="00000000" w:rsidRDefault="00000000" w:rsidRPr="00000000" w14:paraId="00000153">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1. Bảng </w:t>
      </w:r>
      <w:r w:rsidDel="00000000" w:rsidR="00000000" w:rsidRPr="00000000">
        <w:rPr>
          <w:rFonts w:ascii="Roboto Mono" w:cs="Roboto Mono" w:eastAsia="Roboto Mono" w:hAnsi="Roboto Mono"/>
          <w:b w:val="1"/>
          <w:bCs w:val="1"/>
          <w:color w:val="188038"/>
          <w:rtl w:val="0"/>
        </w:rPr>
        <w:t xml:space="preserve">Users</w:t>
      </w:r>
    </w:p>
    <w:p w:rsidR="00000000" w:rsidDel="00000000" w:rsidP="00000000" w:rsidRDefault="00000000" w:rsidRPr="00000000" w14:paraId="00000154">
      <w:pPr>
        <w:numPr>
          <w:ilvl w:val="0"/>
          <w:numId w:val="24"/>
        </w:numPr>
        <w:spacing w:after="0" w:afterAutospacing="0" w:before="240" w:lineRule="auto"/>
        <w:ind w:left="720" w:hanging="360"/>
      </w:pPr>
      <w:r w:rsidDel="00000000" w:rsidR="00000000" w:rsidRPr="00000000">
        <w:rPr>
          <w:b w:val="1"/>
          <w:bCs w:val="1"/>
          <w:rtl w:val="0"/>
        </w:rPr>
        <w:t xml:space="preserve">Chức năng:</w:t>
      </w:r>
      <w:r w:rsidDel="00000000" w:rsidR="00000000" w:rsidRPr="00000000">
        <w:rPr>
          <w:rtl w:val="0"/>
        </w:rPr>
        <w:t xml:space="preserve"> Bảng trung tâm lưu trữ mọi cá nhân tương tác với hệ thống (Khách hàng, Chủ không gian, Admin).</w:t>
      </w:r>
    </w:p>
    <w:p w:rsidR="00000000" w:rsidDel="00000000" w:rsidP="00000000" w:rsidRDefault="00000000" w:rsidRPr="00000000" w14:paraId="00000155">
      <w:pPr>
        <w:numPr>
          <w:ilvl w:val="0"/>
          <w:numId w:val="24"/>
        </w:numPr>
        <w:spacing w:after="0" w:afterAutospacing="0" w:before="0" w:beforeAutospacing="0" w:lineRule="auto"/>
        <w:ind w:left="720" w:hanging="360"/>
      </w:pPr>
      <w:r w:rsidDel="00000000" w:rsidR="00000000" w:rsidRPr="00000000">
        <w:rPr>
          <w:b w:val="1"/>
          <w:bCs w:val="1"/>
          <w:rtl w:val="0"/>
        </w:rPr>
        <w:t xml:space="preserve">Mối quan hệ:</w:t>
      </w:r>
      <w:r w:rsidDel="00000000" w:rsidR="00000000" w:rsidRPr="00000000">
        <w:rPr>
          <w:rtl w:val="0"/>
        </w:rPr>
        <w:t xml:space="preserve"> Là bảng gốc (Parent) của gần như toàn bộ hệ thống (1-N với </w:t>
      </w:r>
      <w:r w:rsidDel="00000000" w:rsidR="00000000" w:rsidRPr="00000000">
        <w:rPr>
          <w:rFonts w:ascii="Roboto Mono" w:cs="Roboto Mono" w:eastAsia="Roboto Mono" w:hAnsi="Roboto Mono"/>
          <w:color w:val="188038"/>
          <w:rtl w:val="0"/>
        </w:rPr>
        <w:t xml:space="preserve">Booking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Workspace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Review</w:t>
      </w:r>
      <w:r w:rsidDel="00000000" w:rsidR="00000000" w:rsidRPr="00000000">
        <w:rPr>
          <w:rtl w:val="0"/>
        </w:rPr>
        <w:t xml:space="preserve">, v.v.).</w:t>
      </w:r>
    </w:p>
    <w:p w:rsidR="00000000" w:rsidDel="00000000" w:rsidP="00000000" w:rsidRDefault="00000000" w:rsidRPr="00000000" w14:paraId="00000156">
      <w:pPr>
        <w:numPr>
          <w:ilvl w:val="0"/>
          <w:numId w:val="24"/>
        </w:numPr>
        <w:spacing w:after="240" w:before="0" w:beforeAutospacing="0" w:lineRule="auto"/>
        <w:ind w:left="720" w:hanging="360"/>
      </w:pPr>
      <w:r w:rsidDel="00000000" w:rsidR="00000000" w:rsidRPr="00000000">
        <w:rPr>
          <w:b w:val="1"/>
          <w:bCs w:val="1"/>
          <w:rtl w:val="0"/>
        </w:rPr>
        <w:t xml:space="preserve">Chi tiết:</w:t>
      </w:r>
      <w:r w:rsidDel="00000000" w:rsidR="00000000" w:rsidRPr="00000000">
        <w:rPr>
          <w:rtl w:val="0"/>
        </w:rPr>
        <w:t xml:space="preserve"> Phân quyền mềm thông qua cột </w:t>
      </w:r>
      <w:r w:rsidDel="00000000" w:rsidR="00000000" w:rsidRPr="00000000">
        <w:rPr>
          <w:rFonts w:ascii="Roboto Mono" w:cs="Roboto Mono" w:eastAsia="Roboto Mono" w:hAnsi="Roboto Mono"/>
          <w:color w:val="188038"/>
          <w:rtl w:val="0"/>
        </w:rPr>
        <w:t xml:space="preserve">role</w:t>
      </w:r>
      <w:r w:rsidDel="00000000" w:rsidR="00000000" w:rsidRPr="00000000">
        <w:rPr>
          <w:rtl w:val="0"/>
        </w:rPr>
        <w:t xml:space="preserve">. Cột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giúp khóa tài khoản hoặc yêu cầu xác thực email.</w:t>
      </w:r>
    </w:p>
    <w:p w:rsidR="00000000" w:rsidDel="00000000" w:rsidP="00000000" w:rsidRDefault="00000000" w:rsidRPr="00000000" w14:paraId="00000157">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2. Bảng </w:t>
      </w:r>
      <w:r w:rsidDel="00000000" w:rsidR="00000000" w:rsidRPr="00000000">
        <w:rPr>
          <w:rFonts w:ascii="Roboto Mono" w:cs="Roboto Mono" w:eastAsia="Roboto Mono" w:hAnsi="Roboto Mono"/>
          <w:b w:val="1"/>
          <w:bCs w:val="1"/>
          <w:color w:val="188038"/>
          <w:rtl w:val="0"/>
        </w:rPr>
        <w:t xml:space="preserve">User_Session</w:t>
      </w:r>
    </w:p>
    <w:p w:rsidR="00000000" w:rsidDel="00000000" w:rsidP="00000000" w:rsidRDefault="00000000" w:rsidRPr="00000000" w14:paraId="00000158">
      <w:pPr>
        <w:numPr>
          <w:ilvl w:val="0"/>
          <w:numId w:val="15"/>
        </w:numPr>
        <w:spacing w:after="0" w:afterAutospacing="0" w:before="240" w:lineRule="auto"/>
        <w:ind w:left="720" w:hanging="360"/>
      </w:pPr>
      <w:r w:rsidDel="00000000" w:rsidR="00000000" w:rsidRPr="00000000">
        <w:rPr>
          <w:b w:val="1"/>
          <w:bCs w:val="1"/>
          <w:rtl w:val="0"/>
        </w:rPr>
        <w:t xml:space="preserve">Chức năng:</w:t>
      </w:r>
      <w:r w:rsidDel="00000000" w:rsidR="00000000" w:rsidRPr="00000000">
        <w:rPr>
          <w:rtl w:val="0"/>
        </w:rPr>
        <w:t xml:space="preserve"> Quản lý các phiên đăng nhập để hỗ trợ bảo mật (Refresh Token, JWT) và cho phép người dùng đăng xuất khỏi tất cả các thiết bị.</w:t>
      </w:r>
    </w:p>
    <w:p w:rsidR="00000000" w:rsidDel="00000000" w:rsidP="00000000" w:rsidRDefault="00000000" w:rsidRPr="00000000" w14:paraId="00000159">
      <w:pPr>
        <w:numPr>
          <w:ilvl w:val="0"/>
          <w:numId w:val="15"/>
        </w:numPr>
        <w:spacing w:after="0" w:afterAutospacing="0" w:before="0" w:beforeAutospacing="0" w:lineRule="auto"/>
        <w:ind w:left="720" w:hanging="360"/>
      </w:pPr>
      <w:r w:rsidDel="00000000" w:rsidR="00000000" w:rsidRPr="00000000">
        <w:rPr>
          <w:b w:val="1"/>
          <w:bCs w:val="1"/>
          <w:rtl w:val="0"/>
        </w:rPr>
        <w:t xml:space="preserve">Mối quan hệ:</w:t>
      </w:r>
      <w:r w:rsidDel="00000000" w:rsidR="00000000" w:rsidRPr="00000000">
        <w:rPr>
          <w:rtl w:val="0"/>
        </w:rPr>
        <w:t xml:space="preserve"> 1-N (Nhiều) với bảng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(Một User có thể đăng nhập trên nhiều thiết bị).</w:t>
      </w:r>
    </w:p>
    <w:p w:rsidR="00000000" w:rsidDel="00000000" w:rsidP="00000000" w:rsidRDefault="00000000" w:rsidRPr="00000000" w14:paraId="0000015A">
      <w:pPr>
        <w:numPr>
          <w:ilvl w:val="0"/>
          <w:numId w:val="15"/>
        </w:numPr>
        <w:spacing w:after="240" w:before="0" w:beforeAutospacing="0" w:lineRule="auto"/>
        <w:ind w:left="720" w:hanging="360"/>
      </w:pPr>
      <w:r w:rsidDel="00000000" w:rsidR="00000000" w:rsidRPr="00000000">
        <w:rPr>
          <w:b w:val="1"/>
          <w:bCs w:val="1"/>
          <w:rtl w:val="0"/>
        </w:rPr>
        <w:t xml:space="preserve">Chi tiết: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is_revoked</w:t>
      </w:r>
      <w:r w:rsidDel="00000000" w:rsidR="00000000" w:rsidRPr="00000000">
        <w:rPr>
          <w:rtl w:val="0"/>
        </w:rPr>
        <w:t xml:space="preserve"> dùng để chủ động vô hiệu hóa phiên đăng nhập nếu phát hiện tài khoản bị hack.</w:t>
      </w:r>
    </w:p>
    <w:p w:rsidR="00000000" w:rsidDel="00000000" w:rsidP="00000000" w:rsidRDefault="00000000" w:rsidRPr="00000000" w14:paraId="0000015B">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3. Bảng </w:t>
      </w:r>
      <w:r w:rsidDel="00000000" w:rsidR="00000000" w:rsidRPr="00000000">
        <w:rPr>
          <w:rFonts w:ascii="Roboto Mono" w:cs="Roboto Mono" w:eastAsia="Roboto Mono" w:hAnsi="Roboto Mono"/>
          <w:b w:val="1"/>
          <w:bCs w:val="1"/>
          <w:color w:val="188038"/>
          <w:rtl w:val="0"/>
        </w:rPr>
        <w:t xml:space="preserve">Workspace_Preference</w:t>
      </w:r>
    </w:p>
    <w:p w:rsidR="00000000" w:rsidDel="00000000" w:rsidP="00000000" w:rsidRDefault="00000000" w:rsidRPr="00000000" w14:paraId="0000015C">
      <w:pPr>
        <w:numPr>
          <w:ilvl w:val="0"/>
          <w:numId w:val="11"/>
        </w:numPr>
        <w:spacing w:after="0" w:afterAutospacing="0" w:before="240" w:lineRule="auto"/>
        <w:ind w:left="720" w:hanging="360"/>
      </w:pPr>
      <w:r w:rsidDel="00000000" w:rsidR="00000000" w:rsidRPr="00000000">
        <w:rPr>
          <w:b w:val="1"/>
          <w:bCs w:val="1"/>
          <w:rtl w:val="0"/>
        </w:rPr>
        <w:t xml:space="preserve">Chức năng:</w:t>
      </w:r>
      <w:r w:rsidDel="00000000" w:rsidR="00000000" w:rsidRPr="00000000">
        <w:rPr>
          <w:rtl w:val="0"/>
        </w:rPr>
        <w:t xml:space="preserve"> Lưu trữ thói quen, sở thích của Khách hàng để hệ thống AI hoặc thuật toán gợi ý (Recommend) không gian phù hợp.</w:t>
      </w:r>
    </w:p>
    <w:p w:rsidR="00000000" w:rsidDel="00000000" w:rsidP="00000000" w:rsidRDefault="00000000" w:rsidRPr="00000000" w14:paraId="0000015D">
      <w:pPr>
        <w:numPr>
          <w:ilvl w:val="0"/>
          <w:numId w:val="11"/>
        </w:numPr>
        <w:spacing w:after="0" w:afterAutospacing="0" w:before="0" w:beforeAutospacing="0" w:lineRule="auto"/>
        <w:ind w:left="720" w:hanging="360"/>
      </w:pPr>
      <w:r w:rsidDel="00000000" w:rsidR="00000000" w:rsidRPr="00000000">
        <w:rPr>
          <w:b w:val="1"/>
          <w:bCs w:val="1"/>
          <w:rtl w:val="0"/>
        </w:rPr>
        <w:t xml:space="preserve">Mối quan hệ:</w:t>
      </w:r>
      <w:r w:rsidDel="00000000" w:rsidR="00000000" w:rsidRPr="00000000">
        <w:rPr>
          <w:rtl w:val="0"/>
        </w:rPr>
        <w:t xml:space="preserve"> 1-1 với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w:t>
      </w:r>
    </w:p>
    <w:p w:rsidR="00000000" w:rsidDel="00000000" w:rsidP="00000000" w:rsidRDefault="00000000" w:rsidRPr="00000000" w14:paraId="0000015E">
      <w:pPr>
        <w:numPr>
          <w:ilvl w:val="0"/>
          <w:numId w:val="11"/>
        </w:numPr>
        <w:spacing w:after="240" w:before="0" w:beforeAutospacing="0" w:lineRule="auto"/>
        <w:ind w:left="720" w:hanging="360"/>
      </w:pPr>
      <w:r w:rsidDel="00000000" w:rsidR="00000000" w:rsidRPr="00000000">
        <w:rPr>
          <w:b w:val="1"/>
          <w:bCs w:val="1"/>
          <w:rtl w:val="0"/>
        </w:rPr>
        <w:t xml:space="preserve">Chi tiết:</w:t>
      </w:r>
      <w:r w:rsidDel="00000000" w:rsidR="00000000" w:rsidRPr="00000000">
        <w:rPr>
          <w:rtl w:val="0"/>
        </w:rPr>
        <w:t xml:space="preserve"> Các cột </w:t>
      </w:r>
      <w:r w:rsidDel="00000000" w:rsidR="00000000" w:rsidRPr="00000000">
        <w:rPr>
          <w:rFonts w:ascii="Roboto Mono" w:cs="Roboto Mono" w:eastAsia="Roboto Mono" w:hAnsi="Roboto Mono"/>
          <w:color w:val="188038"/>
          <w:rtl w:val="0"/>
        </w:rPr>
        <w:t xml:space="preserve">target_districts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preferred_amenities</w:t>
      </w:r>
      <w:r w:rsidDel="00000000" w:rsidR="00000000" w:rsidRPr="00000000">
        <w:rPr>
          <w:rtl w:val="0"/>
        </w:rPr>
        <w:t xml:space="preserve"> lưu dưới dạng chuỗi JSON để linh hoạt thêm bớt tiêu chí mà không cần sửa cấu trúc bảng.</w:t>
      </w:r>
    </w:p>
    <w:p w:rsidR="00000000" w:rsidDel="00000000" w:rsidP="00000000" w:rsidRDefault="00000000" w:rsidRPr="00000000" w14:paraId="0000015F">
      <w:pPr>
        <w:pStyle w:val="Heading3"/>
        <w:keepNext w:val="0"/>
        <w:keepLines w:val="0"/>
        <w:spacing w:after="80" w:before="280" w:lineRule="auto"/>
        <w:rPr>
          <w:color w:val="000000"/>
          <w:sz w:val="26"/>
          <w:szCs w:val="26"/>
        </w:rPr>
      </w:pPr>
      <w:bookmarkStart w:colFirst="0" w:colLast="0" w:name="_8xy5zkopnsq0" w:id="11"/>
      <w:bookmarkEnd w:id="11"/>
      <w:r w:rsidDel="00000000" w:rsidR="00000000" w:rsidRPr="00000000">
        <w:rPr>
          <w:color w:val="000000"/>
          <w:sz w:val="26"/>
          <w:szCs w:val="26"/>
          <w:rtl w:val="0"/>
        </w:rPr>
        <w:t xml:space="preserve">PHẦN 2: MODULE ORGANIZER ONBOARDING (Kiểm duyệt đối tác)</w:t>
      </w:r>
    </w:p>
    <w:p w:rsidR="00000000" w:rsidDel="00000000" w:rsidP="00000000" w:rsidRDefault="00000000" w:rsidRPr="00000000" w14:paraId="00000160">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4. Bảng </w:t>
      </w:r>
      <w:r w:rsidDel="00000000" w:rsidR="00000000" w:rsidRPr="00000000">
        <w:rPr>
          <w:rFonts w:ascii="Roboto Mono" w:cs="Roboto Mono" w:eastAsia="Roboto Mono" w:hAnsi="Roboto Mono"/>
          <w:b w:val="1"/>
          <w:bCs w:val="1"/>
          <w:color w:val="188038"/>
          <w:rtl w:val="0"/>
        </w:rPr>
        <w:t xml:space="preserve">Organizer_Application</w:t>
      </w:r>
    </w:p>
    <w:p w:rsidR="00000000" w:rsidDel="00000000" w:rsidP="00000000" w:rsidRDefault="00000000" w:rsidRPr="00000000" w14:paraId="00000161">
      <w:pPr>
        <w:numPr>
          <w:ilvl w:val="0"/>
          <w:numId w:val="27"/>
        </w:numPr>
        <w:spacing w:after="0" w:afterAutospacing="0" w:before="240" w:lineRule="auto"/>
        <w:ind w:left="720" w:hanging="360"/>
      </w:pPr>
      <w:r w:rsidDel="00000000" w:rsidR="00000000" w:rsidRPr="00000000">
        <w:rPr>
          <w:b w:val="1"/>
          <w:bCs w:val="1"/>
          <w:rtl w:val="0"/>
        </w:rPr>
        <w:t xml:space="preserve">Chức năng:</w:t>
      </w:r>
      <w:r w:rsidDel="00000000" w:rsidR="00000000" w:rsidRPr="00000000">
        <w:rPr>
          <w:rtl w:val="0"/>
        </w:rPr>
        <w:t xml:space="preserve"> Quản lý hồ sơ xin mở không gian của các Organizer. Giúp Admin duyệt và kiểm soát chất lượng đầu vào.</w:t>
      </w:r>
    </w:p>
    <w:p w:rsidR="00000000" w:rsidDel="00000000" w:rsidP="00000000" w:rsidRDefault="00000000" w:rsidRPr="00000000" w14:paraId="00000162">
      <w:pPr>
        <w:numPr>
          <w:ilvl w:val="0"/>
          <w:numId w:val="27"/>
        </w:numPr>
        <w:spacing w:after="240" w:before="0" w:beforeAutospacing="0" w:lineRule="auto"/>
        <w:ind w:left="720" w:hanging="360"/>
      </w:pPr>
      <w:r w:rsidDel="00000000" w:rsidR="00000000" w:rsidRPr="00000000">
        <w:rPr>
          <w:b w:val="1"/>
          <w:bCs w:val="1"/>
          <w:rtl w:val="0"/>
        </w:rPr>
        <w:t xml:space="preserve">Mối quan hệ:</w:t>
      </w:r>
      <w:r w:rsidDel="00000000" w:rsidR="00000000" w:rsidRPr="00000000">
        <w:rPr>
          <w:rtl w:val="0"/>
        </w:rPr>
        <w:t xml:space="preserve"> 1-N với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(Một Organizer có thể nộp lại hồ sơ nhiều lần nếu bị từ chối).</w:t>
      </w:r>
    </w:p>
    <w:p w:rsidR="00000000" w:rsidDel="00000000" w:rsidP="00000000" w:rsidRDefault="00000000" w:rsidRPr="00000000" w14:paraId="00000163">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5. Bảng </w:t>
      </w:r>
      <w:r w:rsidDel="00000000" w:rsidR="00000000" w:rsidRPr="00000000">
        <w:rPr>
          <w:rFonts w:ascii="Roboto Mono" w:cs="Roboto Mono" w:eastAsia="Roboto Mono" w:hAnsi="Roboto Mono"/>
          <w:b w:val="1"/>
          <w:bCs w:val="1"/>
          <w:color w:val="188038"/>
          <w:rtl w:val="0"/>
        </w:rPr>
        <w:t xml:space="preserve">Verification_Document</w:t>
      </w:r>
    </w:p>
    <w:p w:rsidR="00000000" w:rsidDel="00000000" w:rsidP="00000000" w:rsidRDefault="00000000" w:rsidRPr="00000000" w14:paraId="00000164">
      <w:pPr>
        <w:numPr>
          <w:ilvl w:val="0"/>
          <w:numId w:val="25"/>
        </w:numPr>
        <w:spacing w:after="0" w:afterAutospacing="0" w:before="240" w:lineRule="auto"/>
        <w:ind w:left="720" w:hanging="360"/>
      </w:pPr>
      <w:r w:rsidDel="00000000" w:rsidR="00000000" w:rsidRPr="00000000">
        <w:rPr>
          <w:b w:val="1"/>
          <w:bCs w:val="1"/>
          <w:rtl w:val="0"/>
        </w:rPr>
        <w:t xml:space="preserve">Chức năng:</w:t>
      </w:r>
      <w:r w:rsidDel="00000000" w:rsidR="00000000" w:rsidRPr="00000000">
        <w:rPr>
          <w:rtl w:val="0"/>
        </w:rPr>
        <w:t xml:space="preserve"> Lưu các file tài liệu chứng minh (GPKD, CMND, PCCC) thuộc về một hồ sơ đăng ký.</w:t>
      </w:r>
    </w:p>
    <w:p w:rsidR="00000000" w:rsidDel="00000000" w:rsidP="00000000" w:rsidRDefault="00000000" w:rsidRPr="00000000" w14:paraId="00000165">
      <w:pPr>
        <w:numPr>
          <w:ilvl w:val="0"/>
          <w:numId w:val="25"/>
        </w:numPr>
        <w:spacing w:after="0" w:afterAutospacing="0" w:before="0" w:beforeAutospacing="0" w:lineRule="auto"/>
        <w:ind w:left="720" w:hanging="360"/>
      </w:pPr>
      <w:r w:rsidDel="00000000" w:rsidR="00000000" w:rsidRPr="00000000">
        <w:rPr>
          <w:b w:val="1"/>
          <w:bCs w:val="1"/>
          <w:rtl w:val="0"/>
        </w:rPr>
        <w:t xml:space="preserve">Mối quan hệ:</w:t>
      </w:r>
      <w:r w:rsidDel="00000000" w:rsidR="00000000" w:rsidRPr="00000000">
        <w:rPr>
          <w:rtl w:val="0"/>
        </w:rPr>
        <w:t xml:space="preserve"> 1-N với </w:t>
      </w:r>
      <w:r w:rsidDel="00000000" w:rsidR="00000000" w:rsidRPr="00000000">
        <w:rPr>
          <w:rFonts w:ascii="Roboto Mono" w:cs="Roboto Mono" w:eastAsia="Roboto Mono" w:hAnsi="Roboto Mono"/>
          <w:color w:val="188038"/>
          <w:rtl w:val="0"/>
        </w:rPr>
        <w:t xml:space="preserve">Organizer_Application</w:t>
      </w:r>
      <w:r w:rsidDel="00000000" w:rsidR="00000000" w:rsidRPr="00000000">
        <w:rPr>
          <w:rtl w:val="0"/>
        </w:rPr>
        <w:t xml:space="preserve"> (Một hồ sơ cần nhiều loại giấy tờ).</w:t>
      </w:r>
    </w:p>
    <w:p w:rsidR="00000000" w:rsidDel="00000000" w:rsidP="00000000" w:rsidRDefault="00000000" w:rsidRPr="00000000" w14:paraId="00000166">
      <w:pPr>
        <w:numPr>
          <w:ilvl w:val="0"/>
          <w:numId w:val="25"/>
        </w:numPr>
        <w:spacing w:after="240" w:before="0" w:beforeAutospacing="0" w:lineRule="auto"/>
        <w:ind w:left="720" w:hanging="360"/>
      </w:pPr>
      <w:r w:rsidDel="00000000" w:rsidR="00000000" w:rsidRPr="00000000">
        <w:rPr>
          <w:b w:val="1"/>
          <w:bCs w:val="1"/>
          <w:rtl w:val="0"/>
        </w:rPr>
        <w:t xml:space="preserve">Chi tiết:</w:t>
      </w:r>
      <w:r w:rsidDel="00000000" w:rsidR="00000000" w:rsidRPr="00000000">
        <w:rPr>
          <w:rtl w:val="0"/>
        </w:rPr>
        <w:t xml:space="preserve"> Cột </w:t>
      </w:r>
      <w:r w:rsidDel="00000000" w:rsidR="00000000" w:rsidRPr="00000000">
        <w:rPr>
          <w:rFonts w:ascii="Roboto Mono" w:cs="Roboto Mono" w:eastAsia="Roboto Mono" w:hAnsi="Roboto Mono"/>
          <w:color w:val="188038"/>
          <w:rtl w:val="0"/>
        </w:rPr>
        <w:t xml:space="preserve">ocr_match_percent</w:t>
      </w:r>
      <w:r w:rsidDel="00000000" w:rsidR="00000000" w:rsidRPr="00000000">
        <w:rPr>
          <w:rtl w:val="0"/>
        </w:rPr>
        <w:t xml:space="preserve"> chuẩn bị sẵn cho tương lai nếu team dùng AI để tự động đọc và đối chiếu GPKD.</w:t>
      </w:r>
    </w:p>
    <w:p w:rsidR="00000000" w:rsidDel="00000000" w:rsidP="00000000" w:rsidRDefault="00000000" w:rsidRPr="00000000" w14:paraId="00000167">
      <w:pPr>
        <w:pStyle w:val="Heading3"/>
        <w:keepNext w:val="0"/>
        <w:keepLines w:val="0"/>
        <w:spacing w:after="80" w:before="280" w:lineRule="auto"/>
        <w:rPr>
          <w:color w:val="000000"/>
          <w:sz w:val="26"/>
          <w:szCs w:val="26"/>
        </w:rPr>
      </w:pPr>
      <w:bookmarkStart w:colFirst="0" w:colLast="0" w:name="_jsk7a8jg1qqe" w:id="12"/>
      <w:bookmarkEnd w:id="12"/>
      <w:r w:rsidDel="00000000" w:rsidR="00000000" w:rsidRPr="00000000">
        <w:rPr>
          <w:color w:val="000000"/>
          <w:sz w:val="26"/>
          <w:szCs w:val="26"/>
          <w:rtl w:val="0"/>
        </w:rPr>
        <w:t xml:space="preserve">PHẦN 3: MODULE WORKSPACE &amp; FACILITY (Không gian &amp; Tiện ích)</w:t>
      </w:r>
    </w:p>
    <w:p w:rsidR="00000000" w:rsidDel="00000000" w:rsidP="00000000" w:rsidRDefault="00000000" w:rsidRPr="00000000" w14:paraId="00000168">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6. Bảng </w:t>
      </w:r>
      <w:r w:rsidDel="00000000" w:rsidR="00000000" w:rsidRPr="00000000">
        <w:rPr>
          <w:rFonts w:ascii="Roboto Mono" w:cs="Roboto Mono" w:eastAsia="Roboto Mono" w:hAnsi="Roboto Mono"/>
          <w:b w:val="1"/>
          <w:bCs w:val="1"/>
          <w:color w:val="188038"/>
          <w:rtl w:val="0"/>
        </w:rPr>
        <w:t xml:space="preserve">Workspace</w:t>
      </w:r>
    </w:p>
    <w:p w:rsidR="00000000" w:rsidDel="00000000" w:rsidP="00000000" w:rsidRDefault="00000000" w:rsidRPr="00000000" w14:paraId="00000169">
      <w:pPr>
        <w:numPr>
          <w:ilvl w:val="0"/>
          <w:numId w:val="12"/>
        </w:numPr>
        <w:spacing w:after="0" w:afterAutospacing="0" w:before="240" w:lineRule="auto"/>
        <w:ind w:left="720" w:hanging="360"/>
      </w:pPr>
      <w:r w:rsidDel="00000000" w:rsidR="00000000" w:rsidRPr="00000000">
        <w:rPr>
          <w:b w:val="1"/>
          <w:bCs w:val="1"/>
          <w:rtl w:val="0"/>
        </w:rPr>
        <w:t xml:space="preserve">Chức năng:</w:t>
      </w:r>
      <w:r w:rsidDel="00000000" w:rsidR="00000000" w:rsidRPr="00000000">
        <w:rPr>
          <w:rtl w:val="0"/>
        </w:rPr>
        <w:t xml:space="preserve"> Lưu thông tin chung của một cơ sở làm việc (tên, địa chỉ, tọa độ bản đồ).</w:t>
      </w:r>
    </w:p>
    <w:p w:rsidR="00000000" w:rsidDel="00000000" w:rsidP="00000000" w:rsidRDefault="00000000" w:rsidRPr="00000000" w14:paraId="0000016A">
      <w:pPr>
        <w:numPr>
          <w:ilvl w:val="0"/>
          <w:numId w:val="12"/>
        </w:numPr>
        <w:spacing w:after="240" w:before="0" w:beforeAutospacing="0" w:lineRule="auto"/>
        <w:ind w:left="720" w:hanging="360"/>
      </w:pPr>
      <w:r w:rsidDel="00000000" w:rsidR="00000000" w:rsidRPr="00000000">
        <w:rPr>
          <w:b w:val="1"/>
          <w:bCs w:val="1"/>
          <w:rtl w:val="0"/>
        </w:rPr>
        <w:t xml:space="preserve">Mối quan hệ:</w:t>
      </w:r>
      <w:r w:rsidDel="00000000" w:rsidR="00000000" w:rsidRPr="00000000">
        <w:rPr>
          <w:rtl w:val="0"/>
        </w:rPr>
        <w:t xml:space="preserve"> Thuộc về 1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(Organizer). Là gốc của các bảng </w:t>
      </w:r>
      <w:r w:rsidDel="00000000" w:rsidR="00000000" w:rsidRPr="00000000">
        <w:rPr>
          <w:rFonts w:ascii="Roboto Mono" w:cs="Roboto Mono" w:eastAsia="Roboto Mono" w:hAnsi="Roboto Mono"/>
          <w:color w:val="188038"/>
          <w:rtl w:val="0"/>
        </w:rPr>
        <w:t xml:space="preserve">Floor_Plan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Booking</w:t>
      </w:r>
      <w:r w:rsidDel="00000000" w:rsidR="00000000" w:rsidRPr="00000000">
        <w:rPr>
          <w:rtl w:val="0"/>
        </w:rPr>
        <w:t xml:space="preserve">.</w:t>
      </w:r>
    </w:p>
    <w:p w:rsidR="00000000" w:rsidDel="00000000" w:rsidP="00000000" w:rsidRDefault="00000000" w:rsidRPr="00000000" w14:paraId="0000016B">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7. Bảng </w:t>
      </w:r>
      <w:r w:rsidDel="00000000" w:rsidR="00000000" w:rsidRPr="00000000">
        <w:rPr>
          <w:rFonts w:ascii="Roboto Mono" w:cs="Roboto Mono" w:eastAsia="Roboto Mono" w:hAnsi="Roboto Mono"/>
          <w:b w:val="1"/>
          <w:bCs w:val="1"/>
          <w:color w:val="188038"/>
          <w:rtl w:val="0"/>
        </w:rPr>
        <w:t xml:space="preserve">Operating_Hour</w:t>
      </w:r>
    </w:p>
    <w:p w:rsidR="00000000" w:rsidDel="00000000" w:rsidP="00000000" w:rsidRDefault="00000000" w:rsidRPr="00000000" w14:paraId="0000016C">
      <w:pPr>
        <w:numPr>
          <w:ilvl w:val="0"/>
          <w:numId w:val="6"/>
        </w:numPr>
        <w:spacing w:after="0" w:afterAutospacing="0" w:before="240" w:lineRule="auto"/>
        <w:ind w:left="720" w:hanging="360"/>
      </w:pPr>
      <w:r w:rsidDel="00000000" w:rsidR="00000000" w:rsidRPr="00000000">
        <w:rPr>
          <w:b w:val="1"/>
          <w:bCs w:val="1"/>
          <w:rtl w:val="0"/>
        </w:rPr>
        <w:t xml:space="preserve">Chức năng:</w:t>
      </w:r>
      <w:r w:rsidDel="00000000" w:rsidR="00000000" w:rsidRPr="00000000">
        <w:rPr>
          <w:rtl w:val="0"/>
        </w:rPr>
        <w:t xml:space="preserve"> Định nghĩa giờ mở/đóng cửa linh hoạt theo từng ngày trong tuần.</w:t>
      </w:r>
    </w:p>
    <w:p w:rsidR="00000000" w:rsidDel="00000000" w:rsidP="00000000" w:rsidRDefault="00000000" w:rsidRPr="00000000" w14:paraId="0000016D">
      <w:pPr>
        <w:numPr>
          <w:ilvl w:val="0"/>
          <w:numId w:val="6"/>
        </w:numPr>
        <w:spacing w:after="240" w:before="0" w:beforeAutospacing="0" w:lineRule="auto"/>
        <w:ind w:left="720" w:hanging="360"/>
      </w:pPr>
      <w:r w:rsidDel="00000000" w:rsidR="00000000" w:rsidRPr="00000000">
        <w:rPr>
          <w:b w:val="1"/>
          <w:bCs w:val="1"/>
          <w:rtl w:val="0"/>
        </w:rPr>
        <w:t xml:space="preserve">Mối quan hệ:</w:t>
      </w:r>
      <w:r w:rsidDel="00000000" w:rsidR="00000000" w:rsidRPr="00000000">
        <w:rPr>
          <w:rtl w:val="0"/>
        </w:rPr>
        <w:t xml:space="preserve"> 1-N với </w:t>
      </w:r>
      <w:r w:rsidDel="00000000" w:rsidR="00000000" w:rsidRPr="00000000">
        <w:rPr>
          <w:rFonts w:ascii="Roboto Mono" w:cs="Roboto Mono" w:eastAsia="Roboto Mono" w:hAnsi="Roboto Mono"/>
          <w:color w:val="188038"/>
          <w:rtl w:val="0"/>
        </w:rPr>
        <w:t xml:space="preserve">Workspace</w:t>
      </w:r>
      <w:r w:rsidDel="00000000" w:rsidR="00000000" w:rsidRPr="00000000">
        <w:rPr>
          <w:rtl w:val="0"/>
        </w:rPr>
        <w:t xml:space="preserve">. (Mỗi workspace sẽ có 7 bản ghi tương ứng từ thứ 2 đến Chủ nhật).</w:t>
      </w:r>
    </w:p>
    <w:p w:rsidR="00000000" w:rsidDel="00000000" w:rsidP="00000000" w:rsidRDefault="00000000" w:rsidRPr="00000000" w14:paraId="0000016E">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8 &amp; 9. Bảng </w:t>
      </w:r>
      <w:r w:rsidDel="00000000" w:rsidR="00000000" w:rsidRPr="00000000">
        <w:rPr>
          <w:rFonts w:ascii="Roboto Mono" w:cs="Roboto Mono" w:eastAsia="Roboto Mono" w:hAnsi="Roboto Mono"/>
          <w:b w:val="1"/>
          <w:bCs w:val="1"/>
          <w:color w:val="188038"/>
          <w:rtl w:val="0"/>
        </w:rPr>
        <w:t xml:space="preserve">Amenity</w:t>
      </w:r>
      <w:r w:rsidDel="00000000" w:rsidR="00000000" w:rsidRPr="00000000">
        <w:rPr>
          <w:b w:val="1"/>
          <w:bCs w:val="1"/>
          <w:rtl w:val="0"/>
        </w:rPr>
        <w:t xml:space="preserve"> và </w:t>
      </w:r>
      <w:r w:rsidDel="00000000" w:rsidR="00000000" w:rsidRPr="00000000">
        <w:rPr>
          <w:rFonts w:ascii="Roboto Mono" w:cs="Roboto Mono" w:eastAsia="Roboto Mono" w:hAnsi="Roboto Mono"/>
          <w:b w:val="1"/>
          <w:bCs w:val="1"/>
          <w:color w:val="188038"/>
          <w:rtl w:val="0"/>
        </w:rPr>
        <w:t xml:space="preserve">Workspace_Amenity</w:t>
      </w:r>
    </w:p>
    <w:p w:rsidR="00000000" w:rsidDel="00000000" w:rsidP="00000000" w:rsidRDefault="00000000" w:rsidRPr="00000000" w14:paraId="0000016F">
      <w:pPr>
        <w:numPr>
          <w:ilvl w:val="0"/>
          <w:numId w:val="3"/>
        </w:numPr>
        <w:spacing w:after="0" w:afterAutospacing="0" w:before="240" w:lineRule="auto"/>
        <w:ind w:left="720" w:hanging="360"/>
      </w:pPr>
      <w:r w:rsidDel="00000000" w:rsidR="00000000" w:rsidRPr="00000000">
        <w:rPr>
          <w:b w:val="1"/>
          <w:bCs w:val="1"/>
          <w:rtl w:val="0"/>
        </w:rPr>
        <w:t xml:space="preserve">Chức năng: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Amenity</w:t>
      </w:r>
      <w:r w:rsidDel="00000000" w:rsidR="00000000" w:rsidRPr="00000000">
        <w:rPr>
          <w:rtl w:val="0"/>
        </w:rPr>
        <w:t xml:space="preserve"> là từ điển các tiện ích (Wifi, Máy in, Cà phê miễn phí). </w:t>
      </w:r>
      <w:r w:rsidDel="00000000" w:rsidR="00000000" w:rsidRPr="00000000">
        <w:rPr>
          <w:rFonts w:ascii="Roboto Mono" w:cs="Roboto Mono" w:eastAsia="Roboto Mono" w:hAnsi="Roboto Mono"/>
          <w:color w:val="188038"/>
          <w:rtl w:val="0"/>
        </w:rPr>
        <w:t xml:space="preserve">Workspace_Amenity</w:t>
      </w:r>
      <w:r w:rsidDel="00000000" w:rsidR="00000000" w:rsidRPr="00000000">
        <w:rPr>
          <w:rtl w:val="0"/>
        </w:rPr>
        <w:t xml:space="preserve"> là bảng trung gian.</w:t>
      </w:r>
    </w:p>
    <w:p w:rsidR="00000000" w:rsidDel="00000000" w:rsidP="00000000" w:rsidRDefault="00000000" w:rsidRPr="00000000" w14:paraId="00000170">
      <w:pPr>
        <w:numPr>
          <w:ilvl w:val="0"/>
          <w:numId w:val="3"/>
        </w:numPr>
        <w:spacing w:after="240" w:before="0" w:beforeAutospacing="0" w:lineRule="auto"/>
        <w:ind w:left="720" w:hanging="360"/>
      </w:pPr>
      <w:r w:rsidDel="00000000" w:rsidR="00000000" w:rsidRPr="00000000">
        <w:rPr>
          <w:b w:val="1"/>
          <w:bCs w:val="1"/>
          <w:rtl w:val="0"/>
        </w:rPr>
        <w:t xml:space="preserve">Mối quan hệ:</w:t>
      </w:r>
      <w:r w:rsidDel="00000000" w:rsidR="00000000" w:rsidRPr="00000000">
        <w:rPr>
          <w:rtl w:val="0"/>
        </w:rPr>
        <w:t xml:space="preserve"> Quan hệ N-N (Nhiều-Nhiều) giữa Không gian và Tiện ích.</w:t>
      </w:r>
    </w:p>
    <w:p w:rsidR="00000000" w:rsidDel="00000000" w:rsidP="00000000" w:rsidRDefault="00000000" w:rsidRPr="00000000" w14:paraId="00000171">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10. Bảng </w:t>
      </w:r>
      <w:r w:rsidDel="00000000" w:rsidR="00000000" w:rsidRPr="00000000">
        <w:rPr>
          <w:rFonts w:ascii="Roboto Mono" w:cs="Roboto Mono" w:eastAsia="Roboto Mono" w:hAnsi="Roboto Mono"/>
          <w:b w:val="1"/>
          <w:bCs w:val="1"/>
          <w:color w:val="188038"/>
          <w:rtl w:val="0"/>
        </w:rPr>
        <w:t xml:space="preserve">Workspace_Media</w:t>
      </w:r>
    </w:p>
    <w:p w:rsidR="00000000" w:rsidDel="00000000" w:rsidP="00000000" w:rsidRDefault="00000000" w:rsidRPr="00000000" w14:paraId="00000172">
      <w:pPr>
        <w:numPr>
          <w:ilvl w:val="0"/>
          <w:numId w:val="7"/>
        </w:numPr>
        <w:spacing w:after="0" w:afterAutospacing="0" w:before="240" w:lineRule="auto"/>
        <w:ind w:left="720" w:hanging="360"/>
      </w:pPr>
      <w:r w:rsidDel="00000000" w:rsidR="00000000" w:rsidRPr="00000000">
        <w:rPr>
          <w:b w:val="1"/>
          <w:bCs w:val="1"/>
          <w:rtl w:val="0"/>
        </w:rPr>
        <w:t xml:space="preserve">Chức năng:</w:t>
      </w:r>
      <w:r w:rsidDel="00000000" w:rsidR="00000000" w:rsidRPr="00000000">
        <w:rPr>
          <w:rtl w:val="0"/>
        </w:rPr>
        <w:t xml:space="preserve"> Lưu trữ hình ảnh, video hoặc link xem VR 360 của không gian.</w:t>
      </w:r>
    </w:p>
    <w:p w:rsidR="00000000" w:rsidDel="00000000" w:rsidP="00000000" w:rsidRDefault="00000000" w:rsidRPr="00000000" w14:paraId="00000173">
      <w:pPr>
        <w:numPr>
          <w:ilvl w:val="0"/>
          <w:numId w:val="7"/>
        </w:numPr>
        <w:spacing w:after="0" w:afterAutospacing="0" w:before="0" w:beforeAutospacing="0" w:lineRule="auto"/>
        <w:ind w:left="720" w:hanging="360"/>
      </w:pPr>
      <w:r w:rsidDel="00000000" w:rsidR="00000000" w:rsidRPr="00000000">
        <w:rPr>
          <w:b w:val="1"/>
          <w:bCs w:val="1"/>
          <w:rtl w:val="0"/>
        </w:rPr>
        <w:t xml:space="preserve">Mối quan hệ:</w:t>
      </w:r>
      <w:r w:rsidDel="00000000" w:rsidR="00000000" w:rsidRPr="00000000">
        <w:rPr>
          <w:rtl w:val="0"/>
        </w:rPr>
        <w:t xml:space="preserve"> 1-N với </w:t>
      </w:r>
      <w:r w:rsidDel="00000000" w:rsidR="00000000" w:rsidRPr="00000000">
        <w:rPr>
          <w:rFonts w:ascii="Roboto Mono" w:cs="Roboto Mono" w:eastAsia="Roboto Mono" w:hAnsi="Roboto Mono"/>
          <w:color w:val="188038"/>
          <w:rtl w:val="0"/>
        </w:rPr>
        <w:t xml:space="preserve">Workspace</w:t>
      </w:r>
      <w:r w:rsidDel="00000000" w:rsidR="00000000" w:rsidRPr="00000000">
        <w:rPr>
          <w:rtl w:val="0"/>
        </w:rPr>
        <w:t xml:space="preserve">.</w:t>
      </w:r>
    </w:p>
    <w:p w:rsidR="00000000" w:rsidDel="00000000" w:rsidP="00000000" w:rsidRDefault="00000000" w:rsidRPr="00000000" w14:paraId="00000174">
      <w:pPr>
        <w:numPr>
          <w:ilvl w:val="0"/>
          <w:numId w:val="7"/>
        </w:numPr>
        <w:spacing w:after="240" w:before="0" w:beforeAutospacing="0" w:lineRule="auto"/>
        <w:ind w:left="720" w:hanging="360"/>
      </w:pPr>
      <w:r w:rsidDel="00000000" w:rsidR="00000000" w:rsidRPr="00000000">
        <w:rPr>
          <w:b w:val="1"/>
          <w:bCs w:val="1"/>
          <w:rtl w:val="0"/>
        </w:rPr>
        <w:t xml:space="preserve">Chi tiết:</w:t>
      </w:r>
      <w:r w:rsidDel="00000000" w:rsidR="00000000" w:rsidRPr="00000000">
        <w:rPr>
          <w:rtl w:val="0"/>
        </w:rPr>
        <w:t xml:space="preserve"> Cột </w:t>
      </w:r>
      <w:r w:rsidDel="00000000" w:rsidR="00000000" w:rsidRPr="00000000">
        <w:rPr>
          <w:rFonts w:ascii="Roboto Mono" w:cs="Roboto Mono" w:eastAsia="Roboto Mono" w:hAnsi="Roboto Mono"/>
          <w:color w:val="188038"/>
          <w:rtl w:val="0"/>
        </w:rPr>
        <w:t xml:space="preserve">is_cover</w:t>
      </w:r>
      <w:r w:rsidDel="00000000" w:rsidR="00000000" w:rsidRPr="00000000">
        <w:rPr>
          <w:rtl w:val="0"/>
        </w:rPr>
        <w:t xml:space="preserve"> xác định ảnh nào sẽ hiển thị ngoài trang chủ (Thumbnail).</w:t>
      </w:r>
    </w:p>
    <w:p w:rsidR="00000000" w:rsidDel="00000000" w:rsidP="00000000" w:rsidRDefault="00000000" w:rsidRPr="00000000" w14:paraId="00000175">
      <w:pPr>
        <w:pStyle w:val="Heading3"/>
        <w:keepNext w:val="0"/>
        <w:keepLines w:val="0"/>
        <w:spacing w:after="80" w:before="280" w:lineRule="auto"/>
        <w:rPr>
          <w:color w:val="000000"/>
          <w:sz w:val="26"/>
          <w:szCs w:val="26"/>
        </w:rPr>
      </w:pPr>
      <w:bookmarkStart w:colFirst="0" w:colLast="0" w:name="_slmh4eehxue7" w:id="13"/>
      <w:bookmarkEnd w:id="13"/>
      <w:r w:rsidDel="00000000" w:rsidR="00000000" w:rsidRPr="00000000">
        <w:rPr>
          <w:color w:val="000000"/>
          <w:sz w:val="26"/>
          <w:szCs w:val="26"/>
          <w:rtl w:val="0"/>
        </w:rPr>
        <w:t xml:space="preserve">PHẦN 4: MODULE FLOOR PLAN &amp; RESOURCE (Bản đồ &amp; Chỗ ngồi)</w:t>
      </w:r>
    </w:p>
    <w:p w:rsidR="00000000" w:rsidDel="00000000" w:rsidP="00000000" w:rsidRDefault="00000000" w:rsidRPr="00000000" w14:paraId="00000176">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11. Bảng </w:t>
      </w:r>
      <w:r w:rsidDel="00000000" w:rsidR="00000000" w:rsidRPr="00000000">
        <w:rPr>
          <w:rFonts w:ascii="Roboto Mono" w:cs="Roboto Mono" w:eastAsia="Roboto Mono" w:hAnsi="Roboto Mono"/>
          <w:b w:val="1"/>
          <w:bCs w:val="1"/>
          <w:color w:val="188038"/>
          <w:rtl w:val="0"/>
        </w:rPr>
        <w:t xml:space="preserve">Floor_Plan</w:t>
      </w:r>
    </w:p>
    <w:p w:rsidR="00000000" w:rsidDel="00000000" w:rsidP="00000000" w:rsidRDefault="00000000" w:rsidRPr="00000000" w14:paraId="00000177">
      <w:pPr>
        <w:numPr>
          <w:ilvl w:val="0"/>
          <w:numId w:val="14"/>
        </w:numPr>
        <w:spacing w:after="0" w:afterAutospacing="0" w:before="240" w:lineRule="auto"/>
        <w:ind w:left="720" w:hanging="360"/>
      </w:pPr>
      <w:r w:rsidDel="00000000" w:rsidR="00000000" w:rsidRPr="00000000">
        <w:rPr>
          <w:b w:val="1"/>
          <w:bCs w:val="1"/>
          <w:rtl w:val="0"/>
        </w:rPr>
        <w:t xml:space="preserve">Chức năng:</w:t>
      </w:r>
      <w:r w:rsidDel="00000000" w:rsidR="00000000" w:rsidRPr="00000000">
        <w:rPr>
          <w:rtl w:val="0"/>
        </w:rPr>
        <w:t xml:space="preserve"> Sơ đồ mặt bằng của từng tầng trong một cơ sở.</w:t>
      </w:r>
    </w:p>
    <w:p w:rsidR="00000000" w:rsidDel="00000000" w:rsidP="00000000" w:rsidRDefault="00000000" w:rsidRPr="00000000" w14:paraId="00000178">
      <w:pPr>
        <w:numPr>
          <w:ilvl w:val="0"/>
          <w:numId w:val="14"/>
        </w:numPr>
        <w:spacing w:after="240" w:before="0" w:beforeAutospacing="0" w:lineRule="auto"/>
        <w:ind w:left="720" w:hanging="360"/>
      </w:pPr>
      <w:r w:rsidDel="00000000" w:rsidR="00000000" w:rsidRPr="00000000">
        <w:rPr>
          <w:b w:val="1"/>
          <w:bCs w:val="1"/>
          <w:rtl w:val="0"/>
        </w:rPr>
        <w:t xml:space="preserve">Mối quan hệ:</w:t>
      </w:r>
      <w:r w:rsidDel="00000000" w:rsidR="00000000" w:rsidRPr="00000000">
        <w:rPr>
          <w:rtl w:val="0"/>
        </w:rPr>
        <w:t xml:space="preserve"> 1-N với </w:t>
      </w:r>
      <w:r w:rsidDel="00000000" w:rsidR="00000000" w:rsidRPr="00000000">
        <w:rPr>
          <w:rFonts w:ascii="Roboto Mono" w:cs="Roboto Mono" w:eastAsia="Roboto Mono" w:hAnsi="Roboto Mono"/>
          <w:color w:val="188038"/>
          <w:rtl w:val="0"/>
        </w:rPr>
        <w:t xml:space="preserve">Workspace</w:t>
      </w:r>
      <w:r w:rsidDel="00000000" w:rsidR="00000000" w:rsidRPr="00000000">
        <w:rPr>
          <w:rtl w:val="0"/>
        </w:rPr>
        <w:t xml:space="preserve">.</w:t>
      </w:r>
    </w:p>
    <w:p w:rsidR="00000000" w:rsidDel="00000000" w:rsidP="00000000" w:rsidRDefault="00000000" w:rsidRPr="00000000" w14:paraId="00000179">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12. Bảng </w:t>
      </w:r>
      <w:r w:rsidDel="00000000" w:rsidR="00000000" w:rsidRPr="00000000">
        <w:rPr>
          <w:rFonts w:ascii="Roboto Mono" w:cs="Roboto Mono" w:eastAsia="Roboto Mono" w:hAnsi="Roboto Mono"/>
          <w:b w:val="1"/>
          <w:bCs w:val="1"/>
          <w:color w:val="188038"/>
          <w:rtl w:val="0"/>
        </w:rPr>
        <w:t xml:space="preserve">Floor_Section</w:t>
      </w:r>
    </w:p>
    <w:p w:rsidR="00000000" w:rsidDel="00000000" w:rsidP="00000000" w:rsidRDefault="00000000" w:rsidRPr="00000000" w14:paraId="0000017A">
      <w:pPr>
        <w:numPr>
          <w:ilvl w:val="0"/>
          <w:numId w:val="26"/>
        </w:numPr>
        <w:spacing w:after="0" w:afterAutospacing="0" w:before="240" w:lineRule="auto"/>
        <w:ind w:left="720" w:hanging="360"/>
      </w:pPr>
      <w:r w:rsidDel="00000000" w:rsidR="00000000" w:rsidRPr="00000000">
        <w:rPr>
          <w:b w:val="1"/>
          <w:bCs w:val="1"/>
          <w:rtl w:val="0"/>
        </w:rPr>
        <w:t xml:space="preserve">Chức năng:</w:t>
      </w:r>
      <w:r w:rsidDel="00000000" w:rsidR="00000000" w:rsidRPr="00000000">
        <w:rPr>
          <w:rtl w:val="0"/>
        </w:rPr>
        <w:t xml:space="preserve"> Chia nhỏ mặt bằng thành các phân khu (Khu yên tĩnh, Khu thảo luận, Khu tiếp khách). Giúp người dùng lọc chỗ dễ hơn.</w:t>
      </w:r>
    </w:p>
    <w:p w:rsidR="00000000" w:rsidDel="00000000" w:rsidP="00000000" w:rsidRDefault="00000000" w:rsidRPr="00000000" w14:paraId="0000017B">
      <w:pPr>
        <w:numPr>
          <w:ilvl w:val="0"/>
          <w:numId w:val="26"/>
        </w:numPr>
        <w:spacing w:after="240" w:before="0" w:beforeAutospacing="0" w:lineRule="auto"/>
        <w:ind w:left="720" w:hanging="360"/>
      </w:pPr>
      <w:r w:rsidDel="00000000" w:rsidR="00000000" w:rsidRPr="00000000">
        <w:rPr>
          <w:b w:val="1"/>
          <w:bCs w:val="1"/>
          <w:rtl w:val="0"/>
        </w:rPr>
        <w:t xml:space="preserve">Mối quan hệ:</w:t>
      </w:r>
      <w:r w:rsidDel="00000000" w:rsidR="00000000" w:rsidRPr="00000000">
        <w:rPr>
          <w:rtl w:val="0"/>
        </w:rPr>
        <w:t xml:space="preserve"> 1-N với </w:t>
      </w:r>
      <w:r w:rsidDel="00000000" w:rsidR="00000000" w:rsidRPr="00000000">
        <w:rPr>
          <w:rFonts w:ascii="Roboto Mono" w:cs="Roboto Mono" w:eastAsia="Roboto Mono" w:hAnsi="Roboto Mono"/>
          <w:color w:val="188038"/>
          <w:rtl w:val="0"/>
        </w:rPr>
        <w:t xml:space="preserve">Floor_Plan</w:t>
      </w:r>
      <w:r w:rsidDel="00000000" w:rsidR="00000000" w:rsidRPr="00000000">
        <w:rPr>
          <w:rtl w:val="0"/>
        </w:rPr>
        <w:t xml:space="preserve">.</w:t>
      </w:r>
    </w:p>
    <w:p w:rsidR="00000000" w:rsidDel="00000000" w:rsidP="00000000" w:rsidRDefault="00000000" w:rsidRPr="00000000" w14:paraId="0000017C">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13. Bảng </w:t>
      </w:r>
      <w:r w:rsidDel="00000000" w:rsidR="00000000" w:rsidRPr="00000000">
        <w:rPr>
          <w:rFonts w:ascii="Roboto Mono" w:cs="Roboto Mono" w:eastAsia="Roboto Mono" w:hAnsi="Roboto Mono"/>
          <w:b w:val="1"/>
          <w:bCs w:val="1"/>
          <w:color w:val="188038"/>
          <w:rtl w:val="0"/>
        </w:rPr>
        <w:t xml:space="preserve">Seat_Type</w:t>
      </w:r>
    </w:p>
    <w:p w:rsidR="00000000" w:rsidDel="00000000" w:rsidP="00000000" w:rsidRDefault="00000000" w:rsidRPr="00000000" w14:paraId="0000017D">
      <w:pPr>
        <w:numPr>
          <w:ilvl w:val="0"/>
          <w:numId w:val="1"/>
        </w:numPr>
        <w:spacing w:after="0" w:afterAutospacing="0" w:before="240" w:lineRule="auto"/>
        <w:ind w:left="720" w:hanging="360"/>
      </w:pPr>
      <w:r w:rsidDel="00000000" w:rsidR="00000000" w:rsidRPr="00000000">
        <w:rPr>
          <w:b w:val="1"/>
          <w:bCs w:val="1"/>
          <w:rtl w:val="0"/>
        </w:rPr>
        <w:t xml:space="preserve">Chức năng:</w:t>
      </w:r>
      <w:r w:rsidDel="00000000" w:rsidR="00000000" w:rsidRPr="00000000">
        <w:rPr>
          <w:rtl w:val="0"/>
        </w:rPr>
        <w:t xml:space="preserve"> Danh mục loại ghế/phòng của hệ thống (Ghế linh hoạt, Ghế cố định, Phòng họp nhỏ).</w:t>
      </w:r>
    </w:p>
    <w:p w:rsidR="00000000" w:rsidDel="00000000" w:rsidP="00000000" w:rsidRDefault="00000000" w:rsidRPr="00000000" w14:paraId="0000017E">
      <w:pPr>
        <w:numPr>
          <w:ilvl w:val="0"/>
          <w:numId w:val="1"/>
        </w:numPr>
        <w:spacing w:after="240" w:before="0" w:beforeAutospacing="0" w:lineRule="auto"/>
        <w:ind w:left="720" w:hanging="360"/>
      </w:pPr>
      <w:r w:rsidDel="00000000" w:rsidR="00000000" w:rsidRPr="00000000">
        <w:rPr>
          <w:b w:val="1"/>
          <w:bCs w:val="1"/>
          <w:rtl w:val="0"/>
        </w:rPr>
        <w:t xml:space="preserve">Mối quan hệ:</w:t>
      </w:r>
      <w:r w:rsidDel="00000000" w:rsidR="00000000" w:rsidRPr="00000000">
        <w:rPr>
          <w:rtl w:val="0"/>
        </w:rPr>
        <w:t xml:space="preserve"> 1-N với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(Organizer tự định nghĩa loại ghế của họ).</w:t>
      </w:r>
    </w:p>
    <w:p w:rsidR="00000000" w:rsidDel="00000000" w:rsidP="00000000" w:rsidRDefault="00000000" w:rsidRPr="00000000" w14:paraId="0000017F">
      <w:pPr>
        <w:spacing w:after="240" w:before="240" w:lineRule="auto"/>
        <w:rPr>
          <w:b w:val="1"/>
          <w:bCs w:val="1"/>
        </w:rPr>
      </w:pPr>
      <w:r w:rsidDel="00000000" w:rsidR="00000000" w:rsidRPr="00000000">
        <w:rPr>
          <w:b w:val="1"/>
          <w:bCs w:val="1"/>
          <w:rtl w:val="0"/>
        </w:rPr>
        <w:t xml:space="preserve">14. Bảng </w:t>
      </w:r>
      <w:r w:rsidDel="00000000" w:rsidR="00000000" w:rsidRPr="00000000">
        <w:rPr>
          <w:rFonts w:ascii="Roboto Mono" w:cs="Roboto Mono" w:eastAsia="Roboto Mono" w:hAnsi="Roboto Mono"/>
          <w:b w:val="1"/>
          <w:bCs w:val="1"/>
          <w:color w:val="188038"/>
          <w:rtl w:val="0"/>
        </w:rPr>
        <w:t xml:space="preserve">Resource</w:t>
      </w:r>
      <w:r w:rsidDel="00000000" w:rsidR="00000000" w:rsidRPr="00000000">
        <w:rPr>
          <w:b w:val="1"/>
          <w:bCs w:val="1"/>
          <w:rtl w:val="0"/>
        </w:rPr>
        <w:t xml:space="preserve"> (Lõi của hệ thống)</w:t>
      </w:r>
    </w:p>
    <w:p w:rsidR="00000000" w:rsidDel="00000000" w:rsidP="00000000" w:rsidRDefault="00000000" w:rsidRPr="00000000" w14:paraId="00000180">
      <w:pPr>
        <w:numPr>
          <w:ilvl w:val="0"/>
          <w:numId w:val="22"/>
        </w:numPr>
        <w:spacing w:after="0" w:afterAutospacing="0" w:before="240" w:lineRule="auto"/>
        <w:ind w:left="720" w:hanging="360"/>
      </w:pPr>
      <w:r w:rsidDel="00000000" w:rsidR="00000000" w:rsidRPr="00000000">
        <w:rPr>
          <w:b w:val="1"/>
          <w:bCs w:val="1"/>
          <w:rtl w:val="0"/>
        </w:rPr>
        <w:t xml:space="preserve">Chức năng:</w:t>
      </w:r>
      <w:r w:rsidDel="00000000" w:rsidR="00000000" w:rsidRPr="00000000">
        <w:rPr>
          <w:rtl w:val="0"/>
        </w:rPr>
        <w:t xml:space="preserve"> Đại diện cho </w:t>
      </w:r>
      <w:r w:rsidDel="00000000" w:rsidR="00000000" w:rsidRPr="00000000">
        <w:rPr>
          <w:b w:val="1"/>
          <w:bCs w:val="1"/>
          <w:rtl w:val="0"/>
        </w:rPr>
        <w:t xml:space="preserve">1 chỗ ngồi vật lý</w:t>
      </w:r>
      <w:r w:rsidDel="00000000" w:rsidR="00000000" w:rsidRPr="00000000">
        <w:rPr>
          <w:rtl w:val="0"/>
        </w:rPr>
        <w:t xml:space="preserve"> hoặc </w:t>
      </w:r>
      <w:r w:rsidDel="00000000" w:rsidR="00000000" w:rsidRPr="00000000">
        <w:rPr>
          <w:b w:val="1"/>
          <w:bCs w:val="1"/>
          <w:rtl w:val="0"/>
        </w:rPr>
        <w:t xml:space="preserve">1 phòng họp vật lý</w:t>
      </w:r>
      <w:r w:rsidDel="00000000" w:rsidR="00000000" w:rsidRPr="00000000">
        <w:rPr>
          <w:rtl w:val="0"/>
        </w:rPr>
        <w:t xml:space="preserve"> cụ thể (Ví dụ: Bàn A1, Bàn A2). Đây là đối tượng trực tiếp được đặt chỗ.</w:t>
      </w:r>
    </w:p>
    <w:p w:rsidR="00000000" w:rsidDel="00000000" w:rsidP="00000000" w:rsidRDefault="00000000" w:rsidRPr="00000000" w14:paraId="00000181">
      <w:pPr>
        <w:numPr>
          <w:ilvl w:val="0"/>
          <w:numId w:val="22"/>
        </w:numPr>
        <w:spacing w:after="0" w:afterAutospacing="0" w:before="0" w:beforeAutospacing="0" w:lineRule="auto"/>
        <w:ind w:left="720" w:hanging="360"/>
      </w:pPr>
      <w:r w:rsidDel="00000000" w:rsidR="00000000" w:rsidRPr="00000000">
        <w:rPr>
          <w:b w:val="1"/>
          <w:bCs w:val="1"/>
          <w:rtl w:val="0"/>
        </w:rPr>
        <w:t xml:space="preserve">Mối quan hệ:</w:t>
      </w:r>
      <w:r w:rsidDel="00000000" w:rsidR="00000000" w:rsidRPr="00000000">
        <w:rPr>
          <w:rtl w:val="0"/>
        </w:rPr>
        <w:t xml:space="preserve"> Liên kết chéo với </w:t>
      </w:r>
      <w:r w:rsidDel="00000000" w:rsidR="00000000" w:rsidRPr="00000000">
        <w:rPr>
          <w:rFonts w:ascii="Roboto Mono" w:cs="Roboto Mono" w:eastAsia="Roboto Mono" w:hAnsi="Roboto Mono"/>
          <w:color w:val="188038"/>
          <w:rtl w:val="0"/>
        </w:rPr>
        <w:t xml:space="preserve">Floor_Plan</w:t>
      </w:r>
      <w:r w:rsidDel="00000000" w:rsidR="00000000" w:rsidRPr="00000000">
        <w:rPr>
          <w:rtl w:val="0"/>
        </w:rPr>
        <w:t xml:space="preserve"> (nằm ở tầng nào), </w:t>
      </w:r>
      <w:r w:rsidDel="00000000" w:rsidR="00000000" w:rsidRPr="00000000">
        <w:rPr>
          <w:rFonts w:ascii="Roboto Mono" w:cs="Roboto Mono" w:eastAsia="Roboto Mono" w:hAnsi="Roboto Mono"/>
          <w:color w:val="188038"/>
          <w:rtl w:val="0"/>
        </w:rPr>
        <w:t xml:space="preserve">Floor_Section</w:t>
      </w:r>
      <w:r w:rsidDel="00000000" w:rsidR="00000000" w:rsidRPr="00000000">
        <w:rPr>
          <w:rtl w:val="0"/>
        </w:rPr>
        <w:t xml:space="preserve"> (khu vực nào) và </w:t>
      </w:r>
      <w:r w:rsidDel="00000000" w:rsidR="00000000" w:rsidRPr="00000000">
        <w:rPr>
          <w:rFonts w:ascii="Roboto Mono" w:cs="Roboto Mono" w:eastAsia="Roboto Mono" w:hAnsi="Roboto Mono"/>
          <w:color w:val="188038"/>
          <w:rtl w:val="0"/>
        </w:rPr>
        <w:t xml:space="preserve">Seat_Type</w:t>
      </w:r>
      <w:r w:rsidDel="00000000" w:rsidR="00000000" w:rsidRPr="00000000">
        <w:rPr>
          <w:rtl w:val="0"/>
        </w:rPr>
        <w:t xml:space="preserve"> (loại gì).</w:t>
      </w:r>
    </w:p>
    <w:p w:rsidR="00000000" w:rsidDel="00000000" w:rsidP="00000000" w:rsidRDefault="00000000" w:rsidRPr="00000000" w14:paraId="00000182">
      <w:pPr>
        <w:numPr>
          <w:ilvl w:val="0"/>
          <w:numId w:val="22"/>
        </w:numPr>
        <w:spacing w:after="240" w:before="0" w:beforeAutospacing="0" w:lineRule="auto"/>
        <w:ind w:left="720" w:hanging="360"/>
      </w:pPr>
      <w:r w:rsidDel="00000000" w:rsidR="00000000" w:rsidRPr="00000000">
        <w:rPr>
          <w:b w:val="1"/>
          <w:bCs w:val="1"/>
          <w:rtl w:val="0"/>
        </w:rPr>
        <w:t xml:space="preserve">Chi tiết: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pos_x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pos_y</w:t>
      </w:r>
      <w:r w:rsidDel="00000000" w:rsidR="00000000" w:rsidRPr="00000000">
        <w:rPr>
          <w:rtl w:val="0"/>
        </w:rPr>
        <w:t xml:space="preserve"> là tọa độ để render chấm đỏ (chỗ ngồi) lên ảnh bản đồ </w:t>
      </w:r>
      <w:r w:rsidDel="00000000" w:rsidR="00000000" w:rsidRPr="00000000">
        <w:rPr>
          <w:rFonts w:ascii="Roboto Mono" w:cs="Roboto Mono" w:eastAsia="Roboto Mono" w:hAnsi="Roboto Mono"/>
          <w:color w:val="188038"/>
          <w:rtl w:val="0"/>
        </w:rPr>
        <w:t xml:space="preserve">blueprint_image_url</w:t>
      </w:r>
      <w:r w:rsidDel="00000000" w:rsidR="00000000" w:rsidRPr="00000000">
        <w:rPr>
          <w:rtl w:val="0"/>
        </w:rPr>
        <w:t xml:space="preserve"> ở phía Frontend.</w:t>
      </w:r>
    </w:p>
    <w:p w:rsidR="00000000" w:rsidDel="00000000" w:rsidP="00000000" w:rsidRDefault="00000000" w:rsidRPr="00000000" w14:paraId="00000183">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15. Bảng </w:t>
      </w:r>
      <w:r w:rsidDel="00000000" w:rsidR="00000000" w:rsidRPr="00000000">
        <w:rPr>
          <w:rFonts w:ascii="Roboto Mono" w:cs="Roboto Mono" w:eastAsia="Roboto Mono" w:hAnsi="Roboto Mono"/>
          <w:b w:val="1"/>
          <w:bCs w:val="1"/>
          <w:color w:val="188038"/>
          <w:rtl w:val="0"/>
        </w:rPr>
        <w:t xml:space="preserve">Blocked_Slot</w:t>
      </w:r>
    </w:p>
    <w:p w:rsidR="00000000" w:rsidDel="00000000" w:rsidP="00000000" w:rsidRDefault="00000000" w:rsidRPr="00000000" w14:paraId="00000184">
      <w:pPr>
        <w:numPr>
          <w:ilvl w:val="0"/>
          <w:numId w:val="19"/>
        </w:numPr>
        <w:spacing w:after="0" w:afterAutospacing="0" w:before="240" w:lineRule="auto"/>
        <w:ind w:left="720" w:hanging="360"/>
      </w:pPr>
      <w:r w:rsidDel="00000000" w:rsidR="00000000" w:rsidRPr="00000000">
        <w:rPr>
          <w:b w:val="1"/>
          <w:bCs w:val="1"/>
          <w:rtl w:val="0"/>
        </w:rPr>
        <w:t xml:space="preserve">Chức năng:</w:t>
      </w:r>
      <w:r w:rsidDel="00000000" w:rsidR="00000000" w:rsidRPr="00000000">
        <w:rPr>
          <w:rtl w:val="0"/>
        </w:rPr>
        <w:t xml:space="preserve"> Chủ không gian chủ động khóa một chỗ ngồi (do bảo trì, hỏng hóc hoặc để dành cho khách VIP) mà không tạo ra Booking.</w:t>
      </w:r>
    </w:p>
    <w:p w:rsidR="00000000" w:rsidDel="00000000" w:rsidP="00000000" w:rsidRDefault="00000000" w:rsidRPr="00000000" w14:paraId="00000185">
      <w:pPr>
        <w:numPr>
          <w:ilvl w:val="0"/>
          <w:numId w:val="19"/>
        </w:numPr>
        <w:spacing w:after="240" w:before="0" w:beforeAutospacing="0" w:lineRule="auto"/>
        <w:ind w:left="720" w:hanging="360"/>
      </w:pPr>
      <w:r w:rsidDel="00000000" w:rsidR="00000000" w:rsidRPr="00000000">
        <w:rPr>
          <w:b w:val="1"/>
          <w:bCs w:val="1"/>
          <w:rtl w:val="0"/>
        </w:rPr>
        <w:t xml:space="preserve">Mối quan hệ:</w:t>
      </w:r>
      <w:r w:rsidDel="00000000" w:rsidR="00000000" w:rsidRPr="00000000">
        <w:rPr>
          <w:rtl w:val="0"/>
        </w:rPr>
        <w:t xml:space="preserve"> 1-N với </w:t>
      </w:r>
      <w:r w:rsidDel="00000000" w:rsidR="00000000" w:rsidRPr="00000000">
        <w:rPr>
          <w:rFonts w:ascii="Roboto Mono" w:cs="Roboto Mono" w:eastAsia="Roboto Mono" w:hAnsi="Roboto Mono"/>
          <w:color w:val="188038"/>
          <w:rtl w:val="0"/>
        </w:rPr>
        <w:t xml:space="preserve">Resource</w:t>
      </w:r>
      <w:r w:rsidDel="00000000" w:rsidR="00000000" w:rsidRPr="00000000">
        <w:rPr>
          <w:rtl w:val="0"/>
        </w:rPr>
        <w:t xml:space="preserve">.</w:t>
      </w:r>
    </w:p>
    <w:p w:rsidR="00000000" w:rsidDel="00000000" w:rsidP="00000000" w:rsidRDefault="00000000" w:rsidRPr="00000000" w14:paraId="00000186">
      <w:pPr>
        <w:pStyle w:val="Heading3"/>
        <w:keepNext w:val="0"/>
        <w:keepLines w:val="0"/>
        <w:spacing w:after="80" w:before="280" w:lineRule="auto"/>
        <w:rPr>
          <w:color w:val="000000"/>
          <w:sz w:val="26"/>
          <w:szCs w:val="26"/>
        </w:rPr>
      </w:pPr>
      <w:bookmarkStart w:colFirst="0" w:colLast="0" w:name="_wx327o5xp6sd" w:id="14"/>
      <w:bookmarkEnd w:id="14"/>
      <w:r w:rsidDel="00000000" w:rsidR="00000000" w:rsidRPr="00000000">
        <w:rPr>
          <w:color w:val="000000"/>
          <w:sz w:val="26"/>
          <w:szCs w:val="26"/>
          <w:rtl w:val="0"/>
        </w:rPr>
        <w:t xml:space="preserve">PHẦN 5: MODULE PRICING &amp; MEMBERSHIP (Giá cả &amp; Gói thành viên)</w:t>
      </w:r>
    </w:p>
    <w:p w:rsidR="00000000" w:rsidDel="00000000" w:rsidP="00000000" w:rsidRDefault="00000000" w:rsidRPr="00000000" w14:paraId="00000187">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16. Bảng </w:t>
      </w:r>
      <w:r w:rsidDel="00000000" w:rsidR="00000000" w:rsidRPr="00000000">
        <w:rPr>
          <w:rFonts w:ascii="Roboto Mono" w:cs="Roboto Mono" w:eastAsia="Roboto Mono" w:hAnsi="Roboto Mono"/>
          <w:b w:val="1"/>
          <w:bCs w:val="1"/>
          <w:color w:val="188038"/>
          <w:rtl w:val="0"/>
        </w:rPr>
        <w:t xml:space="preserve">Pricing_Rule</w:t>
      </w:r>
    </w:p>
    <w:p w:rsidR="00000000" w:rsidDel="00000000" w:rsidP="00000000" w:rsidRDefault="00000000" w:rsidRPr="00000000" w14:paraId="00000188">
      <w:pPr>
        <w:numPr>
          <w:ilvl w:val="0"/>
          <w:numId w:val="5"/>
        </w:numPr>
        <w:spacing w:after="0" w:afterAutospacing="0" w:before="240" w:lineRule="auto"/>
        <w:ind w:left="720" w:hanging="360"/>
      </w:pPr>
      <w:r w:rsidDel="00000000" w:rsidR="00000000" w:rsidRPr="00000000">
        <w:rPr>
          <w:b w:val="1"/>
          <w:bCs w:val="1"/>
          <w:rtl w:val="0"/>
        </w:rPr>
        <w:t xml:space="preserve">Chức năng:</w:t>
      </w:r>
      <w:r w:rsidDel="00000000" w:rsidR="00000000" w:rsidRPr="00000000">
        <w:rPr>
          <w:rtl w:val="0"/>
        </w:rPr>
        <w:t xml:space="preserve"> Lưu giá gốc của từng Resource theo Giờ, Ngày hoặc Tháng.</w:t>
      </w:r>
    </w:p>
    <w:p w:rsidR="00000000" w:rsidDel="00000000" w:rsidP="00000000" w:rsidRDefault="00000000" w:rsidRPr="00000000" w14:paraId="00000189">
      <w:pPr>
        <w:numPr>
          <w:ilvl w:val="0"/>
          <w:numId w:val="5"/>
        </w:numPr>
        <w:spacing w:after="240" w:before="0" w:beforeAutospacing="0" w:lineRule="auto"/>
        <w:ind w:left="720" w:hanging="360"/>
      </w:pPr>
      <w:r w:rsidDel="00000000" w:rsidR="00000000" w:rsidRPr="00000000">
        <w:rPr>
          <w:b w:val="1"/>
          <w:bCs w:val="1"/>
          <w:rtl w:val="0"/>
        </w:rPr>
        <w:t xml:space="preserve">Mối quan hệ:</w:t>
      </w:r>
      <w:r w:rsidDel="00000000" w:rsidR="00000000" w:rsidRPr="00000000">
        <w:rPr>
          <w:rtl w:val="0"/>
        </w:rPr>
        <w:t xml:space="preserve"> 1-N với </w:t>
      </w:r>
      <w:r w:rsidDel="00000000" w:rsidR="00000000" w:rsidRPr="00000000">
        <w:rPr>
          <w:rFonts w:ascii="Roboto Mono" w:cs="Roboto Mono" w:eastAsia="Roboto Mono" w:hAnsi="Roboto Mono"/>
          <w:color w:val="188038"/>
          <w:rtl w:val="0"/>
        </w:rPr>
        <w:t xml:space="preserve">Resource</w:t>
      </w:r>
      <w:r w:rsidDel="00000000" w:rsidR="00000000" w:rsidRPr="00000000">
        <w:rPr>
          <w:rtl w:val="0"/>
        </w:rPr>
        <w:t xml:space="preserve">.</w:t>
      </w:r>
    </w:p>
    <w:p w:rsidR="00000000" w:rsidDel="00000000" w:rsidP="00000000" w:rsidRDefault="00000000" w:rsidRPr="00000000" w14:paraId="0000018A">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17. Bảng </w:t>
      </w:r>
      <w:r w:rsidDel="00000000" w:rsidR="00000000" w:rsidRPr="00000000">
        <w:rPr>
          <w:rFonts w:ascii="Roboto Mono" w:cs="Roboto Mono" w:eastAsia="Roboto Mono" w:hAnsi="Roboto Mono"/>
          <w:b w:val="1"/>
          <w:bCs w:val="1"/>
          <w:color w:val="188038"/>
          <w:rtl w:val="0"/>
        </w:rPr>
        <w:t xml:space="preserve">Pricing_Modifier</w:t>
      </w:r>
    </w:p>
    <w:p w:rsidR="00000000" w:rsidDel="00000000" w:rsidP="00000000" w:rsidRDefault="00000000" w:rsidRPr="00000000" w14:paraId="0000018B">
      <w:pPr>
        <w:numPr>
          <w:ilvl w:val="0"/>
          <w:numId w:val="28"/>
        </w:numPr>
        <w:spacing w:after="0" w:afterAutospacing="0" w:before="240" w:lineRule="auto"/>
        <w:ind w:left="720" w:hanging="360"/>
      </w:pPr>
      <w:r w:rsidDel="00000000" w:rsidR="00000000" w:rsidRPr="00000000">
        <w:rPr>
          <w:b w:val="1"/>
          <w:bCs w:val="1"/>
          <w:rtl w:val="0"/>
        </w:rPr>
        <w:t xml:space="preserve">Chức năng:</w:t>
      </w:r>
      <w:r w:rsidDel="00000000" w:rsidR="00000000" w:rsidRPr="00000000">
        <w:rPr>
          <w:rtl w:val="0"/>
        </w:rPr>
        <w:t xml:space="preserve"> Lưu các quy tắc tăng/giảm giá linh hoạt (Ví dụ: Thứ 7 Chủ nhật nhân giá 1.2, giờ cao điểm nhân 1.5).</w:t>
      </w:r>
    </w:p>
    <w:p w:rsidR="00000000" w:rsidDel="00000000" w:rsidP="00000000" w:rsidRDefault="00000000" w:rsidRPr="00000000" w14:paraId="0000018C">
      <w:pPr>
        <w:numPr>
          <w:ilvl w:val="0"/>
          <w:numId w:val="28"/>
        </w:numPr>
        <w:spacing w:after="240" w:before="0" w:beforeAutospacing="0" w:lineRule="auto"/>
        <w:ind w:left="720" w:hanging="360"/>
      </w:pPr>
      <w:r w:rsidDel="00000000" w:rsidR="00000000" w:rsidRPr="00000000">
        <w:rPr>
          <w:b w:val="1"/>
          <w:bCs w:val="1"/>
          <w:rtl w:val="0"/>
        </w:rPr>
        <w:t xml:space="preserve">Mối quan hệ:</w:t>
      </w:r>
      <w:r w:rsidDel="00000000" w:rsidR="00000000" w:rsidRPr="00000000">
        <w:rPr>
          <w:rtl w:val="0"/>
        </w:rPr>
        <w:t xml:space="preserve"> 1-N với </w:t>
      </w:r>
      <w:r w:rsidDel="00000000" w:rsidR="00000000" w:rsidRPr="00000000">
        <w:rPr>
          <w:rFonts w:ascii="Roboto Mono" w:cs="Roboto Mono" w:eastAsia="Roboto Mono" w:hAnsi="Roboto Mono"/>
          <w:color w:val="188038"/>
          <w:rtl w:val="0"/>
        </w:rPr>
        <w:t xml:space="preserve">Workspace</w:t>
      </w:r>
      <w:r w:rsidDel="00000000" w:rsidR="00000000" w:rsidRPr="00000000">
        <w:rPr>
          <w:rtl w:val="0"/>
        </w:rPr>
        <w:t xml:space="preserve"> (áp dụng chung cho cả cơ sở).</w:t>
      </w:r>
    </w:p>
    <w:p w:rsidR="00000000" w:rsidDel="00000000" w:rsidP="00000000" w:rsidRDefault="00000000" w:rsidRPr="00000000" w14:paraId="0000018D">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18. Bảng </w:t>
      </w:r>
      <w:r w:rsidDel="00000000" w:rsidR="00000000" w:rsidRPr="00000000">
        <w:rPr>
          <w:rFonts w:ascii="Roboto Mono" w:cs="Roboto Mono" w:eastAsia="Roboto Mono" w:hAnsi="Roboto Mono"/>
          <w:b w:val="1"/>
          <w:bCs w:val="1"/>
          <w:color w:val="188038"/>
          <w:rtl w:val="0"/>
        </w:rPr>
        <w:t xml:space="preserve">Membership_Plan</w:t>
      </w:r>
    </w:p>
    <w:p w:rsidR="00000000" w:rsidDel="00000000" w:rsidP="00000000" w:rsidRDefault="00000000" w:rsidRPr="00000000" w14:paraId="0000018E">
      <w:pPr>
        <w:numPr>
          <w:ilvl w:val="0"/>
          <w:numId w:val="10"/>
        </w:numPr>
        <w:spacing w:after="0" w:afterAutospacing="0" w:before="240" w:lineRule="auto"/>
        <w:ind w:left="720" w:hanging="360"/>
      </w:pPr>
      <w:r w:rsidDel="00000000" w:rsidR="00000000" w:rsidRPr="00000000">
        <w:rPr>
          <w:b w:val="1"/>
          <w:bCs w:val="1"/>
          <w:rtl w:val="0"/>
        </w:rPr>
        <w:t xml:space="preserve">Chức năng:</w:t>
      </w:r>
      <w:r w:rsidDel="00000000" w:rsidR="00000000" w:rsidRPr="00000000">
        <w:rPr>
          <w:rtl w:val="0"/>
        </w:rPr>
        <w:t xml:space="preserve"> Các gói đăng ký (Ví dụ: Gói Pro 1 triệu/tháng).</w:t>
      </w:r>
    </w:p>
    <w:p w:rsidR="00000000" w:rsidDel="00000000" w:rsidP="00000000" w:rsidRDefault="00000000" w:rsidRPr="00000000" w14:paraId="0000018F">
      <w:pPr>
        <w:numPr>
          <w:ilvl w:val="0"/>
          <w:numId w:val="10"/>
        </w:numPr>
        <w:spacing w:after="240" w:before="0" w:beforeAutospacing="0" w:lineRule="auto"/>
        <w:ind w:left="720" w:hanging="360"/>
      </w:pPr>
      <w:r w:rsidDel="00000000" w:rsidR="00000000" w:rsidRPr="00000000">
        <w:rPr>
          <w:b w:val="1"/>
          <w:bCs w:val="1"/>
          <w:rtl w:val="0"/>
        </w:rPr>
        <w:t xml:space="preserve">Mối quan hệ:</w:t>
      </w:r>
      <w:r w:rsidDel="00000000" w:rsidR="00000000" w:rsidRPr="00000000">
        <w:rPr>
          <w:rtl w:val="0"/>
        </w:rPr>
        <w:t xml:space="preserve"> 1-N với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(Organizer tạo gói).</w:t>
      </w:r>
    </w:p>
    <w:p w:rsidR="00000000" w:rsidDel="00000000" w:rsidP="00000000" w:rsidRDefault="00000000" w:rsidRPr="00000000" w14:paraId="00000190">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19. Bảng </w:t>
      </w:r>
      <w:r w:rsidDel="00000000" w:rsidR="00000000" w:rsidRPr="00000000">
        <w:rPr>
          <w:rFonts w:ascii="Roboto Mono" w:cs="Roboto Mono" w:eastAsia="Roboto Mono" w:hAnsi="Roboto Mono"/>
          <w:b w:val="1"/>
          <w:bCs w:val="1"/>
          <w:color w:val="188038"/>
          <w:rtl w:val="0"/>
        </w:rPr>
        <w:t xml:space="preserve">User_Subscription</w:t>
      </w:r>
    </w:p>
    <w:p w:rsidR="00000000" w:rsidDel="00000000" w:rsidP="00000000" w:rsidRDefault="00000000" w:rsidRPr="00000000" w14:paraId="00000191">
      <w:pPr>
        <w:numPr>
          <w:ilvl w:val="0"/>
          <w:numId w:val="31"/>
        </w:numPr>
        <w:spacing w:after="0" w:afterAutospacing="0" w:before="240" w:lineRule="auto"/>
        <w:ind w:left="720" w:hanging="360"/>
      </w:pPr>
      <w:r w:rsidDel="00000000" w:rsidR="00000000" w:rsidRPr="00000000">
        <w:rPr>
          <w:b w:val="1"/>
          <w:bCs w:val="1"/>
          <w:rtl w:val="0"/>
        </w:rPr>
        <w:t xml:space="preserve">Chức năng:</w:t>
      </w:r>
      <w:r w:rsidDel="00000000" w:rsidR="00000000" w:rsidRPr="00000000">
        <w:rPr>
          <w:rtl w:val="0"/>
        </w:rPr>
        <w:t xml:space="preserve"> Lưu lịch sử Khách hàng mua Gói thành viên, bao gồm thời hạn sử dụng.</w:t>
      </w:r>
    </w:p>
    <w:p w:rsidR="00000000" w:rsidDel="00000000" w:rsidP="00000000" w:rsidRDefault="00000000" w:rsidRPr="00000000" w14:paraId="00000192">
      <w:pPr>
        <w:numPr>
          <w:ilvl w:val="0"/>
          <w:numId w:val="31"/>
        </w:numPr>
        <w:spacing w:after="240" w:before="0" w:beforeAutospacing="0" w:lineRule="auto"/>
        <w:ind w:left="720" w:hanging="360"/>
      </w:pPr>
      <w:r w:rsidDel="00000000" w:rsidR="00000000" w:rsidRPr="00000000">
        <w:rPr>
          <w:b w:val="1"/>
          <w:bCs w:val="1"/>
          <w:rtl w:val="0"/>
        </w:rPr>
        <w:t xml:space="preserve">Mối quan hệ:</w:t>
      </w:r>
      <w:r w:rsidDel="00000000" w:rsidR="00000000" w:rsidRPr="00000000">
        <w:rPr>
          <w:rtl w:val="0"/>
        </w:rPr>
        <w:t xml:space="preserve"> Khách hàng (Users) mua Gói (Membership_Plan).</w:t>
      </w:r>
    </w:p>
    <w:p w:rsidR="00000000" w:rsidDel="00000000" w:rsidP="00000000" w:rsidRDefault="00000000" w:rsidRPr="00000000" w14:paraId="00000193">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20. Bảng </w:t>
      </w:r>
      <w:r w:rsidDel="00000000" w:rsidR="00000000" w:rsidRPr="00000000">
        <w:rPr>
          <w:rFonts w:ascii="Roboto Mono" w:cs="Roboto Mono" w:eastAsia="Roboto Mono" w:hAnsi="Roboto Mono"/>
          <w:b w:val="1"/>
          <w:bCs w:val="1"/>
          <w:color w:val="188038"/>
          <w:rtl w:val="0"/>
        </w:rPr>
        <w:t xml:space="preserve">Subscription_Quota</w:t>
      </w:r>
    </w:p>
    <w:p w:rsidR="00000000" w:rsidDel="00000000" w:rsidP="00000000" w:rsidRDefault="00000000" w:rsidRPr="00000000" w14:paraId="00000194">
      <w:pPr>
        <w:numPr>
          <w:ilvl w:val="0"/>
          <w:numId w:val="23"/>
        </w:numPr>
        <w:spacing w:after="0" w:afterAutospacing="0" w:before="240" w:lineRule="auto"/>
        <w:ind w:left="720" w:hanging="360"/>
      </w:pPr>
      <w:r w:rsidDel="00000000" w:rsidR="00000000" w:rsidRPr="00000000">
        <w:rPr>
          <w:b w:val="1"/>
          <w:bCs w:val="1"/>
          <w:rtl w:val="0"/>
        </w:rPr>
        <w:t xml:space="preserve">Chức năng:</w:t>
      </w:r>
      <w:r w:rsidDel="00000000" w:rsidR="00000000" w:rsidRPr="00000000">
        <w:rPr>
          <w:rtl w:val="0"/>
        </w:rPr>
        <w:t xml:space="preserve"> Lưu số dư quyền lợi của gói (Ví dụ: Gói được tặng 10 giờ họp).</w:t>
      </w:r>
    </w:p>
    <w:p w:rsidR="00000000" w:rsidDel="00000000" w:rsidP="00000000" w:rsidRDefault="00000000" w:rsidRPr="00000000" w14:paraId="00000195">
      <w:pPr>
        <w:numPr>
          <w:ilvl w:val="0"/>
          <w:numId w:val="23"/>
        </w:numPr>
        <w:spacing w:after="0" w:afterAutospacing="0" w:before="0" w:beforeAutospacing="0" w:lineRule="auto"/>
        <w:ind w:left="720" w:hanging="360"/>
      </w:pPr>
      <w:r w:rsidDel="00000000" w:rsidR="00000000" w:rsidRPr="00000000">
        <w:rPr>
          <w:b w:val="1"/>
          <w:bCs w:val="1"/>
          <w:rtl w:val="0"/>
        </w:rPr>
        <w:t xml:space="preserve">Mối quan hệ:</w:t>
      </w:r>
      <w:r w:rsidDel="00000000" w:rsidR="00000000" w:rsidRPr="00000000">
        <w:rPr>
          <w:rtl w:val="0"/>
        </w:rPr>
        <w:t xml:space="preserve"> 1-N với </w:t>
      </w:r>
      <w:r w:rsidDel="00000000" w:rsidR="00000000" w:rsidRPr="00000000">
        <w:rPr>
          <w:rFonts w:ascii="Roboto Mono" w:cs="Roboto Mono" w:eastAsia="Roboto Mono" w:hAnsi="Roboto Mono"/>
          <w:color w:val="188038"/>
          <w:rtl w:val="0"/>
        </w:rPr>
        <w:t xml:space="preserve">User_Subscription</w:t>
      </w:r>
      <w:r w:rsidDel="00000000" w:rsidR="00000000" w:rsidRPr="00000000">
        <w:rPr>
          <w:rtl w:val="0"/>
        </w:rPr>
        <w:t xml:space="preserve">.</w:t>
      </w:r>
    </w:p>
    <w:p w:rsidR="00000000" w:rsidDel="00000000" w:rsidP="00000000" w:rsidRDefault="00000000" w:rsidRPr="00000000" w14:paraId="00000196">
      <w:pPr>
        <w:numPr>
          <w:ilvl w:val="0"/>
          <w:numId w:val="23"/>
        </w:numPr>
        <w:spacing w:after="240" w:before="0" w:beforeAutospacing="0" w:lineRule="auto"/>
        <w:ind w:left="720" w:hanging="360"/>
      </w:pPr>
      <w:r w:rsidDel="00000000" w:rsidR="00000000" w:rsidRPr="00000000">
        <w:rPr>
          <w:b w:val="1"/>
          <w:bCs w:val="1"/>
          <w:rtl w:val="0"/>
        </w:rPr>
        <w:t xml:space="preserve">Chi tiết Quan trọng:</w:t>
      </w:r>
      <w:r w:rsidDel="00000000" w:rsidR="00000000" w:rsidRPr="00000000">
        <w:rPr>
          <w:rtl w:val="0"/>
        </w:rPr>
        <w:t xml:space="preserve"> Cột </w:t>
      </w:r>
      <w:r w:rsidDel="00000000" w:rsidR="00000000" w:rsidRPr="00000000">
        <w:rPr>
          <w:rFonts w:ascii="Roboto Mono" w:cs="Roboto Mono" w:eastAsia="Roboto Mono" w:hAnsi="Roboto Mono"/>
          <w:color w:val="188038"/>
          <w:rtl w:val="0"/>
        </w:rPr>
        <w:t xml:space="preserve">version</w:t>
      </w:r>
      <w:r w:rsidDel="00000000" w:rsidR="00000000" w:rsidRPr="00000000">
        <w:rPr>
          <w:rtl w:val="0"/>
        </w:rPr>
        <w:t xml:space="preserve"> dùng để Backend làm </w:t>
      </w:r>
      <w:r w:rsidDel="00000000" w:rsidR="00000000" w:rsidRPr="00000000">
        <w:rPr>
          <w:b w:val="1"/>
          <w:bCs w:val="1"/>
          <w:rtl w:val="0"/>
        </w:rPr>
        <w:t xml:space="preserve">Optimistic Locking</w:t>
      </w:r>
      <w:r w:rsidDel="00000000" w:rsidR="00000000" w:rsidRPr="00000000">
        <w:rPr>
          <w:rtl w:val="0"/>
        </w:rPr>
        <w:t xml:space="preserve"> (Khóa lạc quan) – ngăn chặn tình trạng người dùng spam 2 request đặt phòng cùng một mili-giây để lợi dụng trừ lố số dư giờ họp.</w:t>
      </w:r>
    </w:p>
    <w:p w:rsidR="00000000" w:rsidDel="00000000" w:rsidP="00000000" w:rsidRDefault="00000000" w:rsidRPr="00000000" w14:paraId="00000197">
      <w:pPr>
        <w:pStyle w:val="Heading3"/>
        <w:keepNext w:val="0"/>
        <w:keepLines w:val="0"/>
        <w:spacing w:after="80" w:before="280" w:lineRule="auto"/>
        <w:rPr>
          <w:color w:val="000000"/>
          <w:sz w:val="26"/>
          <w:szCs w:val="26"/>
        </w:rPr>
      </w:pPr>
      <w:bookmarkStart w:colFirst="0" w:colLast="0" w:name="_mlrh6kuvhdyi" w:id="15"/>
      <w:bookmarkEnd w:id="15"/>
      <w:r w:rsidDel="00000000" w:rsidR="00000000" w:rsidRPr="00000000">
        <w:rPr>
          <w:color w:val="000000"/>
          <w:sz w:val="26"/>
          <w:szCs w:val="26"/>
          <w:rtl w:val="0"/>
        </w:rPr>
        <w:t xml:space="preserve">PHẦN 6: MODULE BOOKING &amp; CHECK-IN (Đặt chỗ &amp; Ra vào)</w:t>
      </w:r>
    </w:p>
    <w:p w:rsidR="00000000" w:rsidDel="00000000" w:rsidP="00000000" w:rsidRDefault="00000000" w:rsidRPr="00000000" w14:paraId="00000198">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21. Bảng </w:t>
      </w:r>
      <w:r w:rsidDel="00000000" w:rsidR="00000000" w:rsidRPr="00000000">
        <w:rPr>
          <w:rFonts w:ascii="Roboto Mono" w:cs="Roboto Mono" w:eastAsia="Roboto Mono" w:hAnsi="Roboto Mono"/>
          <w:b w:val="1"/>
          <w:bCs w:val="1"/>
          <w:color w:val="188038"/>
          <w:rtl w:val="0"/>
        </w:rPr>
        <w:t xml:space="preserve">Booking</w:t>
      </w:r>
    </w:p>
    <w:p w:rsidR="00000000" w:rsidDel="00000000" w:rsidP="00000000" w:rsidRDefault="00000000" w:rsidRPr="00000000" w14:paraId="00000199">
      <w:pPr>
        <w:numPr>
          <w:ilvl w:val="0"/>
          <w:numId w:val="30"/>
        </w:numPr>
        <w:spacing w:after="0" w:afterAutospacing="0" w:before="240" w:lineRule="auto"/>
        <w:ind w:left="720" w:hanging="360"/>
      </w:pPr>
      <w:r w:rsidDel="00000000" w:rsidR="00000000" w:rsidRPr="00000000">
        <w:rPr>
          <w:b w:val="1"/>
          <w:bCs w:val="1"/>
          <w:rtl w:val="0"/>
        </w:rPr>
        <w:t xml:space="preserve">Chức năng:</w:t>
      </w:r>
      <w:r w:rsidDel="00000000" w:rsidR="00000000" w:rsidRPr="00000000">
        <w:rPr>
          <w:rtl w:val="0"/>
        </w:rPr>
        <w:t xml:space="preserve"> Trái tim của hệ thống. Lưu trữ mọi giao dịch đặt chỗ.</w:t>
      </w:r>
    </w:p>
    <w:p w:rsidR="00000000" w:rsidDel="00000000" w:rsidP="00000000" w:rsidRDefault="00000000" w:rsidRPr="00000000" w14:paraId="0000019A">
      <w:pPr>
        <w:numPr>
          <w:ilvl w:val="0"/>
          <w:numId w:val="30"/>
        </w:numPr>
        <w:spacing w:after="0" w:afterAutospacing="0" w:before="0" w:beforeAutospacing="0" w:lineRule="auto"/>
        <w:ind w:left="720" w:hanging="360"/>
      </w:pPr>
      <w:r w:rsidDel="00000000" w:rsidR="00000000" w:rsidRPr="00000000">
        <w:rPr>
          <w:b w:val="1"/>
          <w:bCs w:val="1"/>
          <w:rtl w:val="0"/>
        </w:rPr>
        <w:t xml:space="preserve">Mối quan hệ:</w:t>
      </w:r>
      <w:r w:rsidDel="00000000" w:rsidR="00000000" w:rsidRPr="00000000">
        <w:rPr>
          <w:rtl w:val="0"/>
        </w:rPr>
        <w:t xml:space="preserve"> Liên kết Khách hàng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 Chỗ ngồi (</w:t>
      </w:r>
      <w:r w:rsidDel="00000000" w:rsidR="00000000" w:rsidRPr="00000000">
        <w:rPr>
          <w:rFonts w:ascii="Roboto Mono" w:cs="Roboto Mono" w:eastAsia="Roboto Mono" w:hAnsi="Roboto Mono"/>
          <w:color w:val="188038"/>
          <w:rtl w:val="0"/>
        </w:rPr>
        <w:t xml:space="preserve">Resource</w:t>
      </w:r>
      <w:r w:rsidDel="00000000" w:rsidR="00000000" w:rsidRPr="00000000">
        <w:rPr>
          <w:rtl w:val="0"/>
        </w:rPr>
        <w:t xml:space="preserve">) + Cơ sở (</w:t>
      </w:r>
      <w:r w:rsidDel="00000000" w:rsidR="00000000" w:rsidRPr="00000000">
        <w:rPr>
          <w:rFonts w:ascii="Roboto Mono" w:cs="Roboto Mono" w:eastAsia="Roboto Mono" w:hAnsi="Roboto Mono"/>
          <w:color w:val="188038"/>
          <w:rtl w:val="0"/>
        </w:rPr>
        <w:t xml:space="preserve">Workspace</w:t>
      </w:r>
      <w:r w:rsidDel="00000000" w:rsidR="00000000" w:rsidRPr="00000000">
        <w:rPr>
          <w:rtl w:val="0"/>
        </w:rPr>
        <w:t xml:space="preserve">).</w:t>
      </w:r>
    </w:p>
    <w:p w:rsidR="00000000" w:rsidDel="00000000" w:rsidP="00000000" w:rsidRDefault="00000000" w:rsidRPr="00000000" w14:paraId="0000019B">
      <w:pPr>
        <w:numPr>
          <w:ilvl w:val="0"/>
          <w:numId w:val="30"/>
        </w:numPr>
        <w:spacing w:after="240" w:before="0" w:beforeAutospacing="0" w:lineRule="auto"/>
        <w:ind w:left="720" w:hanging="360"/>
      </w:pPr>
      <w:r w:rsidDel="00000000" w:rsidR="00000000" w:rsidRPr="00000000">
        <w:rPr>
          <w:b w:val="1"/>
          <w:bCs w:val="1"/>
          <w:rtl w:val="0"/>
        </w:rPr>
        <w:t xml:space="preserve">Chi tiết:</w:t>
      </w:r>
      <w:r w:rsidDel="00000000" w:rsidR="00000000" w:rsidRPr="00000000">
        <w:rPr>
          <w:rtl w:val="0"/>
        </w:rPr>
        <w:t xml:space="preserve"> Có </w:t>
      </w:r>
      <w:r w:rsidDel="00000000" w:rsidR="00000000" w:rsidRPr="00000000">
        <w:rPr>
          <w:rFonts w:ascii="Roboto Mono" w:cs="Roboto Mono" w:eastAsia="Roboto Mono" w:hAnsi="Roboto Mono"/>
          <w:color w:val="188038"/>
          <w:rtl w:val="0"/>
        </w:rPr>
        <w:t xml:space="preserve">base_price</w:t>
      </w:r>
      <w:r w:rsidDel="00000000" w:rsidR="00000000" w:rsidRPr="00000000">
        <w:rPr>
          <w:rtl w:val="0"/>
        </w:rPr>
        <w:t xml:space="preserve"> (giá gốc), </w:t>
      </w:r>
      <w:r w:rsidDel="00000000" w:rsidR="00000000" w:rsidRPr="00000000">
        <w:rPr>
          <w:rFonts w:ascii="Roboto Mono" w:cs="Roboto Mono" w:eastAsia="Roboto Mono" w:hAnsi="Roboto Mono"/>
          <w:color w:val="188038"/>
          <w:rtl w:val="0"/>
        </w:rPr>
        <w:t xml:space="preserve">discount_amount</w:t>
      </w:r>
      <w:r w:rsidDel="00000000" w:rsidR="00000000" w:rsidRPr="00000000">
        <w:rPr>
          <w:rtl w:val="0"/>
        </w:rPr>
        <w:t xml:space="preserve"> (giảm giá), và </w:t>
      </w:r>
      <w:r w:rsidDel="00000000" w:rsidR="00000000" w:rsidRPr="00000000">
        <w:rPr>
          <w:rFonts w:ascii="Roboto Mono" w:cs="Roboto Mono" w:eastAsia="Roboto Mono" w:hAnsi="Roboto Mono"/>
          <w:color w:val="188038"/>
          <w:rtl w:val="0"/>
        </w:rPr>
        <w:t xml:space="preserve">final_price</w:t>
      </w:r>
      <w:r w:rsidDel="00000000" w:rsidR="00000000" w:rsidRPr="00000000">
        <w:rPr>
          <w:rtl w:val="0"/>
        </w:rPr>
        <w:t xml:space="preserve"> (giá cuối cần thanh toán).</w:t>
      </w:r>
    </w:p>
    <w:p w:rsidR="00000000" w:rsidDel="00000000" w:rsidP="00000000" w:rsidRDefault="00000000" w:rsidRPr="00000000" w14:paraId="0000019C">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22. Bảng </w:t>
      </w:r>
      <w:r w:rsidDel="00000000" w:rsidR="00000000" w:rsidRPr="00000000">
        <w:rPr>
          <w:rFonts w:ascii="Roboto Mono" w:cs="Roboto Mono" w:eastAsia="Roboto Mono" w:hAnsi="Roboto Mono"/>
          <w:b w:val="1"/>
          <w:bCs w:val="1"/>
          <w:color w:val="188038"/>
          <w:rtl w:val="0"/>
        </w:rPr>
        <w:t xml:space="preserve">Quota_Transaction_Log</w:t>
      </w:r>
    </w:p>
    <w:p w:rsidR="00000000" w:rsidDel="00000000" w:rsidP="00000000" w:rsidRDefault="00000000" w:rsidRPr="00000000" w14:paraId="0000019D">
      <w:pPr>
        <w:numPr>
          <w:ilvl w:val="0"/>
          <w:numId w:val="9"/>
        </w:numPr>
        <w:spacing w:after="0" w:afterAutospacing="0" w:before="240" w:lineRule="auto"/>
        <w:ind w:left="720" w:hanging="360"/>
      </w:pPr>
      <w:r w:rsidDel="00000000" w:rsidR="00000000" w:rsidRPr="00000000">
        <w:rPr>
          <w:b w:val="1"/>
          <w:bCs w:val="1"/>
          <w:rtl w:val="0"/>
        </w:rPr>
        <w:t xml:space="preserve">Chức năng:</w:t>
      </w:r>
      <w:r w:rsidDel="00000000" w:rsidR="00000000" w:rsidRPr="00000000">
        <w:rPr>
          <w:rtl w:val="0"/>
        </w:rPr>
        <w:t xml:space="preserve"> Nhật ký ghi lại lý do tại sao số dư </w:t>
      </w:r>
      <w:r w:rsidDel="00000000" w:rsidR="00000000" w:rsidRPr="00000000">
        <w:rPr>
          <w:rFonts w:ascii="Roboto Mono" w:cs="Roboto Mono" w:eastAsia="Roboto Mono" w:hAnsi="Roboto Mono"/>
          <w:color w:val="188038"/>
          <w:rtl w:val="0"/>
        </w:rPr>
        <w:t xml:space="preserve">Subscription_Quota</w:t>
      </w:r>
      <w:r w:rsidDel="00000000" w:rsidR="00000000" w:rsidRPr="00000000">
        <w:rPr>
          <w:rtl w:val="0"/>
        </w:rPr>
        <w:t xml:space="preserve"> bị trừ (Bị trừ vào ngày nào, cho mã Booking nào).</w:t>
      </w:r>
    </w:p>
    <w:p w:rsidR="00000000" w:rsidDel="00000000" w:rsidP="00000000" w:rsidRDefault="00000000" w:rsidRPr="00000000" w14:paraId="0000019E">
      <w:pPr>
        <w:numPr>
          <w:ilvl w:val="0"/>
          <w:numId w:val="9"/>
        </w:numPr>
        <w:spacing w:after="240" w:before="0" w:beforeAutospacing="0" w:lineRule="auto"/>
        <w:ind w:left="720" w:hanging="360"/>
      </w:pPr>
      <w:r w:rsidDel="00000000" w:rsidR="00000000" w:rsidRPr="00000000">
        <w:rPr>
          <w:b w:val="1"/>
          <w:bCs w:val="1"/>
          <w:rtl w:val="0"/>
        </w:rPr>
        <w:t xml:space="preserve">Mối quan hệ:</w:t>
      </w:r>
      <w:r w:rsidDel="00000000" w:rsidR="00000000" w:rsidRPr="00000000">
        <w:rPr>
          <w:rtl w:val="0"/>
        </w:rPr>
        <w:t xml:space="preserve"> Liên kết </w:t>
      </w:r>
      <w:r w:rsidDel="00000000" w:rsidR="00000000" w:rsidRPr="00000000">
        <w:rPr>
          <w:rFonts w:ascii="Roboto Mono" w:cs="Roboto Mono" w:eastAsia="Roboto Mono" w:hAnsi="Roboto Mono"/>
          <w:color w:val="188038"/>
          <w:rtl w:val="0"/>
        </w:rPr>
        <w:t xml:space="preserve">Subscription_Quota</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Booking</w:t>
      </w:r>
      <w:r w:rsidDel="00000000" w:rsidR="00000000" w:rsidRPr="00000000">
        <w:rPr>
          <w:rtl w:val="0"/>
        </w:rPr>
        <w:t xml:space="preserve">. Giúp giải quyết khiếu nại nếu khách hàng thắc mắc "sao tự nhiên tôi mất giờ họp".</w:t>
      </w:r>
    </w:p>
    <w:p w:rsidR="00000000" w:rsidDel="00000000" w:rsidP="00000000" w:rsidRDefault="00000000" w:rsidRPr="00000000" w14:paraId="0000019F">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23. Bảng </w:t>
      </w:r>
      <w:r w:rsidDel="00000000" w:rsidR="00000000" w:rsidRPr="00000000">
        <w:rPr>
          <w:rFonts w:ascii="Roboto Mono" w:cs="Roboto Mono" w:eastAsia="Roboto Mono" w:hAnsi="Roboto Mono"/>
          <w:b w:val="1"/>
          <w:bCs w:val="1"/>
          <w:color w:val="188038"/>
          <w:rtl w:val="0"/>
        </w:rPr>
        <w:t xml:space="preserve">Check_In_Log</w:t>
      </w:r>
    </w:p>
    <w:p w:rsidR="00000000" w:rsidDel="00000000" w:rsidP="00000000" w:rsidRDefault="00000000" w:rsidRPr="00000000" w14:paraId="000001A0">
      <w:pPr>
        <w:numPr>
          <w:ilvl w:val="0"/>
          <w:numId w:val="29"/>
        </w:numPr>
        <w:spacing w:after="0" w:afterAutospacing="0" w:before="240" w:lineRule="auto"/>
        <w:ind w:left="720" w:hanging="360"/>
      </w:pPr>
      <w:r w:rsidDel="00000000" w:rsidR="00000000" w:rsidRPr="00000000">
        <w:rPr>
          <w:b w:val="1"/>
          <w:bCs w:val="1"/>
          <w:rtl w:val="0"/>
        </w:rPr>
        <w:t xml:space="preserve">Chức năng:</w:t>
      </w:r>
      <w:r w:rsidDel="00000000" w:rsidR="00000000" w:rsidRPr="00000000">
        <w:rPr>
          <w:rtl w:val="0"/>
        </w:rPr>
        <w:t xml:space="preserve"> Lịch sử quét mã QR vào/ra tại cơ sở.</w:t>
      </w:r>
    </w:p>
    <w:p w:rsidR="00000000" w:rsidDel="00000000" w:rsidP="00000000" w:rsidRDefault="00000000" w:rsidRPr="00000000" w14:paraId="000001A1">
      <w:pPr>
        <w:numPr>
          <w:ilvl w:val="0"/>
          <w:numId w:val="29"/>
        </w:numPr>
        <w:spacing w:after="240" w:before="0" w:beforeAutospacing="0" w:lineRule="auto"/>
        <w:ind w:left="720" w:hanging="360"/>
      </w:pPr>
      <w:r w:rsidDel="00000000" w:rsidR="00000000" w:rsidRPr="00000000">
        <w:rPr>
          <w:b w:val="1"/>
          <w:bCs w:val="1"/>
          <w:rtl w:val="0"/>
        </w:rPr>
        <w:t xml:space="preserve">Mối quan hệ:</w:t>
      </w:r>
      <w:r w:rsidDel="00000000" w:rsidR="00000000" w:rsidRPr="00000000">
        <w:rPr>
          <w:rtl w:val="0"/>
        </w:rPr>
        <w:t xml:space="preserve"> 1-N với </w:t>
      </w:r>
      <w:r w:rsidDel="00000000" w:rsidR="00000000" w:rsidRPr="00000000">
        <w:rPr>
          <w:rFonts w:ascii="Roboto Mono" w:cs="Roboto Mono" w:eastAsia="Roboto Mono" w:hAnsi="Roboto Mono"/>
          <w:color w:val="188038"/>
          <w:rtl w:val="0"/>
        </w:rPr>
        <w:t xml:space="preserve">Booking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scanned_by</w:t>
      </w:r>
      <w:r w:rsidDel="00000000" w:rsidR="00000000" w:rsidRPr="00000000">
        <w:rPr>
          <w:rtl w:val="0"/>
        </w:rPr>
        <w:t xml:space="preserve"> lưu thông tin nhân viên hoặc cổng từ quét mã.</w:t>
      </w:r>
    </w:p>
    <w:p w:rsidR="00000000" w:rsidDel="00000000" w:rsidP="00000000" w:rsidRDefault="00000000" w:rsidRPr="00000000" w14:paraId="000001A2">
      <w:pPr>
        <w:pStyle w:val="Heading3"/>
        <w:keepNext w:val="0"/>
        <w:keepLines w:val="0"/>
        <w:spacing w:after="80" w:before="280" w:lineRule="auto"/>
        <w:rPr>
          <w:color w:val="000000"/>
          <w:sz w:val="26"/>
          <w:szCs w:val="26"/>
        </w:rPr>
      </w:pPr>
      <w:bookmarkStart w:colFirst="0" w:colLast="0" w:name="_valo57b5qcnh" w:id="16"/>
      <w:bookmarkEnd w:id="16"/>
      <w:r w:rsidDel="00000000" w:rsidR="00000000" w:rsidRPr="00000000">
        <w:rPr>
          <w:color w:val="000000"/>
          <w:sz w:val="26"/>
          <w:szCs w:val="26"/>
          <w:rtl w:val="0"/>
        </w:rPr>
        <w:t xml:space="preserve">PHẦN 7: MODULE FINANCIAL &amp; PAYMENT (Tài chính &amp; Thanh toán)</w:t>
      </w:r>
    </w:p>
    <w:p w:rsidR="00000000" w:rsidDel="00000000" w:rsidP="00000000" w:rsidRDefault="00000000" w:rsidRPr="00000000" w14:paraId="000001A3">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24. Bảng </w:t>
      </w:r>
      <w:r w:rsidDel="00000000" w:rsidR="00000000" w:rsidRPr="00000000">
        <w:rPr>
          <w:rFonts w:ascii="Roboto Mono" w:cs="Roboto Mono" w:eastAsia="Roboto Mono" w:hAnsi="Roboto Mono"/>
          <w:b w:val="1"/>
          <w:bCs w:val="1"/>
          <w:color w:val="188038"/>
          <w:rtl w:val="0"/>
        </w:rPr>
        <w:t xml:space="preserve">Payment_Transaction</w:t>
      </w:r>
    </w:p>
    <w:p w:rsidR="00000000" w:rsidDel="00000000" w:rsidP="00000000" w:rsidRDefault="00000000" w:rsidRPr="00000000" w14:paraId="000001A4">
      <w:pPr>
        <w:numPr>
          <w:ilvl w:val="0"/>
          <w:numId w:val="16"/>
        </w:numPr>
        <w:spacing w:after="0" w:afterAutospacing="0" w:before="240" w:lineRule="auto"/>
        <w:ind w:left="720" w:hanging="360"/>
      </w:pPr>
      <w:r w:rsidDel="00000000" w:rsidR="00000000" w:rsidRPr="00000000">
        <w:rPr>
          <w:b w:val="1"/>
          <w:bCs w:val="1"/>
          <w:rtl w:val="0"/>
        </w:rPr>
        <w:t xml:space="preserve">Chức năng:</w:t>
      </w:r>
      <w:r w:rsidDel="00000000" w:rsidR="00000000" w:rsidRPr="00000000">
        <w:rPr>
          <w:rtl w:val="0"/>
        </w:rPr>
        <w:t xml:space="preserve"> Lưu trữ giao dịch thanh toán qua cổng điện tử (PayOS/VNPay).</w:t>
      </w:r>
    </w:p>
    <w:p w:rsidR="00000000" w:rsidDel="00000000" w:rsidP="00000000" w:rsidRDefault="00000000" w:rsidRPr="00000000" w14:paraId="000001A5">
      <w:pPr>
        <w:numPr>
          <w:ilvl w:val="0"/>
          <w:numId w:val="16"/>
        </w:numPr>
        <w:spacing w:after="0" w:afterAutospacing="0" w:before="0" w:beforeAutospacing="0" w:lineRule="auto"/>
        <w:ind w:left="720" w:hanging="360"/>
      </w:pPr>
      <w:r w:rsidDel="00000000" w:rsidR="00000000" w:rsidRPr="00000000">
        <w:rPr>
          <w:b w:val="1"/>
          <w:bCs w:val="1"/>
          <w:rtl w:val="0"/>
        </w:rPr>
        <w:t xml:space="preserve">Mối quan hệ:</w:t>
      </w:r>
      <w:r w:rsidDel="00000000" w:rsidR="00000000" w:rsidRPr="00000000">
        <w:rPr>
          <w:rtl w:val="0"/>
        </w:rPr>
        <w:t xml:space="preserve"> 1-N với </w:t>
      </w:r>
      <w:r w:rsidDel="00000000" w:rsidR="00000000" w:rsidRPr="00000000">
        <w:rPr>
          <w:rFonts w:ascii="Roboto Mono" w:cs="Roboto Mono" w:eastAsia="Roboto Mono" w:hAnsi="Roboto Mono"/>
          <w:color w:val="188038"/>
          <w:rtl w:val="0"/>
        </w:rPr>
        <w:t xml:space="preserve">Booking</w:t>
      </w:r>
      <w:r w:rsidDel="00000000" w:rsidR="00000000" w:rsidRPr="00000000">
        <w:rPr>
          <w:rtl w:val="0"/>
        </w:rPr>
        <w:t xml:space="preserve">.</w:t>
      </w:r>
    </w:p>
    <w:p w:rsidR="00000000" w:rsidDel="00000000" w:rsidP="00000000" w:rsidRDefault="00000000" w:rsidRPr="00000000" w14:paraId="000001A6">
      <w:pPr>
        <w:numPr>
          <w:ilvl w:val="0"/>
          <w:numId w:val="16"/>
        </w:numPr>
        <w:spacing w:after="240" w:before="0" w:beforeAutospacing="0" w:lineRule="auto"/>
        <w:ind w:left="720" w:hanging="360"/>
      </w:pPr>
      <w:r w:rsidDel="00000000" w:rsidR="00000000" w:rsidRPr="00000000">
        <w:rPr>
          <w:b w:val="1"/>
          <w:bCs w:val="1"/>
          <w:rtl w:val="0"/>
        </w:rPr>
        <w:t xml:space="preserve">Chi tiết: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gateway_transaction_id</w:t>
      </w:r>
      <w:r w:rsidDel="00000000" w:rsidR="00000000" w:rsidRPr="00000000">
        <w:rPr>
          <w:rtl w:val="0"/>
        </w:rPr>
        <w:t xml:space="preserve"> lưu mã đối soát từ ngân hàng.</w:t>
      </w:r>
    </w:p>
    <w:p w:rsidR="00000000" w:rsidDel="00000000" w:rsidP="00000000" w:rsidRDefault="00000000" w:rsidRPr="00000000" w14:paraId="000001A7">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25. Bảng </w:t>
      </w:r>
      <w:r w:rsidDel="00000000" w:rsidR="00000000" w:rsidRPr="00000000">
        <w:rPr>
          <w:rFonts w:ascii="Roboto Mono" w:cs="Roboto Mono" w:eastAsia="Roboto Mono" w:hAnsi="Roboto Mono"/>
          <w:b w:val="1"/>
          <w:bCs w:val="1"/>
          <w:color w:val="188038"/>
          <w:rtl w:val="0"/>
        </w:rPr>
        <w:t xml:space="preserve">Payment_Discrepancy</w:t>
      </w:r>
    </w:p>
    <w:p w:rsidR="00000000" w:rsidDel="00000000" w:rsidP="00000000" w:rsidRDefault="00000000" w:rsidRPr="00000000" w14:paraId="000001A8">
      <w:pPr>
        <w:numPr>
          <w:ilvl w:val="0"/>
          <w:numId w:val="2"/>
        </w:numPr>
        <w:spacing w:after="240" w:before="240" w:lineRule="auto"/>
        <w:ind w:left="720" w:hanging="360"/>
      </w:pPr>
      <w:r w:rsidDel="00000000" w:rsidR="00000000" w:rsidRPr="00000000">
        <w:rPr>
          <w:b w:val="1"/>
          <w:bCs w:val="1"/>
          <w:rtl w:val="0"/>
        </w:rPr>
        <w:t xml:space="preserve">Chức năng:</w:t>
      </w:r>
      <w:r w:rsidDel="00000000" w:rsidR="00000000" w:rsidRPr="00000000">
        <w:rPr>
          <w:rtl w:val="0"/>
        </w:rPr>
        <w:t xml:space="preserve"> Bắt các trường hợp lỗi chuyển tiền (ví dụ: Khách phải trả 100k, nhưng quét QR rồi tự sửa thành 90k chuyển đi. PayOS vẫn báo thành công nhưng sai số tiền). Hệ thống sẽ lưu vào đây để Admin xử lý tay (Hoàn trả hoặc Chấp nhận).</w:t>
      </w:r>
    </w:p>
    <w:p w:rsidR="00000000" w:rsidDel="00000000" w:rsidP="00000000" w:rsidRDefault="00000000" w:rsidRPr="00000000" w14:paraId="000001A9">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26. Bảng </w:t>
      </w:r>
      <w:r w:rsidDel="00000000" w:rsidR="00000000" w:rsidRPr="00000000">
        <w:rPr>
          <w:rFonts w:ascii="Roboto Mono" w:cs="Roboto Mono" w:eastAsia="Roboto Mono" w:hAnsi="Roboto Mono"/>
          <w:b w:val="1"/>
          <w:bCs w:val="1"/>
          <w:color w:val="188038"/>
          <w:rtl w:val="0"/>
        </w:rPr>
        <w:t xml:space="preserve">Refund_Request</w:t>
      </w:r>
    </w:p>
    <w:p w:rsidR="00000000" w:rsidDel="00000000" w:rsidP="00000000" w:rsidRDefault="00000000" w:rsidRPr="00000000" w14:paraId="000001AA">
      <w:pPr>
        <w:numPr>
          <w:ilvl w:val="0"/>
          <w:numId w:val="8"/>
        </w:numPr>
        <w:spacing w:after="0" w:afterAutospacing="0" w:before="240" w:lineRule="auto"/>
        <w:ind w:left="720" w:hanging="360"/>
      </w:pPr>
      <w:r w:rsidDel="00000000" w:rsidR="00000000" w:rsidRPr="00000000">
        <w:rPr>
          <w:b w:val="1"/>
          <w:bCs w:val="1"/>
          <w:rtl w:val="0"/>
        </w:rPr>
        <w:t xml:space="preserve">Chức năng:</w:t>
      </w:r>
      <w:r w:rsidDel="00000000" w:rsidR="00000000" w:rsidRPr="00000000">
        <w:rPr>
          <w:rtl w:val="0"/>
        </w:rPr>
        <w:t xml:space="preserve"> Khách hàng hủy Booking và yêu cầu hoàn tiền theo chính sách.</w:t>
      </w:r>
    </w:p>
    <w:p w:rsidR="00000000" w:rsidDel="00000000" w:rsidP="00000000" w:rsidRDefault="00000000" w:rsidRPr="00000000" w14:paraId="000001AB">
      <w:pPr>
        <w:numPr>
          <w:ilvl w:val="0"/>
          <w:numId w:val="8"/>
        </w:numPr>
        <w:spacing w:after="240" w:before="0" w:beforeAutospacing="0" w:lineRule="auto"/>
        <w:ind w:left="720" w:hanging="360"/>
      </w:pPr>
      <w:r w:rsidDel="00000000" w:rsidR="00000000" w:rsidRPr="00000000">
        <w:rPr>
          <w:b w:val="1"/>
          <w:bCs w:val="1"/>
          <w:rtl w:val="0"/>
        </w:rPr>
        <w:t xml:space="preserve">Mối quan hệ:</w:t>
      </w:r>
      <w:r w:rsidDel="00000000" w:rsidR="00000000" w:rsidRPr="00000000">
        <w:rPr>
          <w:rtl w:val="0"/>
        </w:rPr>
        <w:t xml:space="preserve"> 1-1 với </w:t>
      </w:r>
      <w:r w:rsidDel="00000000" w:rsidR="00000000" w:rsidRPr="00000000">
        <w:rPr>
          <w:rFonts w:ascii="Roboto Mono" w:cs="Roboto Mono" w:eastAsia="Roboto Mono" w:hAnsi="Roboto Mono"/>
          <w:color w:val="188038"/>
          <w:rtl w:val="0"/>
        </w:rPr>
        <w:t xml:space="preserve">Booking</w:t>
      </w:r>
      <w:r w:rsidDel="00000000" w:rsidR="00000000" w:rsidRPr="00000000">
        <w:rPr>
          <w:rtl w:val="0"/>
        </w:rPr>
        <w:t xml:space="preserve">.</w:t>
      </w:r>
    </w:p>
    <w:p w:rsidR="00000000" w:rsidDel="00000000" w:rsidP="00000000" w:rsidRDefault="00000000" w:rsidRPr="00000000" w14:paraId="000001AC">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27. Bảng </w:t>
      </w:r>
      <w:r w:rsidDel="00000000" w:rsidR="00000000" w:rsidRPr="00000000">
        <w:rPr>
          <w:rFonts w:ascii="Roboto Mono" w:cs="Roboto Mono" w:eastAsia="Roboto Mono" w:hAnsi="Roboto Mono"/>
          <w:b w:val="1"/>
          <w:bCs w:val="1"/>
          <w:color w:val="188038"/>
          <w:rtl w:val="0"/>
        </w:rPr>
        <w:t xml:space="preserve">Platform_Fee_Rule</w:t>
      </w:r>
    </w:p>
    <w:p w:rsidR="00000000" w:rsidDel="00000000" w:rsidP="00000000" w:rsidRDefault="00000000" w:rsidRPr="00000000" w14:paraId="000001AD">
      <w:pPr>
        <w:numPr>
          <w:ilvl w:val="0"/>
          <w:numId w:val="21"/>
        </w:numPr>
        <w:spacing w:after="240" w:before="240" w:lineRule="auto"/>
        <w:ind w:left="720" w:hanging="360"/>
      </w:pPr>
      <w:r w:rsidDel="00000000" w:rsidR="00000000" w:rsidRPr="00000000">
        <w:rPr>
          <w:b w:val="1"/>
          <w:bCs w:val="1"/>
          <w:rtl w:val="0"/>
        </w:rPr>
        <w:t xml:space="preserve">Chức năng:</w:t>
      </w:r>
      <w:r w:rsidDel="00000000" w:rsidR="00000000" w:rsidRPr="00000000">
        <w:rPr>
          <w:rtl w:val="0"/>
        </w:rPr>
        <w:t xml:space="preserve"> Cấu hình phần trăm hoa hồng mà nền tảng NexSpace sẽ thu của Organizer trên mỗi booking thành công.</w:t>
      </w:r>
    </w:p>
    <w:p w:rsidR="00000000" w:rsidDel="00000000" w:rsidP="00000000" w:rsidRDefault="00000000" w:rsidRPr="00000000" w14:paraId="000001AE">
      <w:pPr>
        <w:pStyle w:val="Heading3"/>
        <w:keepNext w:val="0"/>
        <w:keepLines w:val="0"/>
        <w:spacing w:after="80" w:before="280" w:lineRule="auto"/>
        <w:rPr>
          <w:color w:val="000000"/>
          <w:sz w:val="26"/>
          <w:szCs w:val="26"/>
        </w:rPr>
      </w:pPr>
      <w:bookmarkStart w:colFirst="0" w:colLast="0" w:name="_4221ykb295jp" w:id="17"/>
      <w:bookmarkEnd w:id="17"/>
      <w:r w:rsidDel="00000000" w:rsidR="00000000" w:rsidRPr="00000000">
        <w:rPr>
          <w:color w:val="000000"/>
          <w:sz w:val="26"/>
          <w:szCs w:val="26"/>
          <w:rtl w:val="0"/>
        </w:rPr>
        <w:t xml:space="preserve">PHẦN 8: MODULE ENGAGEMENT &amp; ADMIN GOVERNANCE (Tương tác &amp; Quản trị)</w:t>
      </w:r>
    </w:p>
    <w:p w:rsidR="00000000" w:rsidDel="00000000" w:rsidP="00000000" w:rsidRDefault="00000000" w:rsidRPr="00000000" w14:paraId="000001AF">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28. Bảng </w:t>
      </w:r>
      <w:r w:rsidDel="00000000" w:rsidR="00000000" w:rsidRPr="00000000">
        <w:rPr>
          <w:rFonts w:ascii="Roboto Mono" w:cs="Roboto Mono" w:eastAsia="Roboto Mono" w:hAnsi="Roboto Mono"/>
          <w:b w:val="1"/>
          <w:bCs w:val="1"/>
          <w:color w:val="188038"/>
          <w:rtl w:val="0"/>
        </w:rPr>
        <w:t xml:space="preserve">Review</w:t>
      </w:r>
    </w:p>
    <w:p w:rsidR="00000000" w:rsidDel="00000000" w:rsidP="00000000" w:rsidRDefault="00000000" w:rsidRPr="00000000" w14:paraId="000001B0">
      <w:pPr>
        <w:numPr>
          <w:ilvl w:val="0"/>
          <w:numId w:val="4"/>
        </w:numPr>
        <w:spacing w:after="0" w:afterAutospacing="0" w:before="240" w:lineRule="auto"/>
        <w:ind w:left="720" w:hanging="360"/>
      </w:pPr>
      <w:r w:rsidDel="00000000" w:rsidR="00000000" w:rsidRPr="00000000">
        <w:rPr>
          <w:b w:val="1"/>
          <w:bCs w:val="1"/>
          <w:rtl w:val="0"/>
        </w:rPr>
        <w:t xml:space="preserve">Chức năng:</w:t>
      </w:r>
      <w:r w:rsidDel="00000000" w:rsidR="00000000" w:rsidRPr="00000000">
        <w:rPr>
          <w:rtl w:val="0"/>
        </w:rPr>
        <w:t xml:space="preserve"> Khách hàng đánh giá, chấm điểm cơ sở vật chất sau khi hoàn thành Booking.</w:t>
      </w:r>
    </w:p>
    <w:p w:rsidR="00000000" w:rsidDel="00000000" w:rsidP="00000000" w:rsidRDefault="00000000" w:rsidRPr="00000000" w14:paraId="000001B1">
      <w:pPr>
        <w:numPr>
          <w:ilvl w:val="0"/>
          <w:numId w:val="4"/>
        </w:numPr>
        <w:spacing w:after="240" w:before="0" w:beforeAutospacing="0" w:lineRule="auto"/>
        <w:ind w:left="720" w:hanging="360"/>
      </w:pPr>
      <w:r w:rsidDel="00000000" w:rsidR="00000000" w:rsidRPr="00000000">
        <w:rPr>
          <w:b w:val="1"/>
          <w:bCs w:val="1"/>
          <w:rtl w:val="0"/>
        </w:rPr>
        <w:t xml:space="preserve">Mối quan hệ:</w:t>
      </w:r>
      <w:r w:rsidDel="00000000" w:rsidR="00000000" w:rsidRPr="00000000">
        <w:rPr>
          <w:rtl w:val="0"/>
        </w:rPr>
        <w:t xml:space="preserve"> Liên kết </w:t>
      </w:r>
      <w:r w:rsidDel="00000000" w:rsidR="00000000" w:rsidRPr="00000000">
        <w:rPr>
          <w:rFonts w:ascii="Roboto Mono" w:cs="Roboto Mono" w:eastAsia="Roboto Mono" w:hAnsi="Roboto Mono"/>
          <w:color w:val="188038"/>
          <w:rtl w:val="0"/>
        </w:rPr>
        <w:t xml:space="preserve">Booking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(Khách), và </w:t>
      </w:r>
      <w:r w:rsidDel="00000000" w:rsidR="00000000" w:rsidRPr="00000000">
        <w:rPr>
          <w:rFonts w:ascii="Roboto Mono" w:cs="Roboto Mono" w:eastAsia="Roboto Mono" w:hAnsi="Roboto Mono"/>
          <w:color w:val="188038"/>
          <w:rtl w:val="0"/>
        </w:rPr>
        <w:t xml:space="preserve">Workspace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organizer_reply</w:t>
      </w:r>
      <w:r w:rsidDel="00000000" w:rsidR="00000000" w:rsidRPr="00000000">
        <w:rPr>
          <w:rtl w:val="0"/>
        </w:rPr>
        <w:t xml:space="preserve"> cho phép chủ không gian phản hồi.</w:t>
      </w:r>
    </w:p>
    <w:p w:rsidR="00000000" w:rsidDel="00000000" w:rsidP="00000000" w:rsidRDefault="00000000" w:rsidRPr="00000000" w14:paraId="000001B2">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29. Bảng </w:t>
      </w:r>
      <w:r w:rsidDel="00000000" w:rsidR="00000000" w:rsidRPr="00000000">
        <w:rPr>
          <w:rFonts w:ascii="Roboto Mono" w:cs="Roboto Mono" w:eastAsia="Roboto Mono" w:hAnsi="Roboto Mono"/>
          <w:b w:val="1"/>
          <w:bCs w:val="1"/>
          <w:color w:val="188038"/>
          <w:rtl w:val="0"/>
        </w:rPr>
        <w:t xml:space="preserve">Favorite_Workspace</w:t>
      </w:r>
    </w:p>
    <w:p w:rsidR="00000000" w:rsidDel="00000000" w:rsidP="00000000" w:rsidRDefault="00000000" w:rsidRPr="00000000" w14:paraId="000001B3">
      <w:pPr>
        <w:numPr>
          <w:ilvl w:val="0"/>
          <w:numId w:val="20"/>
        </w:numPr>
        <w:spacing w:after="0" w:afterAutospacing="0" w:before="240" w:lineRule="auto"/>
        <w:ind w:left="720" w:hanging="360"/>
      </w:pPr>
      <w:r w:rsidDel="00000000" w:rsidR="00000000" w:rsidRPr="00000000">
        <w:rPr>
          <w:b w:val="1"/>
          <w:bCs w:val="1"/>
          <w:rtl w:val="0"/>
        </w:rPr>
        <w:t xml:space="preserve">Chức năng:</w:t>
      </w:r>
      <w:r w:rsidDel="00000000" w:rsidR="00000000" w:rsidRPr="00000000">
        <w:rPr>
          <w:rtl w:val="0"/>
        </w:rPr>
        <w:t xml:space="preserve"> Nút "Lưu/Thích" để khách hàng gom các cơ sở vào danh sách cá nhân.</w:t>
      </w:r>
    </w:p>
    <w:p w:rsidR="00000000" w:rsidDel="00000000" w:rsidP="00000000" w:rsidRDefault="00000000" w:rsidRPr="00000000" w14:paraId="000001B4">
      <w:pPr>
        <w:numPr>
          <w:ilvl w:val="0"/>
          <w:numId w:val="20"/>
        </w:numPr>
        <w:spacing w:after="240" w:before="0" w:beforeAutospacing="0" w:lineRule="auto"/>
        <w:ind w:left="720" w:hanging="360"/>
      </w:pPr>
      <w:r w:rsidDel="00000000" w:rsidR="00000000" w:rsidRPr="00000000">
        <w:rPr>
          <w:b w:val="1"/>
          <w:bCs w:val="1"/>
          <w:rtl w:val="0"/>
        </w:rPr>
        <w:t xml:space="preserve">Mối quan hệ:</w:t>
      </w:r>
      <w:r w:rsidDel="00000000" w:rsidR="00000000" w:rsidRPr="00000000">
        <w:rPr>
          <w:rtl w:val="0"/>
        </w:rPr>
        <w:t xml:space="preserve"> N-N giữa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Workspace</w:t>
      </w:r>
      <w:r w:rsidDel="00000000" w:rsidR="00000000" w:rsidRPr="00000000">
        <w:rPr>
          <w:rtl w:val="0"/>
        </w:rPr>
        <w:t xml:space="preserve">.</w:t>
      </w:r>
    </w:p>
    <w:p w:rsidR="00000000" w:rsidDel="00000000" w:rsidP="00000000" w:rsidRDefault="00000000" w:rsidRPr="00000000" w14:paraId="000001B5">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30. Bảng </w:t>
      </w:r>
      <w:r w:rsidDel="00000000" w:rsidR="00000000" w:rsidRPr="00000000">
        <w:rPr>
          <w:rFonts w:ascii="Roboto Mono" w:cs="Roboto Mono" w:eastAsia="Roboto Mono" w:hAnsi="Roboto Mono"/>
          <w:b w:val="1"/>
          <w:bCs w:val="1"/>
          <w:color w:val="188038"/>
          <w:rtl w:val="0"/>
        </w:rPr>
        <w:t xml:space="preserve">Notification</w:t>
      </w:r>
    </w:p>
    <w:p w:rsidR="00000000" w:rsidDel="00000000" w:rsidP="00000000" w:rsidRDefault="00000000" w:rsidRPr="00000000" w14:paraId="000001B6">
      <w:pPr>
        <w:numPr>
          <w:ilvl w:val="0"/>
          <w:numId w:val="18"/>
        </w:numPr>
        <w:spacing w:after="240" w:before="240" w:lineRule="auto"/>
        <w:ind w:left="720" w:hanging="360"/>
      </w:pPr>
      <w:r w:rsidDel="00000000" w:rsidR="00000000" w:rsidRPr="00000000">
        <w:rPr>
          <w:b w:val="1"/>
          <w:bCs w:val="1"/>
          <w:rtl w:val="0"/>
        </w:rPr>
        <w:t xml:space="preserve">Chức năng:</w:t>
      </w:r>
      <w:r w:rsidDel="00000000" w:rsidR="00000000" w:rsidRPr="00000000">
        <w:rPr>
          <w:rtl w:val="0"/>
        </w:rPr>
        <w:t xml:space="preserve"> Quản lý thông báo In-app (Quả chuông trên web/app).</w:t>
      </w:r>
    </w:p>
    <w:p w:rsidR="00000000" w:rsidDel="00000000" w:rsidP="00000000" w:rsidRDefault="00000000" w:rsidRPr="00000000" w14:paraId="000001B7">
      <w:pPr>
        <w:spacing w:after="240" w:before="240" w:lineRule="auto"/>
        <w:rPr>
          <w:b w:val="1"/>
          <w:bCs w:val="1"/>
        </w:rPr>
      </w:pPr>
      <w:r w:rsidDel="00000000" w:rsidR="00000000" w:rsidRPr="00000000">
        <w:rPr>
          <w:b w:val="1"/>
          <w:bCs w:val="1"/>
          <w:rtl w:val="0"/>
        </w:rPr>
        <w:t xml:space="preserve">31. Bảng </w:t>
      </w:r>
      <w:r w:rsidDel="00000000" w:rsidR="00000000" w:rsidRPr="00000000">
        <w:rPr>
          <w:rFonts w:ascii="Roboto Mono" w:cs="Roboto Mono" w:eastAsia="Roboto Mono" w:hAnsi="Roboto Mono"/>
          <w:b w:val="1"/>
          <w:bCs w:val="1"/>
          <w:color w:val="188038"/>
          <w:rtl w:val="0"/>
        </w:rPr>
        <w:t xml:space="preserve">Dispute_Report</w:t>
      </w:r>
      <w:r w:rsidDel="00000000" w:rsidR="00000000" w:rsidRPr="00000000">
        <w:rPr>
          <w:b w:val="1"/>
          <w:bCs w:val="1"/>
          <w:rtl w:val="0"/>
        </w:rPr>
        <w:t xml:space="preserve"> (Khiếu nại)</w:t>
      </w:r>
    </w:p>
    <w:p w:rsidR="00000000" w:rsidDel="00000000" w:rsidP="00000000" w:rsidRDefault="00000000" w:rsidRPr="00000000" w14:paraId="000001B8">
      <w:pPr>
        <w:numPr>
          <w:ilvl w:val="0"/>
          <w:numId w:val="32"/>
        </w:numPr>
        <w:spacing w:after="0" w:afterAutospacing="0" w:before="240" w:lineRule="auto"/>
        <w:ind w:left="720" w:hanging="360"/>
      </w:pPr>
      <w:r w:rsidDel="00000000" w:rsidR="00000000" w:rsidRPr="00000000">
        <w:rPr>
          <w:b w:val="1"/>
          <w:bCs w:val="1"/>
          <w:rtl w:val="0"/>
        </w:rPr>
        <w:t xml:space="preserve">Chức năng:</w:t>
      </w:r>
      <w:r w:rsidDel="00000000" w:rsidR="00000000" w:rsidRPr="00000000">
        <w:rPr>
          <w:rtl w:val="0"/>
        </w:rPr>
        <w:t xml:space="preserve"> Khách hàng báo cáo không gian lừa đảo, hoặc Organizer báo cáo khách hàng phá hoại.</w:t>
      </w:r>
    </w:p>
    <w:p w:rsidR="00000000" w:rsidDel="00000000" w:rsidP="00000000" w:rsidRDefault="00000000" w:rsidRPr="00000000" w14:paraId="000001B9">
      <w:pPr>
        <w:numPr>
          <w:ilvl w:val="0"/>
          <w:numId w:val="32"/>
        </w:numPr>
        <w:spacing w:after="240" w:before="0" w:beforeAutospacing="0" w:lineRule="auto"/>
        <w:ind w:left="720" w:hanging="360"/>
      </w:pPr>
      <w:r w:rsidDel="00000000" w:rsidR="00000000" w:rsidRPr="00000000">
        <w:rPr>
          <w:b w:val="1"/>
          <w:bCs w:val="1"/>
          <w:rtl w:val="0"/>
        </w:rPr>
        <w:t xml:space="preserve">Chi tiết:</w:t>
      </w:r>
      <w:r w:rsidDel="00000000" w:rsidR="00000000" w:rsidRPr="00000000">
        <w:rPr>
          <w:rtl w:val="0"/>
        </w:rPr>
        <w:t xml:space="preserve"> Sử dụng thiết kế "Polymorphic" (Đa hình) qua 2 cột </w:t>
      </w:r>
      <w:r w:rsidDel="00000000" w:rsidR="00000000" w:rsidRPr="00000000">
        <w:rPr>
          <w:rFonts w:ascii="Roboto Mono" w:cs="Roboto Mono" w:eastAsia="Roboto Mono" w:hAnsi="Roboto Mono"/>
          <w:color w:val="188038"/>
          <w:rtl w:val="0"/>
        </w:rPr>
        <w:t xml:space="preserve">target_entity</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target_id</w:t>
      </w:r>
      <w:r w:rsidDel="00000000" w:rsidR="00000000" w:rsidRPr="00000000">
        <w:rPr>
          <w:rtl w:val="0"/>
        </w:rPr>
        <w:t xml:space="preserve">. Bạn có thể dùng bảng này để báo cáo MỘT Workspace, báo cáo MỘT Review xấu, hoặc báo cáo MỘT User, rất linh hoạt.</w:t>
      </w:r>
    </w:p>
    <w:p w:rsidR="00000000" w:rsidDel="00000000" w:rsidP="00000000" w:rsidRDefault="00000000" w:rsidRPr="00000000" w14:paraId="000001BA">
      <w:pPr>
        <w:spacing w:after="240" w:before="240" w:lineRule="auto"/>
        <w:rPr>
          <w:b w:val="1"/>
          <w:bCs w:val="1"/>
        </w:rPr>
      </w:pPr>
      <w:r w:rsidDel="00000000" w:rsidR="00000000" w:rsidRPr="00000000">
        <w:rPr>
          <w:b w:val="1"/>
          <w:bCs w:val="1"/>
          <w:rtl w:val="0"/>
        </w:rPr>
        <w:t xml:space="preserve">32. Bảng </w:t>
      </w:r>
      <w:r w:rsidDel="00000000" w:rsidR="00000000" w:rsidRPr="00000000">
        <w:rPr>
          <w:rFonts w:ascii="Roboto Mono" w:cs="Roboto Mono" w:eastAsia="Roboto Mono" w:hAnsi="Roboto Mono"/>
          <w:b w:val="1"/>
          <w:bCs w:val="1"/>
          <w:color w:val="188038"/>
          <w:rtl w:val="0"/>
        </w:rPr>
        <w:t xml:space="preserve">Audit_Log</w:t>
      </w:r>
      <w:r w:rsidDel="00000000" w:rsidR="00000000" w:rsidRPr="00000000">
        <w:rPr>
          <w:b w:val="1"/>
          <w:bCs w:val="1"/>
          <w:rtl w:val="0"/>
        </w:rPr>
        <w:t xml:space="preserve"> (Lưu vết hệ thống)</w:t>
      </w:r>
    </w:p>
    <w:p w:rsidR="00000000" w:rsidDel="00000000" w:rsidP="00000000" w:rsidRDefault="00000000" w:rsidRPr="00000000" w14:paraId="000001BB">
      <w:pPr>
        <w:numPr>
          <w:ilvl w:val="0"/>
          <w:numId w:val="17"/>
        </w:numPr>
        <w:spacing w:after="0" w:afterAutospacing="0" w:before="240" w:lineRule="auto"/>
        <w:ind w:left="720" w:hanging="360"/>
      </w:pPr>
      <w:r w:rsidDel="00000000" w:rsidR="00000000" w:rsidRPr="00000000">
        <w:rPr>
          <w:b w:val="1"/>
          <w:bCs w:val="1"/>
          <w:rtl w:val="0"/>
        </w:rPr>
        <w:t xml:space="preserve">Chức năng:</w:t>
      </w:r>
      <w:r w:rsidDel="00000000" w:rsidR="00000000" w:rsidRPr="00000000">
        <w:rPr>
          <w:rtl w:val="0"/>
        </w:rPr>
        <w:t xml:space="preserve"> Ghi lại mọi hành động "Nhạy cảm" (Xóa, Sửa cấu hình giá, Duyệt hồ sơ) để quy trách nhiệm khi xảy ra lỗi.</w:t>
      </w:r>
    </w:p>
    <w:p w:rsidR="00000000" w:rsidDel="00000000" w:rsidP="00000000" w:rsidRDefault="00000000" w:rsidRPr="00000000" w14:paraId="000001BC">
      <w:pPr>
        <w:numPr>
          <w:ilvl w:val="0"/>
          <w:numId w:val="17"/>
        </w:numPr>
        <w:spacing w:after="240" w:before="0" w:beforeAutospacing="0" w:lineRule="auto"/>
        <w:ind w:left="720" w:hanging="360"/>
      </w:pPr>
      <w:r w:rsidDel="00000000" w:rsidR="00000000" w:rsidRPr="00000000">
        <w:rPr>
          <w:b w:val="1"/>
          <w:bCs w:val="1"/>
          <w:rtl w:val="0"/>
        </w:rPr>
        <w:t xml:space="preserve">Chi tiết:</w:t>
      </w:r>
      <w:r w:rsidDel="00000000" w:rsidR="00000000" w:rsidRPr="00000000">
        <w:rPr>
          <w:rtl w:val="0"/>
        </w:rPr>
        <w:t xml:space="preserve"> Lưu trữ </w:t>
      </w:r>
      <w:r w:rsidDel="00000000" w:rsidR="00000000" w:rsidRPr="00000000">
        <w:rPr>
          <w:rFonts w:ascii="Roboto Mono" w:cs="Roboto Mono" w:eastAsia="Roboto Mono" w:hAnsi="Roboto Mono"/>
          <w:color w:val="188038"/>
          <w:rtl w:val="0"/>
        </w:rPr>
        <w:t xml:space="preserve">old_value</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new_value</w:t>
      </w:r>
      <w:r w:rsidDel="00000000" w:rsidR="00000000" w:rsidRPr="00000000">
        <w:rPr>
          <w:rtl w:val="0"/>
        </w:rPr>
        <w:t xml:space="preserve"> dưới dạng JSON để biết chính xác Admin/Organizer đã đổi thông tin gì, vào lúc nào. Bảng này cực kỳ quan trọng cho các hệ thống lớn thực tế.</w:t>
      </w:r>
    </w:p>
    <w:p w:rsidR="00000000" w:rsidDel="00000000" w:rsidP="00000000" w:rsidRDefault="00000000" w:rsidRPr="00000000" w14:paraId="000001B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ljh5mrvrqn9" w:id="18"/>
      <w:bookmarkEnd w:id="18"/>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Các bảng DB - Huy</w:t>
      </w: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w:t>
      </w:r>
    </w:p>
    <w:p w:rsidR="00000000" w:rsidDel="00000000" w:rsidP="00000000" w:rsidRDefault="00000000" w:rsidRPr="00000000" w14:paraId="000001C0">
      <w:pPr>
        <w:rPr/>
      </w:pPr>
      <w:r w:rsidDel="00000000" w:rsidR="00000000" w:rsidRPr="00000000">
        <w:rPr>
          <w:rtl w:val="0"/>
        </w:rPr>
        <w:t xml:space="preserve">-- NexSpace — Coworking Space Marketplace</w:t>
      </w:r>
    </w:p>
    <w:p w:rsidR="00000000" w:rsidDel="00000000" w:rsidP="00000000" w:rsidRDefault="00000000" w:rsidRPr="00000000" w14:paraId="000001C1">
      <w:pPr>
        <w:rPr/>
      </w:pPr>
      <w:r w:rsidDel="00000000" w:rsidR="00000000" w:rsidRPr="00000000">
        <w:rPr>
          <w:rtl w:val="0"/>
        </w:rPr>
        <w:t xml:space="preserve">-- Physical Data Model (DDL) — MySQL 8.0+ / InnoDB / utf8mb4</w:t>
      </w:r>
    </w:p>
    <w:p w:rsidR="00000000" w:rsidDel="00000000" w:rsidP="00000000" w:rsidRDefault="00000000" w:rsidRPr="00000000" w14:paraId="000001C2">
      <w:pPr>
        <w:rPr/>
      </w:pPr>
      <w:r w:rsidDel="00000000" w:rsidR="00000000" w:rsidRPr="00000000">
        <w:rPr>
          <w:rtl w:val="0"/>
        </w:rPr>
        <w:t xml:space="preserve">--</w:t>
      </w:r>
    </w:p>
    <w:p w:rsidR="00000000" w:rsidDel="00000000" w:rsidP="00000000" w:rsidRDefault="00000000" w:rsidRPr="00000000" w14:paraId="000001C3">
      <w:pPr>
        <w:rPr/>
      </w:pPr>
      <w:r w:rsidDel="00000000" w:rsidR="00000000" w:rsidRPr="00000000">
        <w:rPr>
          <w:rtl w:val="0"/>
        </w:rPr>
        <w:t xml:space="preserve">-- Nguồn suy dẫn:</w:t>
      </w:r>
    </w:p>
    <w:p w:rsidR="00000000" w:rsidDel="00000000" w:rsidP="00000000" w:rsidRDefault="00000000" w:rsidRPr="00000000" w14:paraId="000001C4">
      <w:pPr>
        <w:rPr/>
      </w:pPr>
      <w:r w:rsidDel="00000000" w:rsidR="00000000" w:rsidRPr="00000000">
        <w:rPr>
          <w:rtl w:val="0"/>
        </w:rPr>
        <w:t xml:space="preserve">--   • NexSpace_UML2.5_UseCase_Catalog.xlsx — 277 Use Case / 19 module / 3 actor</w:t>
      </w:r>
    </w:p>
    <w:p w:rsidR="00000000" w:rsidDel="00000000" w:rsidP="00000000" w:rsidRDefault="00000000" w:rsidRPr="00000000" w14:paraId="000001C5">
      <w:pPr>
        <w:rPr/>
      </w:pPr>
      <w:r w:rsidDel="00000000" w:rsidR="00000000" w:rsidRPr="00000000">
        <w:rPr>
          <w:rtl w:val="0"/>
        </w:rPr>
        <w:t xml:space="preserve">--   • Report3_Software Requirement Specification.docx — 94 screens,</w:t>
      </w:r>
    </w:p>
    <w:p w:rsidR="00000000" w:rsidDel="00000000" w:rsidP="00000000" w:rsidRDefault="00000000" w:rsidRPr="00000000" w14:paraId="000001C6">
      <w:pPr>
        <w:rPr/>
      </w:pPr>
      <w:r w:rsidDel="00000000" w:rsidR="00000000" w:rsidRPr="00000000">
        <w:rPr>
          <w:rtl w:val="0"/>
        </w:rPr>
        <w:t xml:space="preserve">--     16 non-screen functions, BR-01..BR-38, CR01..CR17, 50 message codes</w:t>
      </w:r>
    </w:p>
    <w:p w:rsidR="00000000" w:rsidDel="00000000" w:rsidP="00000000" w:rsidRDefault="00000000" w:rsidRPr="00000000" w14:paraId="000001C7">
      <w:pPr>
        <w:rPr/>
      </w:pPr>
      <w:r w:rsidDel="00000000" w:rsidR="00000000" w:rsidRPr="00000000">
        <w:rPr>
          <w:rtl w:val="0"/>
        </w:rPr>
        <w:t xml:space="preserve">--</w:t>
      </w:r>
    </w:p>
    <w:p w:rsidR="00000000" w:rsidDel="00000000" w:rsidP="00000000" w:rsidRDefault="00000000" w:rsidRPr="00000000" w14:paraId="000001C8">
      <w:pPr>
        <w:rPr/>
      </w:pPr>
      <w:r w:rsidDel="00000000" w:rsidR="00000000" w:rsidRPr="00000000">
        <w:rPr>
          <w:rtl w:val="0"/>
        </w:rPr>
        <w:t xml:space="preserve">-- Quy ước:</w:t>
      </w:r>
    </w:p>
    <w:p w:rsidR="00000000" w:rsidDel="00000000" w:rsidP="00000000" w:rsidRDefault="00000000" w:rsidRPr="00000000" w14:paraId="000001C9">
      <w:pPr>
        <w:rPr/>
      </w:pPr>
      <w:r w:rsidDel="00000000" w:rsidR="00000000" w:rsidRPr="00000000">
        <w:rPr>
          <w:rtl w:val="0"/>
        </w:rPr>
        <w:t xml:space="preserve">--   • Tên bảng: snake_case, số ít.  PK: BIGINT UNSIGNED AUTO_INCREMENT.</w:t>
      </w:r>
    </w:p>
    <w:p w:rsidR="00000000" w:rsidDel="00000000" w:rsidP="00000000" w:rsidRDefault="00000000" w:rsidRPr="00000000" w14:paraId="000001CA">
      <w:pPr>
        <w:rPr/>
      </w:pPr>
      <w:r w:rsidDel="00000000" w:rsidR="00000000" w:rsidRPr="00000000">
        <w:rPr>
          <w:rtl w:val="0"/>
        </w:rPr>
        <w:t xml:space="preserve">--   • Tiền tệ: DECIMAL(15,2), mặc định VND (CR03).</w:t>
      </w:r>
    </w:p>
    <w:p w:rsidR="00000000" w:rsidDel="00000000" w:rsidP="00000000" w:rsidRDefault="00000000" w:rsidRPr="00000000" w14:paraId="000001CB">
      <w:pPr>
        <w:rPr/>
      </w:pPr>
      <w:r w:rsidDel="00000000" w:rsidR="00000000" w:rsidRPr="00000000">
        <w:rPr>
          <w:rtl w:val="0"/>
        </w:rPr>
        <w:t xml:space="preserve">--   • Thời gian: DATETIME(3) UTC; timezone hiển thị lấy theo workspace (CR03).</w:t>
      </w:r>
    </w:p>
    <w:p w:rsidR="00000000" w:rsidDel="00000000" w:rsidP="00000000" w:rsidRDefault="00000000" w:rsidRPr="00000000" w14:paraId="000001CC">
      <w:pPr>
        <w:rPr/>
      </w:pPr>
      <w:r w:rsidDel="00000000" w:rsidR="00000000" w:rsidRPr="00000000">
        <w:rPr>
          <w:rtl w:val="0"/>
        </w:rPr>
        <w:t xml:space="preserve">--   • `version` = optimistic locking (BR-35, NFR 4.2.2).</w:t>
      </w:r>
    </w:p>
    <w:p w:rsidR="00000000" w:rsidDel="00000000" w:rsidP="00000000" w:rsidRDefault="00000000" w:rsidRPr="00000000" w14:paraId="000001CD">
      <w:pPr>
        <w:rPr/>
      </w:pPr>
      <w:r w:rsidDel="00000000" w:rsidR="00000000" w:rsidRPr="00000000">
        <w:rPr>
          <w:rtl w:val="0"/>
        </w:rPr>
        <w:t xml:space="preserve">--   • Soft delete bằng cột `status` / `deleted_at` (BR-09).</w:t>
      </w:r>
    </w:p>
    <w:p w:rsidR="00000000" w:rsidDel="00000000" w:rsidP="00000000" w:rsidRDefault="00000000" w:rsidRPr="00000000" w14:paraId="000001CE">
      <w:pPr>
        <w:rPr/>
      </w:pPr>
      <w:r w:rsidDel="00000000" w:rsidR="00000000" w:rsidRPr="00000000">
        <w:rPr>
          <w:rtl w:val="0"/>
        </w:rPr>
        <w:t xml:space="preserve">-- =============================================================================</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SET NAMES utf8mb4;</w:t>
      </w:r>
    </w:p>
    <w:p w:rsidR="00000000" w:rsidDel="00000000" w:rsidP="00000000" w:rsidRDefault="00000000" w:rsidRPr="00000000" w14:paraId="000001D1">
      <w:pPr>
        <w:rPr/>
      </w:pPr>
      <w:r w:rsidDel="00000000" w:rsidR="00000000" w:rsidRPr="00000000">
        <w:rPr>
          <w:rtl w:val="0"/>
        </w:rPr>
        <w:t xml:space="preserve">SET FOREIGN_KEY_CHECKS = 0;</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CREATE DATABASE IF NOT EXISTS nexspace</w:t>
      </w:r>
    </w:p>
    <w:p w:rsidR="00000000" w:rsidDel="00000000" w:rsidP="00000000" w:rsidRDefault="00000000" w:rsidRPr="00000000" w14:paraId="000001D4">
      <w:pPr>
        <w:rPr/>
      </w:pPr>
      <w:r w:rsidDel="00000000" w:rsidR="00000000" w:rsidRPr="00000000">
        <w:rPr>
          <w:rtl w:val="0"/>
        </w:rPr>
        <w:t xml:space="preserve">  DEFAULT CHARACTER SET utf8mb4</w:t>
      </w:r>
    </w:p>
    <w:p w:rsidR="00000000" w:rsidDel="00000000" w:rsidP="00000000" w:rsidRDefault="00000000" w:rsidRPr="00000000" w14:paraId="000001D5">
      <w:pPr>
        <w:rPr/>
      </w:pPr>
      <w:r w:rsidDel="00000000" w:rsidR="00000000" w:rsidRPr="00000000">
        <w:rPr>
          <w:rtl w:val="0"/>
        </w:rPr>
        <w:t xml:space="preserve">  DEFAULT COLLATE utf8mb4_0900_ai_ci;</w:t>
      </w:r>
    </w:p>
    <w:p w:rsidR="00000000" w:rsidDel="00000000" w:rsidP="00000000" w:rsidRDefault="00000000" w:rsidRPr="00000000" w14:paraId="000001D6">
      <w:pPr>
        <w:rPr/>
      </w:pPr>
      <w:r w:rsidDel="00000000" w:rsidR="00000000" w:rsidRPr="00000000">
        <w:rPr>
          <w:rtl w:val="0"/>
        </w:rPr>
        <w:t xml:space="preserve">USE nexspace;</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 =============================================================================</w:t>
      </w:r>
    </w:p>
    <w:p w:rsidR="00000000" w:rsidDel="00000000" w:rsidP="00000000" w:rsidRDefault="00000000" w:rsidRPr="00000000" w14:paraId="000001D9">
      <w:pPr>
        <w:rPr/>
      </w:pPr>
      <w:r w:rsidDel="00000000" w:rsidR="00000000" w:rsidRPr="00000000">
        <w:rPr>
          <w:rtl w:val="0"/>
        </w:rPr>
        <w:t xml:space="preserve">-- MODULE M01 — AUTHENTICATION &amp; AUTHORIZATION  (13 UC)</w:t>
      </w:r>
    </w:p>
    <w:p w:rsidR="00000000" w:rsidDel="00000000" w:rsidP="00000000" w:rsidRDefault="00000000" w:rsidRPr="00000000" w14:paraId="000001DA">
      <w:pPr>
        <w:rPr/>
      </w:pPr>
      <w:r w:rsidDel="00000000" w:rsidR="00000000" w:rsidRPr="00000000">
        <w:rPr>
          <w:rtl w:val="0"/>
        </w:rPr>
        <w:t xml:space="preserve">-- =============================================================================</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 M17-UC01/UC02 (RBAC dùng chung toàn hệ thống, BR-29)</w:t>
      </w:r>
    </w:p>
    <w:p w:rsidR="00000000" w:rsidDel="00000000" w:rsidP="00000000" w:rsidRDefault="00000000" w:rsidRPr="00000000" w14:paraId="000001DD">
      <w:pPr>
        <w:rPr/>
      </w:pPr>
      <w:r w:rsidDel="00000000" w:rsidR="00000000" w:rsidRPr="00000000">
        <w:rPr>
          <w:rtl w:val="0"/>
        </w:rPr>
        <w:t xml:space="preserve">CREATE TABLE role (</w:t>
      </w:r>
    </w:p>
    <w:p w:rsidR="00000000" w:rsidDel="00000000" w:rsidP="00000000" w:rsidRDefault="00000000" w:rsidRPr="00000000" w14:paraId="000001DE">
      <w:pPr>
        <w:rPr/>
      </w:pPr>
      <w:r w:rsidDel="00000000" w:rsidR="00000000" w:rsidRPr="00000000">
        <w:rPr>
          <w:rtl w:val="0"/>
        </w:rPr>
        <w:t xml:space="preserve">  id           BIGINT UNSIGNED NOT NULL AUTO_INCREMENT,</w:t>
      </w:r>
    </w:p>
    <w:p w:rsidR="00000000" w:rsidDel="00000000" w:rsidP="00000000" w:rsidRDefault="00000000" w:rsidRPr="00000000" w14:paraId="000001DF">
      <w:pPr>
        <w:rPr/>
      </w:pPr>
      <w:r w:rsidDel="00000000" w:rsidR="00000000" w:rsidRPr="00000000">
        <w:rPr>
          <w:rtl w:val="0"/>
        </w:rPr>
        <w:t xml:space="preserve">  code         VARCHAR(50)  NOT NULL COMMENT 'CUSTOMER | ORGANIZER | ADMINISTRATOR',</w:t>
      </w:r>
    </w:p>
    <w:p w:rsidR="00000000" w:rsidDel="00000000" w:rsidP="00000000" w:rsidRDefault="00000000" w:rsidRPr="00000000" w14:paraId="000001E0">
      <w:pPr>
        <w:rPr/>
      </w:pPr>
      <w:r w:rsidDel="00000000" w:rsidR="00000000" w:rsidRPr="00000000">
        <w:rPr>
          <w:rtl w:val="0"/>
        </w:rPr>
        <w:t xml:space="preserve">  name         VARCHAR(100) NOT NULL,</w:t>
      </w:r>
    </w:p>
    <w:p w:rsidR="00000000" w:rsidDel="00000000" w:rsidP="00000000" w:rsidRDefault="00000000" w:rsidRPr="00000000" w14:paraId="000001E1">
      <w:pPr>
        <w:rPr/>
      </w:pPr>
      <w:r w:rsidDel="00000000" w:rsidR="00000000" w:rsidRPr="00000000">
        <w:rPr>
          <w:rtl w:val="0"/>
        </w:rPr>
        <w:t xml:space="preserve">  description  VARCHAR(255) NULL,</w:t>
      </w:r>
    </w:p>
    <w:p w:rsidR="00000000" w:rsidDel="00000000" w:rsidP="00000000" w:rsidRDefault="00000000" w:rsidRPr="00000000" w14:paraId="000001E2">
      <w:pPr>
        <w:rPr/>
      </w:pPr>
      <w:r w:rsidDel="00000000" w:rsidR="00000000" w:rsidRPr="00000000">
        <w:rPr>
          <w:rtl w:val="0"/>
        </w:rPr>
        <w:t xml:space="preserve">  is_system    TINYINT(1)   NOT NULL DEFAULT 0,</w:t>
      </w:r>
    </w:p>
    <w:p w:rsidR="00000000" w:rsidDel="00000000" w:rsidP="00000000" w:rsidRDefault="00000000" w:rsidRPr="00000000" w14:paraId="000001E3">
      <w:pPr>
        <w:rPr/>
      </w:pPr>
      <w:r w:rsidDel="00000000" w:rsidR="00000000" w:rsidRPr="00000000">
        <w:rPr>
          <w:rtl w:val="0"/>
        </w:rPr>
        <w:t xml:space="preserve">  created_at   DATETIME(3)  NOT NULL DEFAULT CURRENT_TIMESTAMP(3),</w:t>
      </w:r>
    </w:p>
    <w:p w:rsidR="00000000" w:rsidDel="00000000" w:rsidP="00000000" w:rsidRDefault="00000000" w:rsidRPr="00000000" w14:paraId="000001E4">
      <w:pPr>
        <w:rPr/>
      </w:pPr>
      <w:r w:rsidDel="00000000" w:rsidR="00000000" w:rsidRPr="00000000">
        <w:rPr>
          <w:rtl w:val="0"/>
        </w:rPr>
        <w:t xml:space="preserve">  updated_at   DATETIME(3)  NOT NULL DEFAULT CURRENT_TIMESTAMP(3) ON UPDATE CURRENT_TIMESTAMP(3),</w:t>
      </w:r>
    </w:p>
    <w:p w:rsidR="00000000" w:rsidDel="00000000" w:rsidP="00000000" w:rsidRDefault="00000000" w:rsidRPr="00000000" w14:paraId="000001E5">
      <w:pPr>
        <w:rPr/>
      </w:pPr>
      <w:r w:rsidDel="00000000" w:rsidR="00000000" w:rsidRPr="00000000">
        <w:rPr>
          <w:rtl w:val="0"/>
        </w:rPr>
        <w:t xml:space="preserve">  PRIMARY KEY (id),</w:t>
      </w:r>
    </w:p>
    <w:p w:rsidR="00000000" w:rsidDel="00000000" w:rsidP="00000000" w:rsidRDefault="00000000" w:rsidRPr="00000000" w14:paraId="000001E6">
      <w:pPr>
        <w:rPr/>
      </w:pPr>
      <w:r w:rsidDel="00000000" w:rsidR="00000000" w:rsidRPr="00000000">
        <w:rPr>
          <w:rtl w:val="0"/>
        </w:rPr>
        <w:t xml:space="preserve">  UNIQUE KEY uk_role_code (code)</w:t>
      </w:r>
    </w:p>
    <w:p w:rsidR="00000000" w:rsidDel="00000000" w:rsidP="00000000" w:rsidRDefault="00000000" w:rsidRPr="00000000" w14:paraId="000001E7">
      <w:pPr>
        <w:rPr/>
      </w:pPr>
      <w:r w:rsidDel="00000000" w:rsidR="00000000" w:rsidRPr="00000000">
        <w:rPr>
          <w:rtl w:val="0"/>
        </w:rPr>
        <w:t xml:space="preserve">) ENGINE=InnoDB COMMENT='Vai trò hệ thống (RBAC).';</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CREATE TABLE permission (</w:t>
      </w:r>
    </w:p>
    <w:p w:rsidR="00000000" w:rsidDel="00000000" w:rsidP="00000000" w:rsidRDefault="00000000" w:rsidRPr="00000000" w14:paraId="000001EA">
      <w:pPr>
        <w:rPr/>
      </w:pPr>
      <w:r w:rsidDel="00000000" w:rsidR="00000000" w:rsidRPr="00000000">
        <w:rPr>
          <w:rtl w:val="0"/>
        </w:rPr>
        <w:t xml:space="preserve">  id           BIGINT UNSIGNED NOT NULL AUTO_INCREMENT,</w:t>
      </w:r>
    </w:p>
    <w:p w:rsidR="00000000" w:rsidDel="00000000" w:rsidP="00000000" w:rsidRDefault="00000000" w:rsidRPr="00000000" w14:paraId="000001EB">
      <w:pPr>
        <w:rPr/>
      </w:pPr>
      <w:r w:rsidDel="00000000" w:rsidR="00000000" w:rsidRPr="00000000">
        <w:rPr>
          <w:rtl w:val="0"/>
        </w:rPr>
        <w:t xml:space="preserve">  code         VARCHAR(100) NOT NULL COMMENT 'vd: workspace.approve, refund.process',</w:t>
      </w:r>
    </w:p>
    <w:p w:rsidR="00000000" w:rsidDel="00000000" w:rsidP="00000000" w:rsidRDefault="00000000" w:rsidRPr="00000000" w14:paraId="000001EC">
      <w:pPr>
        <w:rPr/>
      </w:pPr>
      <w:r w:rsidDel="00000000" w:rsidR="00000000" w:rsidRPr="00000000">
        <w:rPr>
          <w:rtl w:val="0"/>
        </w:rPr>
        <w:t xml:space="preserve">  module_code  VARCHAR(10)  NOT NULL COMMENT 'M01..M19',</w:t>
      </w:r>
    </w:p>
    <w:p w:rsidR="00000000" w:rsidDel="00000000" w:rsidP="00000000" w:rsidRDefault="00000000" w:rsidRPr="00000000" w14:paraId="000001ED">
      <w:pPr>
        <w:rPr/>
      </w:pPr>
      <w:r w:rsidDel="00000000" w:rsidR="00000000" w:rsidRPr="00000000">
        <w:rPr>
          <w:rtl w:val="0"/>
        </w:rPr>
        <w:t xml:space="preserve">  name         VARCHAR(150) NOT NULL,</w:t>
      </w:r>
    </w:p>
    <w:p w:rsidR="00000000" w:rsidDel="00000000" w:rsidP="00000000" w:rsidRDefault="00000000" w:rsidRPr="00000000" w14:paraId="000001EE">
      <w:pPr>
        <w:rPr/>
      </w:pPr>
      <w:r w:rsidDel="00000000" w:rsidR="00000000" w:rsidRPr="00000000">
        <w:rPr>
          <w:rtl w:val="0"/>
        </w:rPr>
        <w:t xml:space="preserve">  description  VARCHAR(255) NULL,</w:t>
      </w:r>
    </w:p>
    <w:p w:rsidR="00000000" w:rsidDel="00000000" w:rsidP="00000000" w:rsidRDefault="00000000" w:rsidRPr="00000000" w14:paraId="000001EF">
      <w:pPr>
        <w:rPr/>
      </w:pPr>
      <w:r w:rsidDel="00000000" w:rsidR="00000000" w:rsidRPr="00000000">
        <w:rPr>
          <w:rtl w:val="0"/>
        </w:rPr>
        <w:t xml:space="preserve">  created_at   DATETIME(3)  NOT NULL DEFAULT CURRENT_TIMESTAMP(3),</w:t>
      </w:r>
    </w:p>
    <w:p w:rsidR="00000000" w:rsidDel="00000000" w:rsidP="00000000" w:rsidRDefault="00000000" w:rsidRPr="00000000" w14:paraId="000001F0">
      <w:pPr>
        <w:rPr/>
      </w:pPr>
      <w:r w:rsidDel="00000000" w:rsidR="00000000" w:rsidRPr="00000000">
        <w:rPr>
          <w:rtl w:val="0"/>
        </w:rPr>
        <w:t xml:space="preserve">  PRIMARY KEY (id),</w:t>
      </w:r>
    </w:p>
    <w:p w:rsidR="00000000" w:rsidDel="00000000" w:rsidP="00000000" w:rsidRDefault="00000000" w:rsidRPr="00000000" w14:paraId="000001F1">
      <w:pPr>
        <w:rPr/>
      </w:pPr>
      <w:r w:rsidDel="00000000" w:rsidR="00000000" w:rsidRPr="00000000">
        <w:rPr>
          <w:rtl w:val="0"/>
        </w:rPr>
        <w:t xml:space="preserve">  UNIQUE KEY uk_permission_code (code),</w:t>
      </w:r>
    </w:p>
    <w:p w:rsidR="00000000" w:rsidDel="00000000" w:rsidP="00000000" w:rsidRDefault="00000000" w:rsidRPr="00000000" w14:paraId="000001F2">
      <w:pPr>
        <w:rPr/>
      </w:pPr>
      <w:r w:rsidDel="00000000" w:rsidR="00000000" w:rsidRPr="00000000">
        <w:rPr>
          <w:rtl w:val="0"/>
        </w:rPr>
        <w:t xml:space="preserve">  KEY idx_permission_module (module_code)</w:t>
      </w:r>
    </w:p>
    <w:p w:rsidR="00000000" w:rsidDel="00000000" w:rsidP="00000000" w:rsidRDefault="00000000" w:rsidRPr="00000000" w14:paraId="000001F3">
      <w:pPr>
        <w:rPr/>
      </w:pPr>
      <w:r w:rsidDel="00000000" w:rsidR="00000000" w:rsidRPr="00000000">
        <w:rPr>
          <w:rtl w:val="0"/>
        </w:rPr>
        <w:t xml:space="preserve">) ENGINE=InnoDB COMMENT='Danh mục quyền chi tiết.';</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CREATE TABLE role_permission (</w:t>
      </w:r>
    </w:p>
    <w:p w:rsidR="00000000" w:rsidDel="00000000" w:rsidP="00000000" w:rsidRDefault="00000000" w:rsidRPr="00000000" w14:paraId="000001F6">
      <w:pPr>
        <w:rPr/>
      </w:pPr>
      <w:r w:rsidDel="00000000" w:rsidR="00000000" w:rsidRPr="00000000">
        <w:rPr>
          <w:rtl w:val="0"/>
        </w:rPr>
        <w:t xml:space="preserve">  role_id       BIGINT UNSIGNED NOT NULL,</w:t>
      </w:r>
    </w:p>
    <w:p w:rsidR="00000000" w:rsidDel="00000000" w:rsidP="00000000" w:rsidRDefault="00000000" w:rsidRPr="00000000" w14:paraId="000001F7">
      <w:pPr>
        <w:rPr/>
      </w:pPr>
      <w:r w:rsidDel="00000000" w:rsidR="00000000" w:rsidRPr="00000000">
        <w:rPr>
          <w:rtl w:val="0"/>
        </w:rPr>
        <w:t xml:space="preserve">  permission_id BIGINT UNSIGNED NOT NULL,</w:t>
      </w:r>
    </w:p>
    <w:p w:rsidR="00000000" w:rsidDel="00000000" w:rsidP="00000000" w:rsidRDefault="00000000" w:rsidRPr="00000000" w14:paraId="000001F8">
      <w:pPr>
        <w:rPr/>
      </w:pPr>
      <w:r w:rsidDel="00000000" w:rsidR="00000000" w:rsidRPr="00000000">
        <w:rPr>
          <w:rtl w:val="0"/>
        </w:rPr>
        <w:t xml:space="preserve">  granted_at    DATETIME(3) NOT NULL DEFAULT CURRENT_TIMESTAMP(3),</w:t>
      </w:r>
    </w:p>
    <w:p w:rsidR="00000000" w:rsidDel="00000000" w:rsidP="00000000" w:rsidRDefault="00000000" w:rsidRPr="00000000" w14:paraId="000001F9">
      <w:pPr>
        <w:rPr/>
      </w:pPr>
      <w:r w:rsidDel="00000000" w:rsidR="00000000" w:rsidRPr="00000000">
        <w:rPr>
          <w:rtl w:val="0"/>
        </w:rPr>
        <w:t xml:space="preserve">  granted_by    BIGINT UNSIGNED NULL,</w:t>
      </w:r>
    </w:p>
    <w:p w:rsidR="00000000" w:rsidDel="00000000" w:rsidP="00000000" w:rsidRDefault="00000000" w:rsidRPr="00000000" w14:paraId="000001FA">
      <w:pPr>
        <w:rPr/>
      </w:pPr>
      <w:r w:rsidDel="00000000" w:rsidR="00000000" w:rsidRPr="00000000">
        <w:rPr>
          <w:rtl w:val="0"/>
        </w:rPr>
        <w:t xml:space="preserve">  PRIMARY KEY (role_id, permission_id),</w:t>
      </w:r>
    </w:p>
    <w:p w:rsidR="00000000" w:rsidDel="00000000" w:rsidP="00000000" w:rsidRDefault="00000000" w:rsidRPr="00000000" w14:paraId="000001FB">
      <w:pPr>
        <w:rPr/>
      </w:pPr>
      <w:r w:rsidDel="00000000" w:rsidR="00000000" w:rsidRPr="00000000">
        <w:rPr>
          <w:rtl w:val="0"/>
        </w:rPr>
        <w:t xml:space="preserve">  KEY idx_rp_permission (permission_id),</w:t>
      </w:r>
    </w:p>
    <w:p w:rsidR="00000000" w:rsidDel="00000000" w:rsidP="00000000" w:rsidRDefault="00000000" w:rsidRPr="00000000" w14:paraId="000001FC">
      <w:pPr>
        <w:rPr/>
      </w:pPr>
      <w:r w:rsidDel="00000000" w:rsidR="00000000" w:rsidRPr="00000000">
        <w:rPr>
          <w:rtl w:val="0"/>
        </w:rPr>
        <w:t xml:space="preserve">  CONSTRAINT fk_rp_role       FOREIGN KEY (role_id)       REFERENCES role (id)       ON DELETE CASCADE,</w:t>
      </w:r>
    </w:p>
    <w:p w:rsidR="00000000" w:rsidDel="00000000" w:rsidP="00000000" w:rsidRDefault="00000000" w:rsidRPr="00000000" w14:paraId="000001FD">
      <w:pPr>
        <w:rPr/>
      </w:pPr>
      <w:r w:rsidDel="00000000" w:rsidR="00000000" w:rsidRPr="00000000">
        <w:rPr>
          <w:rtl w:val="0"/>
        </w:rPr>
        <w:t xml:space="preserve">  CONSTRAINT fk_rp_permission FOREIGN KEY (permission_id) REFERENCES permission (id) ON DELETE CASCADE</w:t>
      </w:r>
    </w:p>
    <w:p w:rsidR="00000000" w:rsidDel="00000000" w:rsidP="00000000" w:rsidRDefault="00000000" w:rsidRPr="00000000" w14:paraId="000001FE">
      <w:pPr>
        <w:rPr/>
      </w:pPr>
      <w:r w:rsidDel="00000000" w:rsidR="00000000" w:rsidRPr="00000000">
        <w:rPr>
          <w:rtl w:val="0"/>
        </w:rPr>
        <w:t xml:space="preserve">) ENGINE=InnoDB COMMENT='Ánh xạ vai trò - quyền (M17-UC02).';</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 M01-UC01/04/12/13, M02-UC13</w:t>
      </w:r>
    </w:p>
    <w:p w:rsidR="00000000" w:rsidDel="00000000" w:rsidP="00000000" w:rsidRDefault="00000000" w:rsidRPr="00000000" w14:paraId="00000201">
      <w:pPr>
        <w:rPr/>
      </w:pPr>
      <w:r w:rsidDel="00000000" w:rsidR="00000000" w:rsidRPr="00000000">
        <w:rPr>
          <w:rtl w:val="0"/>
        </w:rPr>
        <w:t xml:space="preserve">CREATE TABLE user_account (</w:t>
      </w:r>
    </w:p>
    <w:p w:rsidR="00000000" w:rsidDel="00000000" w:rsidP="00000000" w:rsidRDefault="00000000" w:rsidRPr="00000000" w14:paraId="00000202">
      <w:pPr>
        <w:rPr/>
      </w:pPr>
      <w:r w:rsidDel="00000000" w:rsidR="00000000" w:rsidRPr="00000000">
        <w:rPr>
          <w:rtl w:val="0"/>
        </w:rPr>
        <w:t xml:space="preserve">  id                    BIGINT UNSIGNED NOT NULL AUTO_INCREMENT,</w:t>
      </w:r>
    </w:p>
    <w:p w:rsidR="00000000" w:rsidDel="00000000" w:rsidP="00000000" w:rsidRDefault="00000000" w:rsidRPr="00000000" w14:paraId="00000203">
      <w:pPr>
        <w:rPr/>
      </w:pPr>
      <w:r w:rsidDel="00000000" w:rsidR="00000000" w:rsidRPr="00000000">
        <w:rPr>
          <w:rtl w:val="0"/>
        </w:rPr>
        <w:t xml:space="preserve">  public_id             CHAR(36)     NOT NULL COMMENT 'UUID lộ ra API',</w:t>
      </w:r>
    </w:p>
    <w:p w:rsidR="00000000" w:rsidDel="00000000" w:rsidP="00000000" w:rsidRDefault="00000000" w:rsidRPr="00000000" w14:paraId="00000204">
      <w:pPr>
        <w:rPr/>
      </w:pPr>
      <w:r w:rsidDel="00000000" w:rsidR="00000000" w:rsidRPr="00000000">
        <w:rPr>
          <w:rtl w:val="0"/>
        </w:rPr>
        <w:t xml:space="preserve">  email                 VARCHAR(255) NOT NULL,</w:t>
      </w:r>
    </w:p>
    <w:p w:rsidR="00000000" w:rsidDel="00000000" w:rsidP="00000000" w:rsidRDefault="00000000" w:rsidRPr="00000000" w14:paraId="00000205">
      <w:pPr>
        <w:rPr/>
      </w:pPr>
      <w:r w:rsidDel="00000000" w:rsidR="00000000" w:rsidRPr="00000000">
        <w:rPr>
          <w:rtl w:val="0"/>
        </w:rPr>
        <w:t xml:space="preserve">  username              VARCHAR(100) NULL,</w:t>
      </w:r>
    </w:p>
    <w:p w:rsidR="00000000" w:rsidDel="00000000" w:rsidP="00000000" w:rsidRDefault="00000000" w:rsidRPr="00000000" w14:paraId="00000206">
      <w:pPr>
        <w:rPr/>
      </w:pPr>
      <w:r w:rsidDel="00000000" w:rsidR="00000000" w:rsidRPr="00000000">
        <w:rPr>
          <w:rtl w:val="0"/>
        </w:rPr>
        <w:t xml:space="preserve">  password_hash         VARCHAR(255) NULL COMMENT 'bcrypt(cost&gt;=10)/Argon2 - BR-02, NFR 4.2.4',</w:t>
      </w:r>
    </w:p>
    <w:p w:rsidR="00000000" w:rsidDel="00000000" w:rsidP="00000000" w:rsidRDefault="00000000" w:rsidRPr="00000000" w14:paraId="00000207">
      <w:pPr>
        <w:rPr/>
      </w:pPr>
      <w:r w:rsidDel="00000000" w:rsidR="00000000" w:rsidRPr="00000000">
        <w:rPr>
          <w:rtl w:val="0"/>
        </w:rPr>
        <w:t xml:space="preserve">  status                ENUM('PENDING_VERIFICATION','ACTIVE','INACTIVE','LOCKED','SUSPENDED','DELETED')</w:t>
      </w:r>
    </w:p>
    <w:p w:rsidR="00000000" w:rsidDel="00000000" w:rsidP="00000000" w:rsidRDefault="00000000" w:rsidRPr="00000000" w14:paraId="00000208">
      <w:pPr>
        <w:rPr/>
      </w:pPr>
      <w:r w:rsidDel="00000000" w:rsidR="00000000" w:rsidRPr="00000000">
        <w:rPr>
          <w:rtl w:val="0"/>
        </w:rPr>
        <w:t xml:space="preserve">                        NOT NULL DEFAULT 'PENDING_VERIFICATION' COMMENT 'BR-01, BR-03',</w:t>
      </w:r>
    </w:p>
    <w:p w:rsidR="00000000" w:rsidDel="00000000" w:rsidP="00000000" w:rsidRDefault="00000000" w:rsidRPr="00000000" w14:paraId="00000209">
      <w:pPr>
        <w:rPr/>
      </w:pPr>
      <w:r w:rsidDel="00000000" w:rsidR="00000000" w:rsidRPr="00000000">
        <w:rPr>
          <w:rtl w:val="0"/>
        </w:rPr>
        <w:t xml:space="preserve">  email_verified_at     DATETIME(3)  NULL COMMENT 'BR-01',</w:t>
      </w:r>
    </w:p>
    <w:p w:rsidR="00000000" w:rsidDel="00000000" w:rsidP="00000000" w:rsidRDefault="00000000" w:rsidRPr="00000000" w14:paraId="0000020A">
      <w:pPr>
        <w:rPr/>
      </w:pPr>
      <w:r w:rsidDel="00000000" w:rsidR="00000000" w:rsidRPr="00000000">
        <w:rPr>
          <w:rtl w:val="0"/>
        </w:rPr>
        <w:t xml:space="preserve">  mfa_enabled           TINYINT(1)   NOT NULL DEFAULT 0,</w:t>
      </w:r>
    </w:p>
    <w:p w:rsidR="00000000" w:rsidDel="00000000" w:rsidP="00000000" w:rsidRDefault="00000000" w:rsidRPr="00000000" w14:paraId="0000020B">
      <w:pPr>
        <w:rPr/>
      </w:pPr>
      <w:r w:rsidDel="00000000" w:rsidR="00000000" w:rsidRPr="00000000">
        <w:rPr>
          <w:rtl w:val="0"/>
        </w:rPr>
        <w:t xml:space="preserve">  mfa_method            ENUM('TOTP','EMAIL') NULL,</w:t>
      </w:r>
    </w:p>
    <w:p w:rsidR="00000000" w:rsidDel="00000000" w:rsidP="00000000" w:rsidRDefault="00000000" w:rsidRPr="00000000" w14:paraId="0000020C">
      <w:pPr>
        <w:rPr/>
      </w:pPr>
      <w:r w:rsidDel="00000000" w:rsidR="00000000" w:rsidRPr="00000000">
        <w:rPr>
          <w:rtl w:val="0"/>
        </w:rPr>
        <w:t xml:space="preserve">  mfa_secret            VARCHAR(255) NULL COMMENT 'Mã hoá AES-256 ở tầng ứng dụng',</w:t>
      </w:r>
    </w:p>
    <w:p w:rsidR="00000000" w:rsidDel="00000000" w:rsidP="00000000" w:rsidRDefault="00000000" w:rsidRPr="00000000" w14:paraId="0000020D">
      <w:pPr>
        <w:rPr/>
      </w:pPr>
      <w:r w:rsidDel="00000000" w:rsidR="00000000" w:rsidRPr="00000000">
        <w:rPr>
          <w:rtl w:val="0"/>
        </w:rPr>
        <w:t xml:space="preserve">  failed_login_count    SMALLINT UNSIGNED NOT NULL DEFAULT 0 COMMENT 'BR-03: khoá sau 5 lần',</w:t>
      </w:r>
    </w:p>
    <w:p w:rsidR="00000000" w:rsidDel="00000000" w:rsidP="00000000" w:rsidRDefault="00000000" w:rsidRPr="00000000" w14:paraId="0000020E">
      <w:pPr>
        <w:rPr/>
      </w:pPr>
      <w:r w:rsidDel="00000000" w:rsidR="00000000" w:rsidRPr="00000000">
        <w:rPr>
          <w:rtl w:val="0"/>
        </w:rPr>
        <w:t xml:space="preserve">  locked_until          DATETIME(3)  NULL,</w:t>
      </w:r>
    </w:p>
    <w:p w:rsidR="00000000" w:rsidDel="00000000" w:rsidP="00000000" w:rsidRDefault="00000000" w:rsidRPr="00000000" w14:paraId="0000020F">
      <w:pPr>
        <w:rPr/>
      </w:pPr>
      <w:r w:rsidDel="00000000" w:rsidR="00000000" w:rsidRPr="00000000">
        <w:rPr>
          <w:rtl w:val="0"/>
        </w:rPr>
        <w:t xml:space="preserve">  last_login_at         DATETIME(3)  NULL,</w:t>
      </w:r>
    </w:p>
    <w:p w:rsidR="00000000" w:rsidDel="00000000" w:rsidP="00000000" w:rsidRDefault="00000000" w:rsidRPr="00000000" w14:paraId="00000210">
      <w:pPr>
        <w:rPr/>
      </w:pPr>
      <w:r w:rsidDel="00000000" w:rsidR="00000000" w:rsidRPr="00000000">
        <w:rPr>
          <w:rtl w:val="0"/>
        </w:rPr>
        <w:t xml:space="preserve">  preferred_locale      ENUM('vi','en') NOT NULL DEFAULT 'vi' COMMENT 'CR03',</w:t>
      </w:r>
    </w:p>
    <w:p w:rsidR="00000000" w:rsidDel="00000000" w:rsidP="00000000" w:rsidRDefault="00000000" w:rsidRPr="00000000" w14:paraId="00000211">
      <w:pPr>
        <w:rPr/>
      </w:pPr>
      <w:r w:rsidDel="00000000" w:rsidR="00000000" w:rsidRPr="00000000">
        <w:rPr>
          <w:rtl w:val="0"/>
        </w:rPr>
        <w:t xml:space="preserve">  preferred_timezone    VARCHAR(64)  NOT NULL DEFAULT 'Asia/Ho_Chi_Minh',</w:t>
      </w:r>
    </w:p>
    <w:p w:rsidR="00000000" w:rsidDel="00000000" w:rsidP="00000000" w:rsidRDefault="00000000" w:rsidRPr="00000000" w14:paraId="00000212">
      <w:pPr>
        <w:rPr/>
      </w:pPr>
      <w:r w:rsidDel="00000000" w:rsidR="00000000" w:rsidRPr="00000000">
        <w:rPr>
          <w:rtl w:val="0"/>
        </w:rPr>
        <w:t xml:space="preserve">  version               INT UNSIGNED NOT NULL DEFAULT 0,</w:t>
      </w:r>
    </w:p>
    <w:p w:rsidR="00000000" w:rsidDel="00000000" w:rsidP="00000000" w:rsidRDefault="00000000" w:rsidRPr="00000000" w14:paraId="00000213">
      <w:pPr>
        <w:rPr/>
      </w:pPr>
      <w:r w:rsidDel="00000000" w:rsidR="00000000" w:rsidRPr="00000000">
        <w:rPr>
          <w:rtl w:val="0"/>
        </w:rPr>
        <w:t xml:space="preserve">  created_at            DATETIME(3)  NOT NULL DEFAULT CURRENT_TIMESTAMP(3),</w:t>
      </w:r>
    </w:p>
    <w:p w:rsidR="00000000" w:rsidDel="00000000" w:rsidP="00000000" w:rsidRDefault="00000000" w:rsidRPr="00000000" w14:paraId="00000214">
      <w:pPr>
        <w:rPr/>
      </w:pPr>
      <w:r w:rsidDel="00000000" w:rsidR="00000000" w:rsidRPr="00000000">
        <w:rPr>
          <w:rtl w:val="0"/>
        </w:rPr>
        <w:t xml:space="preserve">  updated_at            DATETIME(3)  NOT NULL DEFAULT CURRENT_TIMESTAMP(3) ON UPDATE CURRENT_TIMESTAMP(3),</w:t>
      </w:r>
    </w:p>
    <w:p w:rsidR="00000000" w:rsidDel="00000000" w:rsidP="00000000" w:rsidRDefault="00000000" w:rsidRPr="00000000" w14:paraId="00000215">
      <w:pPr>
        <w:rPr/>
      </w:pPr>
      <w:r w:rsidDel="00000000" w:rsidR="00000000" w:rsidRPr="00000000">
        <w:rPr>
          <w:rtl w:val="0"/>
        </w:rPr>
        <w:t xml:space="preserve">  deleted_at            DATETIME(3)  NULL,</w:t>
      </w:r>
    </w:p>
    <w:p w:rsidR="00000000" w:rsidDel="00000000" w:rsidP="00000000" w:rsidRDefault="00000000" w:rsidRPr="00000000" w14:paraId="00000216">
      <w:pPr>
        <w:rPr/>
      </w:pPr>
      <w:r w:rsidDel="00000000" w:rsidR="00000000" w:rsidRPr="00000000">
        <w:rPr>
          <w:rtl w:val="0"/>
        </w:rPr>
        <w:t xml:space="preserve">  PRIMARY KEY (id),</w:t>
      </w:r>
    </w:p>
    <w:p w:rsidR="00000000" w:rsidDel="00000000" w:rsidP="00000000" w:rsidRDefault="00000000" w:rsidRPr="00000000" w14:paraId="00000217">
      <w:pPr>
        <w:rPr/>
      </w:pPr>
      <w:r w:rsidDel="00000000" w:rsidR="00000000" w:rsidRPr="00000000">
        <w:rPr>
          <w:rtl w:val="0"/>
        </w:rPr>
        <w:t xml:space="preserve">  UNIQUE KEY uk_user_email (email),</w:t>
      </w:r>
    </w:p>
    <w:p w:rsidR="00000000" w:rsidDel="00000000" w:rsidP="00000000" w:rsidRDefault="00000000" w:rsidRPr="00000000" w14:paraId="00000218">
      <w:pPr>
        <w:rPr/>
      </w:pPr>
      <w:r w:rsidDel="00000000" w:rsidR="00000000" w:rsidRPr="00000000">
        <w:rPr>
          <w:rtl w:val="0"/>
        </w:rPr>
        <w:t xml:space="preserve">  UNIQUE KEY uk_user_public_id (public_id),</w:t>
      </w:r>
    </w:p>
    <w:p w:rsidR="00000000" w:rsidDel="00000000" w:rsidP="00000000" w:rsidRDefault="00000000" w:rsidRPr="00000000" w14:paraId="00000219">
      <w:pPr>
        <w:rPr/>
      </w:pPr>
      <w:r w:rsidDel="00000000" w:rsidR="00000000" w:rsidRPr="00000000">
        <w:rPr>
          <w:rtl w:val="0"/>
        </w:rPr>
        <w:t xml:space="preserve">  UNIQUE KEY uk_user_username (username),</w:t>
      </w:r>
    </w:p>
    <w:p w:rsidR="00000000" w:rsidDel="00000000" w:rsidP="00000000" w:rsidRDefault="00000000" w:rsidRPr="00000000" w14:paraId="0000021A">
      <w:pPr>
        <w:rPr/>
      </w:pPr>
      <w:r w:rsidDel="00000000" w:rsidR="00000000" w:rsidRPr="00000000">
        <w:rPr>
          <w:rtl w:val="0"/>
        </w:rPr>
        <w:t xml:space="preserve">  KEY idx_user_status (status)</w:t>
      </w:r>
    </w:p>
    <w:p w:rsidR="00000000" w:rsidDel="00000000" w:rsidP="00000000" w:rsidRDefault="00000000" w:rsidRPr="00000000" w14:paraId="0000021B">
      <w:pPr>
        <w:rPr/>
      </w:pPr>
      <w:r w:rsidDel="00000000" w:rsidR="00000000" w:rsidRPr="00000000">
        <w:rPr>
          <w:rtl w:val="0"/>
        </w:rPr>
        <w:t xml:space="preserve">) ENGINE=InnoDB COMMENT='Tài khoản đăng nhập (Better Auth).';</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CREATE TABLE user_role (</w:t>
      </w:r>
    </w:p>
    <w:p w:rsidR="00000000" w:rsidDel="00000000" w:rsidP="00000000" w:rsidRDefault="00000000" w:rsidRPr="00000000" w14:paraId="0000021E">
      <w:pPr>
        <w:rPr/>
      </w:pPr>
      <w:r w:rsidDel="00000000" w:rsidR="00000000" w:rsidRPr="00000000">
        <w:rPr>
          <w:rtl w:val="0"/>
        </w:rPr>
        <w:t xml:space="preserve">  user_id     BIGINT UNSIGNED NOT NULL,</w:t>
      </w:r>
    </w:p>
    <w:p w:rsidR="00000000" w:rsidDel="00000000" w:rsidP="00000000" w:rsidRDefault="00000000" w:rsidRPr="00000000" w14:paraId="0000021F">
      <w:pPr>
        <w:rPr/>
      </w:pPr>
      <w:r w:rsidDel="00000000" w:rsidR="00000000" w:rsidRPr="00000000">
        <w:rPr>
          <w:rtl w:val="0"/>
        </w:rPr>
        <w:t xml:space="preserve">  role_id     BIGINT UNSIGNED NOT NULL,</w:t>
      </w:r>
    </w:p>
    <w:p w:rsidR="00000000" w:rsidDel="00000000" w:rsidP="00000000" w:rsidRDefault="00000000" w:rsidRPr="00000000" w14:paraId="00000220">
      <w:pPr>
        <w:rPr/>
      </w:pPr>
      <w:r w:rsidDel="00000000" w:rsidR="00000000" w:rsidRPr="00000000">
        <w:rPr>
          <w:rtl w:val="0"/>
        </w:rPr>
        <w:t xml:space="preserve">  assigned_at DATETIME(3) NOT NULL DEFAULT CURRENT_TIMESTAMP(3),</w:t>
      </w:r>
    </w:p>
    <w:p w:rsidR="00000000" w:rsidDel="00000000" w:rsidP="00000000" w:rsidRDefault="00000000" w:rsidRPr="00000000" w14:paraId="00000221">
      <w:pPr>
        <w:rPr/>
      </w:pPr>
      <w:r w:rsidDel="00000000" w:rsidR="00000000" w:rsidRPr="00000000">
        <w:rPr>
          <w:rtl w:val="0"/>
        </w:rPr>
        <w:t xml:space="preserve">  assigned_by BIGINT UNSIGNED NULL,</w:t>
      </w:r>
    </w:p>
    <w:p w:rsidR="00000000" w:rsidDel="00000000" w:rsidP="00000000" w:rsidRDefault="00000000" w:rsidRPr="00000000" w14:paraId="00000222">
      <w:pPr>
        <w:rPr/>
      </w:pPr>
      <w:r w:rsidDel="00000000" w:rsidR="00000000" w:rsidRPr="00000000">
        <w:rPr>
          <w:rtl w:val="0"/>
        </w:rPr>
        <w:t xml:space="preserve">  PRIMARY KEY (user_id, role_id),</w:t>
      </w:r>
    </w:p>
    <w:p w:rsidR="00000000" w:rsidDel="00000000" w:rsidP="00000000" w:rsidRDefault="00000000" w:rsidRPr="00000000" w14:paraId="00000223">
      <w:pPr>
        <w:rPr/>
      </w:pPr>
      <w:r w:rsidDel="00000000" w:rsidR="00000000" w:rsidRPr="00000000">
        <w:rPr>
          <w:rtl w:val="0"/>
        </w:rPr>
        <w:t xml:space="preserve">  KEY idx_ur_role (role_id),</w:t>
      </w:r>
    </w:p>
    <w:p w:rsidR="00000000" w:rsidDel="00000000" w:rsidP="00000000" w:rsidRDefault="00000000" w:rsidRPr="00000000" w14:paraId="00000224">
      <w:pPr>
        <w:rPr/>
      </w:pPr>
      <w:r w:rsidDel="00000000" w:rsidR="00000000" w:rsidRPr="00000000">
        <w:rPr>
          <w:rtl w:val="0"/>
        </w:rPr>
        <w:t xml:space="preserve">  CONSTRAINT fk_ur_user FOREIGN KEY (user_id) REFERENCES user_account (id) ON DELETE CASCADE,</w:t>
      </w:r>
    </w:p>
    <w:p w:rsidR="00000000" w:rsidDel="00000000" w:rsidP="00000000" w:rsidRDefault="00000000" w:rsidRPr="00000000" w14:paraId="00000225">
      <w:pPr>
        <w:rPr/>
      </w:pPr>
      <w:r w:rsidDel="00000000" w:rsidR="00000000" w:rsidRPr="00000000">
        <w:rPr>
          <w:rtl w:val="0"/>
        </w:rPr>
        <w:t xml:space="preserve">  CONSTRAINT fk_ur_role FOREIGN KEY (role_id) REFERENCES role (id)         ON DELETE CASCADE</w:t>
      </w:r>
    </w:p>
    <w:p w:rsidR="00000000" w:rsidDel="00000000" w:rsidP="00000000" w:rsidRDefault="00000000" w:rsidRPr="00000000" w14:paraId="00000226">
      <w:pPr>
        <w:rPr/>
      </w:pPr>
      <w:r w:rsidDel="00000000" w:rsidR="00000000" w:rsidRPr="00000000">
        <w:rPr>
          <w:rtl w:val="0"/>
        </w:rPr>
        <w:t xml:space="preserve">) ENGINE=InnoDB COMMENT='Gán vai trò cho tài khoản.';</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 M01-UC05</w:t>
      </w:r>
    </w:p>
    <w:p w:rsidR="00000000" w:rsidDel="00000000" w:rsidP="00000000" w:rsidRDefault="00000000" w:rsidRPr="00000000" w14:paraId="00000229">
      <w:pPr>
        <w:rPr/>
      </w:pPr>
      <w:r w:rsidDel="00000000" w:rsidR="00000000" w:rsidRPr="00000000">
        <w:rPr>
          <w:rtl w:val="0"/>
        </w:rPr>
        <w:t xml:space="preserve">CREATE TABLE social_account (</w:t>
      </w:r>
    </w:p>
    <w:p w:rsidR="00000000" w:rsidDel="00000000" w:rsidP="00000000" w:rsidRDefault="00000000" w:rsidRPr="00000000" w14:paraId="0000022A">
      <w:pPr>
        <w:rPr/>
      </w:pPr>
      <w:r w:rsidDel="00000000" w:rsidR="00000000" w:rsidRPr="00000000">
        <w:rPr>
          <w:rtl w:val="0"/>
        </w:rPr>
        <w:t xml:space="preserve">  id                BIGINT UNSIGNED NOT NULL AUTO_INCREMENT,</w:t>
      </w:r>
    </w:p>
    <w:p w:rsidR="00000000" w:rsidDel="00000000" w:rsidP="00000000" w:rsidRDefault="00000000" w:rsidRPr="00000000" w14:paraId="0000022B">
      <w:pPr>
        <w:rPr/>
      </w:pPr>
      <w:r w:rsidDel="00000000" w:rsidR="00000000" w:rsidRPr="00000000">
        <w:rPr>
          <w:rtl w:val="0"/>
        </w:rPr>
        <w:t xml:space="preserve">  user_id           BIGINT UNSIGNED NOT NULL,</w:t>
      </w:r>
    </w:p>
    <w:p w:rsidR="00000000" w:rsidDel="00000000" w:rsidP="00000000" w:rsidRDefault="00000000" w:rsidRPr="00000000" w14:paraId="0000022C">
      <w:pPr>
        <w:rPr/>
      </w:pPr>
      <w:r w:rsidDel="00000000" w:rsidR="00000000" w:rsidRPr="00000000">
        <w:rPr>
          <w:rtl w:val="0"/>
        </w:rPr>
        <w:t xml:space="preserve">  provider          ENUM('GOOGLE','FACEBOOK') NOT NULL,</w:t>
      </w:r>
    </w:p>
    <w:p w:rsidR="00000000" w:rsidDel="00000000" w:rsidP="00000000" w:rsidRDefault="00000000" w:rsidRPr="00000000" w14:paraId="0000022D">
      <w:pPr>
        <w:rPr/>
      </w:pPr>
      <w:r w:rsidDel="00000000" w:rsidR="00000000" w:rsidRPr="00000000">
        <w:rPr>
          <w:rtl w:val="0"/>
        </w:rPr>
        <w:t xml:space="preserve">  provider_user_id  VARCHAR(191) NOT NULL,</w:t>
      </w:r>
    </w:p>
    <w:p w:rsidR="00000000" w:rsidDel="00000000" w:rsidP="00000000" w:rsidRDefault="00000000" w:rsidRPr="00000000" w14:paraId="0000022E">
      <w:pPr>
        <w:rPr/>
      </w:pPr>
      <w:r w:rsidDel="00000000" w:rsidR="00000000" w:rsidRPr="00000000">
        <w:rPr>
          <w:rtl w:val="0"/>
        </w:rPr>
        <w:t xml:space="preserve">  email             VARCHAR(255) NULL,</w:t>
      </w:r>
    </w:p>
    <w:p w:rsidR="00000000" w:rsidDel="00000000" w:rsidP="00000000" w:rsidRDefault="00000000" w:rsidRPr="00000000" w14:paraId="0000022F">
      <w:pPr>
        <w:rPr/>
      </w:pPr>
      <w:r w:rsidDel="00000000" w:rsidR="00000000" w:rsidRPr="00000000">
        <w:rPr>
          <w:rtl w:val="0"/>
        </w:rPr>
        <w:t xml:space="preserve">  linked_at         DATETIME(3)  NOT NULL DEFAULT CURRENT_TIMESTAMP(3),</w:t>
      </w:r>
    </w:p>
    <w:p w:rsidR="00000000" w:rsidDel="00000000" w:rsidP="00000000" w:rsidRDefault="00000000" w:rsidRPr="00000000" w14:paraId="00000230">
      <w:pPr>
        <w:rPr/>
      </w:pPr>
      <w:r w:rsidDel="00000000" w:rsidR="00000000" w:rsidRPr="00000000">
        <w:rPr>
          <w:rtl w:val="0"/>
        </w:rPr>
        <w:t xml:space="preserve">  PRIMARY KEY (id),</w:t>
      </w:r>
    </w:p>
    <w:p w:rsidR="00000000" w:rsidDel="00000000" w:rsidP="00000000" w:rsidRDefault="00000000" w:rsidRPr="00000000" w14:paraId="00000231">
      <w:pPr>
        <w:rPr/>
      </w:pPr>
      <w:r w:rsidDel="00000000" w:rsidR="00000000" w:rsidRPr="00000000">
        <w:rPr>
          <w:rtl w:val="0"/>
        </w:rPr>
        <w:t xml:space="preserve">  UNIQUE KEY uk_social_provider_uid (provider, provider_user_id),</w:t>
      </w:r>
    </w:p>
    <w:p w:rsidR="00000000" w:rsidDel="00000000" w:rsidP="00000000" w:rsidRDefault="00000000" w:rsidRPr="00000000" w14:paraId="00000232">
      <w:pPr>
        <w:rPr/>
      </w:pPr>
      <w:r w:rsidDel="00000000" w:rsidR="00000000" w:rsidRPr="00000000">
        <w:rPr>
          <w:rtl w:val="0"/>
        </w:rPr>
        <w:t xml:space="preserve">  KEY idx_social_user (user_id),</w:t>
      </w:r>
    </w:p>
    <w:p w:rsidR="00000000" w:rsidDel="00000000" w:rsidP="00000000" w:rsidRDefault="00000000" w:rsidRPr="00000000" w14:paraId="00000233">
      <w:pPr>
        <w:rPr/>
      </w:pPr>
      <w:r w:rsidDel="00000000" w:rsidR="00000000" w:rsidRPr="00000000">
        <w:rPr>
          <w:rtl w:val="0"/>
        </w:rPr>
        <w:t xml:space="preserve">  CONSTRAINT fk_social_user FOREIGN KEY (user_id) REFERENCES user_account (id) ON DELETE CASCADE</w:t>
      </w:r>
    </w:p>
    <w:p w:rsidR="00000000" w:rsidDel="00000000" w:rsidP="00000000" w:rsidRDefault="00000000" w:rsidRPr="00000000" w14:paraId="00000234">
      <w:pPr>
        <w:rPr/>
      </w:pPr>
      <w:r w:rsidDel="00000000" w:rsidR="00000000" w:rsidRPr="00000000">
        <w:rPr>
          <w:rtl w:val="0"/>
        </w:rPr>
        <w:t xml:space="preserve">) ENGINE=InnoDB COMMENT='Liên kết đăng nhập mạng xã hội OAuth 2.0.';</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 M01-UC08/UC09/UC10</w:t>
      </w:r>
    </w:p>
    <w:p w:rsidR="00000000" w:rsidDel="00000000" w:rsidP="00000000" w:rsidRDefault="00000000" w:rsidRPr="00000000" w14:paraId="00000237">
      <w:pPr>
        <w:rPr/>
      </w:pPr>
      <w:r w:rsidDel="00000000" w:rsidR="00000000" w:rsidRPr="00000000">
        <w:rPr>
          <w:rtl w:val="0"/>
        </w:rPr>
        <w:t xml:space="preserve">CREATE TABLE user_session (</w:t>
      </w:r>
    </w:p>
    <w:p w:rsidR="00000000" w:rsidDel="00000000" w:rsidP="00000000" w:rsidRDefault="00000000" w:rsidRPr="00000000" w14:paraId="00000238">
      <w:pPr>
        <w:rPr/>
      </w:pPr>
      <w:r w:rsidDel="00000000" w:rsidR="00000000" w:rsidRPr="00000000">
        <w:rPr>
          <w:rtl w:val="0"/>
        </w:rPr>
        <w:t xml:space="preserve">  id              BIGINT UNSIGNED NOT NULL AUTO_INCREMENT,</w:t>
      </w:r>
    </w:p>
    <w:p w:rsidR="00000000" w:rsidDel="00000000" w:rsidP="00000000" w:rsidRDefault="00000000" w:rsidRPr="00000000" w14:paraId="00000239">
      <w:pPr>
        <w:rPr/>
      </w:pPr>
      <w:r w:rsidDel="00000000" w:rsidR="00000000" w:rsidRPr="00000000">
        <w:rPr>
          <w:rtl w:val="0"/>
        </w:rPr>
        <w:t xml:space="preserve">  user_id         BIGINT UNSIGNED NOT NULL,</w:t>
      </w:r>
    </w:p>
    <w:p w:rsidR="00000000" w:rsidDel="00000000" w:rsidP="00000000" w:rsidRDefault="00000000" w:rsidRPr="00000000" w14:paraId="0000023A">
      <w:pPr>
        <w:rPr/>
      </w:pPr>
      <w:r w:rsidDel="00000000" w:rsidR="00000000" w:rsidRPr="00000000">
        <w:rPr>
          <w:rtl w:val="0"/>
        </w:rPr>
        <w:t xml:space="preserve">  session_token   CHAR(64)     NOT NULL COMMENT 'Hash của refresh token',</w:t>
      </w:r>
    </w:p>
    <w:p w:rsidR="00000000" w:rsidDel="00000000" w:rsidP="00000000" w:rsidRDefault="00000000" w:rsidRPr="00000000" w14:paraId="0000023B">
      <w:pPr>
        <w:rPr/>
      </w:pPr>
      <w:r w:rsidDel="00000000" w:rsidR="00000000" w:rsidRPr="00000000">
        <w:rPr>
          <w:rtl w:val="0"/>
        </w:rPr>
        <w:t xml:space="preserve">  device_name     VARCHAR(150) NULL,</w:t>
      </w:r>
    </w:p>
    <w:p w:rsidR="00000000" w:rsidDel="00000000" w:rsidP="00000000" w:rsidRDefault="00000000" w:rsidRPr="00000000" w14:paraId="0000023C">
      <w:pPr>
        <w:rPr/>
      </w:pPr>
      <w:r w:rsidDel="00000000" w:rsidR="00000000" w:rsidRPr="00000000">
        <w:rPr>
          <w:rtl w:val="0"/>
        </w:rPr>
        <w:t xml:space="preserve">  device_type     ENUM('WEB','ANDROID','IOS','OTHER') NOT NULL DEFAULT 'WEB',</w:t>
      </w:r>
    </w:p>
    <w:p w:rsidR="00000000" w:rsidDel="00000000" w:rsidP="00000000" w:rsidRDefault="00000000" w:rsidRPr="00000000" w14:paraId="0000023D">
      <w:pPr>
        <w:rPr/>
      </w:pPr>
      <w:r w:rsidDel="00000000" w:rsidR="00000000" w:rsidRPr="00000000">
        <w:rPr>
          <w:rtl w:val="0"/>
        </w:rPr>
        <w:t xml:space="preserve">  ip_address      VARBINARY(16) NULL,</w:t>
      </w:r>
    </w:p>
    <w:p w:rsidR="00000000" w:rsidDel="00000000" w:rsidP="00000000" w:rsidRDefault="00000000" w:rsidRPr="00000000" w14:paraId="0000023E">
      <w:pPr>
        <w:rPr/>
      </w:pPr>
      <w:r w:rsidDel="00000000" w:rsidR="00000000" w:rsidRPr="00000000">
        <w:rPr>
          <w:rtl w:val="0"/>
        </w:rPr>
        <w:t xml:space="preserve">  user_agent      VARCHAR(512) NULL,</w:t>
      </w:r>
    </w:p>
    <w:p w:rsidR="00000000" w:rsidDel="00000000" w:rsidP="00000000" w:rsidRDefault="00000000" w:rsidRPr="00000000" w14:paraId="0000023F">
      <w:pPr>
        <w:rPr/>
      </w:pPr>
      <w:r w:rsidDel="00000000" w:rsidR="00000000" w:rsidRPr="00000000">
        <w:rPr>
          <w:rtl w:val="0"/>
        </w:rPr>
        <w:t xml:space="preserve">  is_current      TINYINT(1)   NOT NULL DEFAULT 1,</w:t>
      </w:r>
    </w:p>
    <w:p w:rsidR="00000000" w:rsidDel="00000000" w:rsidP="00000000" w:rsidRDefault="00000000" w:rsidRPr="00000000" w14:paraId="00000240">
      <w:pPr>
        <w:rPr/>
      </w:pPr>
      <w:r w:rsidDel="00000000" w:rsidR="00000000" w:rsidRPr="00000000">
        <w:rPr>
          <w:rtl w:val="0"/>
        </w:rPr>
        <w:t xml:space="preserve">  last_active_at  DATETIME(3)  NOT NULL DEFAULT CURRENT_TIMESTAMP(3),</w:t>
      </w:r>
    </w:p>
    <w:p w:rsidR="00000000" w:rsidDel="00000000" w:rsidP="00000000" w:rsidRDefault="00000000" w:rsidRPr="00000000" w14:paraId="00000241">
      <w:pPr>
        <w:rPr/>
      </w:pPr>
      <w:r w:rsidDel="00000000" w:rsidR="00000000" w:rsidRPr="00000000">
        <w:rPr>
          <w:rtl w:val="0"/>
        </w:rPr>
        <w:t xml:space="preserve">  expires_at      DATETIME(3)  NOT NULL COMMENT 'Refresh 7 ngày - NFR 4.2.4',</w:t>
      </w:r>
    </w:p>
    <w:p w:rsidR="00000000" w:rsidDel="00000000" w:rsidP="00000000" w:rsidRDefault="00000000" w:rsidRPr="00000000" w14:paraId="00000242">
      <w:pPr>
        <w:rPr/>
      </w:pPr>
      <w:r w:rsidDel="00000000" w:rsidR="00000000" w:rsidRPr="00000000">
        <w:rPr>
          <w:rtl w:val="0"/>
        </w:rPr>
        <w:t xml:space="preserve">  revoked_at      DATETIME(3)  NULL,</w:t>
      </w:r>
    </w:p>
    <w:p w:rsidR="00000000" w:rsidDel="00000000" w:rsidP="00000000" w:rsidRDefault="00000000" w:rsidRPr="00000000" w14:paraId="00000243">
      <w:pPr>
        <w:rPr/>
      </w:pPr>
      <w:r w:rsidDel="00000000" w:rsidR="00000000" w:rsidRPr="00000000">
        <w:rPr>
          <w:rtl w:val="0"/>
        </w:rPr>
        <w:t xml:space="preserve">  created_at      DATETIME(3)  NOT NULL DEFAULT CURRENT_TIMESTAMP(3),</w:t>
      </w:r>
    </w:p>
    <w:p w:rsidR="00000000" w:rsidDel="00000000" w:rsidP="00000000" w:rsidRDefault="00000000" w:rsidRPr="00000000" w14:paraId="00000244">
      <w:pPr>
        <w:rPr/>
      </w:pPr>
      <w:r w:rsidDel="00000000" w:rsidR="00000000" w:rsidRPr="00000000">
        <w:rPr>
          <w:rtl w:val="0"/>
        </w:rPr>
        <w:t xml:space="preserve">  PRIMARY KEY (id),</w:t>
      </w:r>
    </w:p>
    <w:p w:rsidR="00000000" w:rsidDel="00000000" w:rsidP="00000000" w:rsidRDefault="00000000" w:rsidRPr="00000000" w14:paraId="00000245">
      <w:pPr>
        <w:rPr/>
      </w:pPr>
      <w:r w:rsidDel="00000000" w:rsidR="00000000" w:rsidRPr="00000000">
        <w:rPr>
          <w:rtl w:val="0"/>
        </w:rPr>
        <w:t xml:space="preserve">  UNIQUE KEY uk_session_token (session_token),</w:t>
      </w:r>
    </w:p>
    <w:p w:rsidR="00000000" w:rsidDel="00000000" w:rsidP="00000000" w:rsidRDefault="00000000" w:rsidRPr="00000000" w14:paraId="00000246">
      <w:pPr>
        <w:rPr/>
      </w:pPr>
      <w:r w:rsidDel="00000000" w:rsidR="00000000" w:rsidRPr="00000000">
        <w:rPr>
          <w:rtl w:val="0"/>
        </w:rPr>
        <w:t xml:space="preserve">  KEY idx_session_user_active (user_id, revoked_at, expires_at),</w:t>
      </w:r>
    </w:p>
    <w:p w:rsidR="00000000" w:rsidDel="00000000" w:rsidP="00000000" w:rsidRDefault="00000000" w:rsidRPr="00000000" w14:paraId="00000247">
      <w:pPr>
        <w:rPr/>
      </w:pPr>
      <w:r w:rsidDel="00000000" w:rsidR="00000000" w:rsidRPr="00000000">
        <w:rPr>
          <w:rtl w:val="0"/>
        </w:rPr>
        <w:t xml:space="preserve">  CONSTRAINT fk_session_user FOREIGN KEY (user_id) REFERENCES user_account (id) ON DELETE CASCADE</w:t>
      </w:r>
    </w:p>
    <w:p w:rsidR="00000000" w:rsidDel="00000000" w:rsidP="00000000" w:rsidRDefault="00000000" w:rsidRPr="00000000" w14:paraId="00000248">
      <w:pPr>
        <w:rPr/>
      </w:pPr>
      <w:r w:rsidDel="00000000" w:rsidR="00000000" w:rsidRPr="00000000">
        <w:rPr>
          <w:rtl w:val="0"/>
        </w:rPr>
        <w:t xml:space="preserve">) ENGINE=InnoDB COMMENT='Phiên đăng nhập đang hoạt động.';</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 M01-UC02/UC03/UC07/UC11/UC12</w:t>
      </w:r>
    </w:p>
    <w:p w:rsidR="00000000" w:rsidDel="00000000" w:rsidP="00000000" w:rsidRDefault="00000000" w:rsidRPr="00000000" w14:paraId="0000024B">
      <w:pPr>
        <w:rPr/>
      </w:pPr>
      <w:r w:rsidDel="00000000" w:rsidR="00000000" w:rsidRPr="00000000">
        <w:rPr>
          <w:rtl w:val="0"/>
        </w:rPr>
        <w:t xml:space="preserve">CREATE TABLE verification_token (</w:t>
      </w:r>
    </w:p>
    <w:p w:rsidR="00000000" w:rsidDel="00000000" w:rsidP="00000000" w:rsidRDefault="00000000" w:rsidRPr="00000000" w14:paraId="0000024C">
      <w:pPr>
        <w:rPr/>
      </w:pPr>
      <w:r w:rsidDel="00000000" w:rsidR="00000000" w:rsidRPr="00000000">
        <w:rPr>
          <w:rtl w:val="0"/>
        </w:rPr>
        <w:t xml:space="preserve">  id           BIGINT UNSIGNED NOT NULL AUTO_INCREMENT,</w:t>
      </w:r>
    </w:p>
    <w:p w:rsidR="00000000" w:rsidDel="00000000" w:rsidP="00000000" w:rsidRDefault="00000000" w:rsidRPr="00000000" w14:paraId="0000024D">
      <w:pPr>
        <w:rPr/>
      </w:pPr>
      <w:r w:rsidDel="00000000" w:rsidR="00000000" w:rsidRPr="00000000">
        <w:rPr>
          <w:rtl w:val="0"/>
        </w:rPr>
        <w:t xml:space="preserve">  user_id      BIGINT UNSIGNED NOT NULL,</w:t>
      </w:r>
    </w:p>
    <w:p w:rsidR="00000000" w:rsidDel="00000000" w:rsidP="00000000" w:rsidRDefault="00000000" w:rsidRPr="00000000" w14:paraId="0000024E">
      <w:pPr>
        <w:rPr/>
      </w:pPr>
      <w:r w:rsidDel="00000000" w:rsidR="00000000" w:rsidRPr="00000000">
        <w:rPr>
          <w:rtl w:val="0"/>
        </w:rPr>
        <w:t xml:space="preserve">  token_type   ENUM('EMAIL_VERIFICATION','PASSWORD_RESET','MFA_EMAIL_OTP','EMAIL_CHANGE') NOT NULL,</w:t>
      </w:r>
    </w:p>
    <w:p w:rsidR="00000000" w:rsidDel="00000000" w:rsidP="00000000" w:rsidRDefault="00000000" w:rsidRPr="00000000" w14:paraId="0000024F">
      <w:pPr>
        <w:rPr/>
      </w:pPr>
      <w:r w:rsidDel="00000000" w:rsidR="00000000" w:rsidRPr="00000000">
        <w:rPr>
          <w:rtl w:val="0"/>
        </w:rPr>
        <w:t xml:space="preserve">  token_hash   CHAR(64)    NOT NULL,</w:t>
      </w:r>
    </w:p>
    <w:p w:rsidR="00000000" w:rsidDel="00000000" w:rsidP="00000000" w:rsidRDefault="00000000" w:rsidRPr="00000000" w14:paraId="00000250">
      <w:pPr>
        <w:rPr/>
      </w:pPr>
      <w:r w:rsidDel="00000000" w:rsidR="00000000" w:rsidRPr="00000000">
        <w:rPr>
          <w:rtl w:val="0"/>
        </w:rPr>
        <w:t xml:space="preserve">  expires_at   DATETIME(3) NOT NULL,</w:t>
      </w:r>
    </w:p>
    <w:p w:rsidR="00000000" w:rsidDel="00000000" w:rsidP="00000000" w:rsidRDefault="00000000" w:rsidRPr="00000000" w14:paraId="00000251">
      <w:pPr>
        <w:rPr/>
      </w:pPr>
      <w:r w:rsidDel="00000000" w:rsidR="00000000" w:rsidRPr="00000000">
        <w:rPr>
          <w:rtl w:val="0"/>
        </w:rPr>
        <w:t xml:space="preserve">  consumed_at  DATETIME(3) NULL,</w:t>
      </w:r>
    </w:p>
    <w:p w:rsidR="00000000" w:rsidDel="00000000" w:rsidP="00000000" w:rsidRDefault="00000000" w:rsidRPr="00000000" w14:paraId="00000252">
      <w:pPr>
        <w:rPr/>
      </w:pPr>
      <w:r w:rsidDel="00000000" w:rsidR="00000000" w:rsidRPr="00000000">
        <w:rPr>
          <w:rtl w:val="0"/>
        </w:rPr>
        <w:t xml:space="preserve">  attempt_count SMALLINT UNSIGNED NOT NULL DEFAULT 0,</w:t>
      </w:r>
    </w:p>
    <w:p w:rsidR="00000000" w:rsidDel="00000000" w:rsidP="00000000" w:rsidRDefault="00000000" w:rsidRPr="00000000" w14:paraId="00000253">
      <w:pPr>
        <w:rPr/>
      </w:pPr>
      <w:r w:rsidDel="00000000" w:rsidR="00000000" w:rsidRPr="00000000">
        <w:rPr>
          <w:rtl w:val="0"/>
        </w:rPr>
        <w:t xml:space="preserve">  resend_count  SMALLINT UNSIGNED NOT NULL DEFAULT 0 COMMENT 'MSG03: giới hạn gửi lại',</w:t>
      </w:r>
    </w:p>
    <w:p w:rsidR="00000000" w:rsidDel="00000000" w:rsidP="00000000" w:rsidRDefault="00000000" w:rsidRPr="00000000" w14:paraId="00000254">
      <w:pPr>
        <w:rPr/>
      </w:pPr>
      <w:r w:rsidDel="00000000" w:rsidR="00000000" w:rsidRPr="00000000">
        <w:rPr>
          <w:rtl w:val="0"/>
        </w:rPr>
        <w:t xml:space="preserve">  created_at   DATETIME(3) NOT NULL DEFAULT CURRENT_TIMESTAMP(3),</w:t>
      </w:r>
    </w:p>
    <w:p w:rsidR="00000000" w:rsidDel="00000000" w:rsidP="00000000" w:rsidRDefault="00000000" w:rsidRPr="00000000" w14:paraId="00000255">
      <w:pPr>
        <w:rPr/>
      </w:pPr>
      <w:r w:rsidDel="00000000" w:rsidR="00000000" w:rsidRPr="00000000">
        <w:rPr>
          <w:rtl w:val="0"/>
        </w:rPr>
        <w:t xml:space="preserve">  PRIMARY KEY (id),</w:t>
      </w:r>
    </w:p>
    <w:p w:rsidR="00000000" w:rsidDel="00000000" w:rsidP="00000000" w:rsidRDefault="00000000" w:rsidRPr="00000000" w14:paraId="00000256">
      <w:pPr>
        <w:rPr/>
      </w:pPr>
      <w:r w:rsidDel="00000000" w:rsidR="00000000" w:rsidRPr="00000000">
        <w:rPr>
          <w:rtl w:val="0"/>
        </w:rPr>
        <w:t xml:space="preserve">  UNIQUE KEY uk_vtoken_hash (token_hash),</w:t>
      </w:r>
    </w:p>
    <w:p w:rsidR="00000000" w:rsidDel="00000000" w:rsidP="00000000" w:rsidRDefault="00000000" w:rsidRPr="00000000" w14:paraId="00000257">
      <w:pPr>
        <w:rPr/>
      </w:pPr>
      <w:r w:rsidDel="00000000" w:rsidR="00000000" w:rsidRPr="00000000">
        <w:rPr>
          <w:rtl w:val="0"/>
        </w:rPr>
        <w:t xml:space="preserve">  KEY idx_vtoken_user_type (user_id, token_type, expires_at),</w:t>
      </w:r>
    </w:p>
    <w:p w:rsidR="00000000" w:rsidDel="00000000" w:rsidP="00000000" w:rsidRDefault="00000000" w:rsidRPr="00000000" w14:paraId="00000258">
      <w:pPr>
        <w:rPr/>
      </w:pPr>
      <w:r w:rsidDel="00000000" w:rsidR="00000000" w:rsidRPr="00000000">
        <w:rPr>
          <w:rtl w:val="0"/>
        </w:rPr>
        <w:t xml:space="preserve">  CONSTRAINT fk_vtoken_user FOREIGN KEY (user_id) REFERENCES user_account (id) ON DELETE CASCADE</w:t>
      </w:r>
    </w:p>
    <w:p w:rsidR="00000000" w:rsidDel="00000000" w:rsidP="00000000" w:rsidRDefault="00000000" w:rsidRPr="00000000" w14:paraId="00000259">
      <w:pPr>
        <w:rPr/>
      </w:pPr>
      <w:r w:rsidDel="00000000" w:rsidR="00000000" w:rsidRPr="00000000">
        <w:rPr>
          <w:rtl w:val="0"/>
        </w:rPr>
        <w:t xml:space="preserve">) ENGINE=InnoDB COMMENT='Token xác minh email / reset mật khẩu / OTP 2FA.';</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 BR-03, BR-36</w:t>
      </w:r>
    </w:p>
    <w:p w:rsidR="00000000" w:rsidDel="00000000" w:rsidP="00000000" w:rsidRDefault="00000000" w:rsidRPr="00000000" w14:paraId="0000025C">
      <w:pPr>
        <w:rPr/>
      </w:pPr>
      <w:r w:rsidDel="00000000" w:rsidR="00000000" w:rsidRPr="00000000">
        <w:rPr>
          <w:rtl w:val="0"/>
        </w:rPr>
        <w:t xml:space="preserve">CREATE TABLE login_attempt (</w:t>
      </w:r>
    </w:p>
    <w:p w:rsidR="00000000" w:rsidDel="00000000" w:rsidP="00000000" w:rsidRDefault="00000000" w:rsidRPr="00000000" w14:paraId="0000025D">
      <w:pPr>
        <w:rPr/>
      </w:pPr>
      <w:r w:rsidDel="00000000" w:rsidR="00000000" w:rsidRPr="00000000">
        <w:rPr>
          <w:rtl w:val="0"/>
        </w:rPr>
        <w:t xml:space="preserve">  id            BIGINT UNSIGNED NOT NULL AUTO_INCREMENT,</w:t>
      </w:r>
    </w:p>
    <w:p w:rsidR="00000000" w:rsidDel="00000000" w:rsidP="00000000" w:rsidRDefault="00000000" w:rsidRPr="00000000" w14:paraId="0000025E">
      <w:pPr>
        <w:rPr/>
      </w:pPr>
      <w:r w:rsidDel="00000000" w:rsidR="00000000" w:rsidRPr="00000000">
        <w:rPr>
          <w:rtl w:val="0"/>
        </w:rPr>
        <w:t xml:space="preserve">  email         VARCHAR(255) NOT NULL,</w:t>
      </w:r>
    </w:p>
    <w:p w:rsidR="00000000" w:rsidDel="00000000" w:rsidP="00000000" w:rsidRDefault="00000000" w:rsidRPr="00000000" w14:paraId="0000025F">
      <w:pPr>
        <w:rPr/>
      </w:pPr>
      <w:r w:rsidDel="00000000" w:rsidR="00000000" w:rsidRPr="00000000">
        <w:rPr>
          <w:rtl w:val="0"/>
        </w:rPr>
        <w:t xml:space="preserve">  user_id       BIGINT UNSIGNED NULL,</w:t>
      </w:r>
    </w:p>
    <w:p w:rsidR="00000000" w:rsidDel="00000000" w:rsidP="00000000" w:rsidRDefault="00000000" w:rsidRPr="00000000" w14:paraId="00000260">
      <w:pPr>
        <w:rPr/>
      </w:pPr>
      <w:r w:rsidDel="00000000" w:rsidR="00000000" w:rsidRPr="00000000">
        <w:rPr>
          <w:rtl w:val="0"/>
        </w:rPr>
        <w:t xml:space="preserve">  ip_address    VARBINARY(16) NULL,</w:t>
      </w:r>
    </w:p>
    <w:p w:rsidR="00000000" w:rsidDel="00000000" w:rsidP="00000000" w:rsidRDefault="00000000" w:rsidRPr="00000000" w14:paraId="00000261">
      <w:pPr>
        <w:rPr/>
      </w:pPr>
      <w:r w:rsidDel="00000000" w:rsidR="00000000" w:rsidRPr="00000000">
        <w:rPr>
          <w:rtl w:val="0"/>
        </w:rPr>
        <w:t xml:space="preserve">  result        ENUM('SUCCESS','BAD_CREDENTIAL','LOCKED','MFA_FAILED','RATE_LIMITED') NOT NULL,</w:t>
      </w:r>
    </w:p>
    <w:p w:rsidR="00000000" w:rsidDel="00000000" w:rsidP="00000000" w:rsidRDefault="00000000" w:rsidRPr="00000000" w14:paraId="00000262">
      <w:pPr>
        <w:rPr/>
      </w:pPr>
      <w:r w:rsidDel="00000000" w:rsidR="00000000" w:rsidRPr="00000000">
        <w:rPr>
          <w:rtl w:val="0"/>
        </w:rPr>
        <w:t xml:space="preserve">  user_agent    VARCHAR(512) NULL,</w:t>
      </w:r>
    </w:p>
    <w:p w:rsidR="00000000" w:rsidDel="00000000" w:rsidP="00000000" w:rsidRDefault="00000000" w:rsidRPr="00000000" w14:paraId="00000263">
      <w:pPr>
        <w:rPr/>
      </w:pPr>
      <w:r w:rsidDel="00000000" w:rsidR="00000000" w:rsidRPr="00000000">
        <w:rPr>
          <w:rtl w:val="0"/>
        </w:rPr>
        <w:t xml:space="preserve">  attempted_at  DATETIME(3) NOT NULL DEFAULT CURRENT_TIMESTAMP(3),</w:t>
      </w:r>
    </w:p>
    <w:p w:rsidR="00000000" w:rsidDel="00000000" w:rsidP="00000000" w:rsidRDefault="00000000" w:rsidRPr="00000000" w14:paraId="00000264">
      <w:pPr>
        <w:rPr/>
      </w:pPr>
      <w:r w:rsidDel="00000000" w:rsidR="00000000" w:rsidRPr="00000000">
        <w:rPr>
          <w:rtl w:val="0"/>
        </w:rPr>
        <w:t xml:space="preserve">  PRIMARY KEY (id),</w:t>
      </w:r>
    </w:p>
    <w:p w:rsidR="00000000" w:rsidDel="00000000" w:rsidP="00000000" w:rsidRDefault="00000000" w:rsidRPr="00000000" w14:paraId="00000265">
      <w:pPr>
        <w:rPr/>
      </w:pPr>
      <w:r w:rsidDel="00000000" w:rsidR="00000000" w:rsidRPr="00000000">
        <w:rPr>
          <w:rtl w:val="0"/>
        </w:rPr>
        <w:t xml:space="preserve">  KEY idx_attempt_email_time (email, attempted_at),</w:t>
      </w:r>
    </w:p>
    <w:p w:rsidR="00000000" w:rsidDel="00000000" w:rsidP="00000000" w:rsidRDefault="00000000" w:rsidRPr="00000000" w14:paraId="00000266">
      <w:pPr>
        <w:rPr/>
      </w:pPr>
      <w:r w:rsidDel="00000000" w:rsidR="00000000" w:rsidRPr="00000000">
        <w:rPr>
          <w:rtl w:val="0"/>
        </w:rPr>
        <w:t xml:space="preserve">  KEY idx_attempt_ip_time (ip_address, attempted_at)</w:t>
      </w:r>
    </w:p>
    <w:p w:rsidR="00000000" w:rsidDel="00000000" w:rsidP="00000000" w:rsidRDefault="00000000" w:rsidRPr="00000000" w14:paraId="00000267">
      <w:pPr>
        <w:rPr/>
      </w:pPr>
      <w:r w:rsidDel="00000000" w:rsidR="00000000" w:rsidRPr="00000000">
        <w:rPr>
          <w:rtl w:val="0"/>
        </w:rPr>
        <w:t xml:space="preserve">) ENGINE=InnoDB COMMENT='Nhật ký đăng nhập phục vụ khoá tài khoản &amp; rate limit.';</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 =============================================================================</w:t>
      </w:r>
    </w:p>
    <w:p w:rsidR="00000000" w:rsidDel="00000000" w:rsidP="00000000" w:rsidRDefault="00000000" w:rsidRPr="00000000" w14:paraId="0000026A">
      <w:pPr>
        <w:rPr/>
      </w:pPr>
      <w:r w:rsidDel="00000000" w:rsidR="00000000" w:rsidRPr="00000000">
        <w:rPr>
          <w:rtl w:val="0"/>
        </w:rPr>
        <w:t xml:space="preserve">-- MODULE M02 — USER &amp; PROFILE MANAGEMENT  (13 UC)</w:t>
      </w:r>
    </w:p>
    <w:p w:rsidR="00000000" w:rsidDel="00000000" w:rsidP="00000000" w:rsidRDefault="00000000" w:rsidRPr="00000000" w14:paraId="0000026B">
      <w:pPr>
        <w:rPr/>
      </w:pPr>
      <w:r w:rsidDel="00000000" w:rsidR="00000000" w:rsidRPr="00000000">
        <w:rPr>
          <w:rtl w:val="0"/>
        </w:rPr>
        <w:t xml:space="preserve">-- =============================================================================</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CREATE TABLE user_profile (</w:t>
      </w:r>
    </w:p>
    <w:p w:rsidR="00000000" w:rsidDel="00000000" w:rsidP="00000000" w:rsidRDefault="00000000" w:rsidRPr="00000000" w14:paraId="0000026E">
      <w:pPr>
        <w:rPr/>
      </w:pPr>
      <w:r w:rsidDel="00000000" w:rsidR="00000000" w:rsidRPr="00000000">
        <w:rPr>
          <w:rtl w:val="0"/>
        </w:rPr>
        <w:t xml:space="preserve">  user_id            BIGINT UNSIGNED NOT NULL,</w:t>
      </w:r>
    </w:p>
    <w:p w:rsidR="00000000" w:rsidDel="00000000" w:rsidP="00000000" w:rsidRDefault="00000000" w:rsidRPr="00000000" w14:paraId="0000026F">
      <w:pPr>
        <w:rPr/>
      </w:pPr>
      <w:r w:rsidDel="00000000" w:rsidR="00000000" w:rsidRPr="00000000">
        <w:rPr>
          <w:rtl w:val="0"/>
        </w:rPr>
        <w:t xml:space="preserve">  full_name          VARCHAR(150) NOT NULL,</w:t>
      </w:r>
    </w:p>
    <w:p w:rsidR="00000000" w:rsidDel="00000000" w:rsidP="00000000" w:rsidRDefault="00000000" w:rsidRPr="00000000" w14:paraId="00000270">
      <w:pPr>
        <w:rPr/>
      </w:pPr>
      <w:r w:rsidDel="00000000" w:rsidR="00000000" w:rsidRPr="00000000">
        <w:rPr>
          <w:rtl w:val="0"/>
        </w:rPr>
        <w:t xml:space="preserve">  phone_number       VARCHAR(20)  NULL,</w:t>
      </w:r>
    </w:p>
    <w:p w:rsidR="00000000" w:rsidDel="00000000" w:rsidP="00000000" w:rsidRDefault="00000000" w:rsidRPr="00000000" w14:paraId="00000271">
      <w:pPr>
        <w:rPr/>
      </w:pPr>
      <w:r w:rsidDel="00000000" w:rsidR="00000000" w:rsidRPr="00000000">
        <w:rPr>
          <w:rtl w:val="0"/>
        </w:rPr>
        <w:t xml:space="preserve">  date_of_birth      DATE         NULL,</w:t>
      </w:r>
    </w:p>
    <w:p w:rsidR="00000000" w:rsidDel="00000000" w:rsidP="00000000" w:rsidRDefault="00000000" w:rsidRPr="00000000" w14:paraId="00000272">
      <w:pPr>
        <w:rPr/>
      </w:pPr>
      <w:r w:rsidDel="00000000" w:rsidR="00000000" w:rsidRPr="00000000">
        <w:rPr>
          <w:rtl w:val="0"/>
        </w:rPr>
        <w:t xml:space="preserve">  gender             ENUM('MALE','FEMALE','OTHER','UNDISCLOSED') NULL,</w:t>
      </w:r>
    </w:p>
    <w:p w:rsidR="00000000" w:rsidDel="00000000" w:rsidP="00000000" w:rsidRDefault="00000000" w:rsidRPr="00000000" w14:paraId="00000273">
      <w:pPr>
        <w:rPr/>
      </w:pPr>
      <w:r w:rsidDel="00000000" w:rsidR="00000000" w:rsidRPr="00000000">
        <w:rPr>
          <w:rtl w:val="0"/>
        </w:rPr>
        <w:t xml:space="preserve">  address_line       VARCHAR(255) NULL,</w:t>
      </w:r>
    </w:p>
    <w:p w:rsidR="00000000" w:rsidDel="00000000" w:rsidP="00000000" w:rsidRDefault="00000000" w:rsidRPr="00000000" w14:paraId="00000274">
      <w:pPr>
        <w:rPr/>
      </w:pPr>
      <w:r w:rsidDel="00000000" w:rsidR="00000000" w:rsidRPr="00000000">
        <w:rPr>
          <w:rtl w:val="0"/>
        </w:rPr>
        <w:t xml:space="preserve">  ward               VARCHAR(100) NULL,</w:t>
      </w:r>
    </w:p>
    <w:p w:rsidR="00000000" w:rsidDel="00000000" w:rsidP="00000000" w:rsidRDefault="00000000" w:rsidRPr="00000000" w14:paraId="00000275">
      <w:pPr>
        <w:rPr/>
      </w:pPr>
      <w:r w:rsidDel="00000000" w:rsidR="00000000" w:rsidRPr="00000000">
        <w:rPr>
          <w:rtl w:val="0"/>
        </w:rPr>
        <w:t xml:space="preserve">  district           VARCHAR(100) NULL,</w:t>
      </w:r>
    </w:p>
    <w:p w:rsidR="00000000" w:rsidDel="00000000" w:rsidP="00000000" w:rsidRDefault="00000000" w:rsidRPr="00000000" w14:paraId="00000276">
      <w:pPr>
        <w:rPr/>
      </w:pPr>
      <w:r w:rsidDel="00000000" w:rsidR="00000000" w:rsidRPr="00000000">
        <w:rPr>
          <w:rtl w:val="0"/>
        </w:rPr>
        <w:t xml:space="preserve">  city               VARCHAR(100) NULL,</w:t>
      </w:r>
    </w:p>
    <w:p w:rsidR="00000000" w:rsidDel="00000000" w:rsidP="00000000" w:rsidRDefault="00000000" w:rsidRPr="00000000" w14:paraId="00000277">
      <w:pPr>
        <w:rPr/>
      </w:pPr>
      <w:r w:rsidDel="00000000" w:rsidR="00000000" w:rsidRPr="00000000">
        <w:rPr>
          <w:rtl w:val="0"/>
        </w:rPr>
        <w:t xml:space="preserve">  country_code       CHAR(2)      NOT NULL DEFAULT 'VN',</w:t>
      </w:r>
    </w:p>
    <w:p w:rsidR="00000000" w:rsidDel="00000000" w:rsidP="00000000" w:rsidRDefault="00000000" w:rsidRPr="00000000" w14:paraId="00000278">
      <w:pPr>
        <w:rPr/>
      </w:pPr>
      <w:r w:rsidDel="00000000" w:rsidR="00000000" w:rsidRPr="00000000">
        <w:rPr>
          <w:rtl w:val="0"/>
        </w:rPr>
        <w:t xml:space="preserve">  avatar_url         VARCHAR(512) NULL COMMENT 'Cloudinary secure_url',</w:t>
      </w:r>
    </w:p>
    <w:p w:rsidR="00000000" w:rsidDel="00000000" w:rsidP="00000000" w:rsidRDefault="00000000" w:rsidRPr="00000000" w14:paraId="00000279">
      <w:pPr>
        <w:rPr/>
      </w:pPr>
      <w:r w:rsidDel="00000000" w:rsidR="00000000" w:rsidRPr="00000000">
        <w:rPr>
          <w:rtl w:val="0"/>
        </w:rPr>
        <w:t xml:space="preserve">  avatar_public_id   VARCHAR(255) NULL COMMENT 'Cloudinary public_id để replace/delete',</w:t>
      </w:r>
    </w:p>
    <w:p w:rsidR="00000000" w:rsidDel="00000000" w:rsidP="00000000" w:rsidRDefault="00000000" w:rsidRPr="00000000" w14:paraId="0000027A">
      <w:pPr>
        <w:rPr/>
      </w:pPr>
      <w:r w:rsidDel="00000000" w:rsidR="00000000" w:rsidRPr="00000000">
        <w:rPr>
          <w:rtl w:val="0"/>
        </w:rPr>
        <w:t xml:space="preserve">  bio                VARCHAR(500) NULL,</w:t>
      </w:r>
    </w:p>
    <w:p w:rsidR="00000000" w:rsidDel="00000000" w:rsidP="00000000" w:rsidRDefault="00000000" w:rsidRPr="00000000" w14:paraId="0000027B">
      <w:pPr>
        <w:rPr/>
      </w:pPr>
      <w:r w:rsidDel="00000000" w:rsidR="00000000" w:rsidRPr="00000000">
        <w:rPr>
          <w:rtl w:val="0"/>
        </w:rPr>
        <w:t xml:space="preserve">  updated_at         DATETIME(3)  NOT NULL DEFAULT CURRENT_TIMESTAMP(3) ON UPDATE CURRENT_TIMESTAMP(3),</w:t>
      </w:r>
    </w:p>
    <w:p w:rsidR="00000000" w:rsidDel="00000000" w:rsidP="00000000" w:rsidRDefault="00000000" w:rsidRPr="00000000" w14:paraId="0000027C">
      <w:pPr>
        <w:rPr/>
      </w:pPr>
      <w:r w:rsidDel="00000000" w:rsidR="00000000" w:rsidRPr="00000000">
        <w:rPr>
          <w:rtl w:val="0"/>
        </w:rPr>
        <w:t xml:space="preserve">  PRIMARY KEY (user_id),</w:t>
      </w:r>
    </w:p>
    <w:p w:rsidR="00000000" w:rsidDel="00000000" w:rsidP="00000000" w:rsidRDefault="00000000" w:rsidRPr="00000000" w14:paraId="0000027D">
      <w:pPr>
        <w:rPr/>
      </w:pPr>
      <w:r w:rsidDel="00000000" w:rsidR="00000000" w:rsidRPr="00000000">
        <w:rPr>
          <w:rtl w:val="0"/>
        </w:rPr>
        <w:t xml:space="preserve">  KEY idx_profile_phone (phone_number),</w:t>
      </w:r>
    </w:p>
    <w:p w:rsidR="00000000" w:rsidDel="00000000" w:rsidP="00000000" w:rsidRDefault="00000000" w:rsidRPr="00000000" w14:paraId="0000027E">
      <w:pPr>
        <w:rPr/>
      </w:pPr>
      <w:r w:rsidDel="00000000" w:rsidR="00000000" w:rsidRPr="00000000">
        <w:rPr>
          <w:rtl w:val="0"/>
        </w:rPr>
        <w:t xml:space="preserve">  CONSTRAINT fk_profile_user FOREIGN KEY (user_id) REFERENCES user_account (id) ON DELETE CASCADE</w:t>
      </w:r>
    </w:p>
    <w:p w:rsidR="00000000" w:rsidDel="00000000" w:rsidP="00000000" w:rsidRDefault="00000000" w:rsidRPr="00000000" w14:paraId="0000027F">
      <w:pPr>
        <w:rPr/>
      </w:pPr>
      <w:r w:rsidDel="00000000" w:rsidR="00000000" w:rsidRPr="00000000">
        <w:rPr>
          <w:rtl w:val="0"/>
        </w:rPr>
        <w:t xml:space="preserve">) ENGINE=InnoDB COMMENT='Hồ sơ cá nhân (M02-UC01..UC05).';</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 M02-UC06..UC09, đầu vào cho M19-UC03</w:t>
      </w:r>
    </w:p>
    <w:p w:rsidR="00000000" w:rsidDel="00000000" w:rsidP="00000000" w:rsidRDefault="00000000" w:rsidRPr="00000000" w14:paraId="00000282">
      <w:pPr>
        <w:rPr/>
      </w:pPr>
      <w:r w:rsidDel="00000000" w:rsidR="00000000" w:rsidRPr="00000000">
        <w:rPr>
          <w:rtl w:val="0"/>
        </w:rPr>
        <w:t xml:space="preserve">CREATE TABLE customer_preference (</w:t>
      </w:r>
    </w:p>
    <w:p w:rsidR="00000000" w:rsidDel="00000000" w:rsidP="00000000" w:rsidRDefault="00000000" w:rsidRPr="00000000" w14:paraId="00000283">
      <w:pPr>
        <w:rPr/>
      </w:pPr>
      <w:r w:rsidDel="00000000" w:rsidR="00000000" w:rsidRPr="00000000">
        <w:rPr>
          <w:rtl w:val="0"/>
        </w:rPr>
        <w:t xml:space="preserve">  id                  BIGINT UNSIGNED NOT NULL AUTO_INCREMENT,</w:t>
      </w:r>
    </w:p>
    <w:p w:rsidR="00000000" w:rsidDel="00000000" w:rsidP="00000000" w:rsidRDefault="00000000" w:rsidRPr="00000000" w14:paraId="00000284">
      <w:pPr>
        <w:rPr/>
      </w:pPr>
      <w:r w:rsidDel="00000000" w:rsidR="00000000" w:rsidRPr="00000000">
        <w:rPr>
          <w:rtl w:val="0"/>
        </w:rPr>
        <w:t xml:space="preserve">  user_id             BIGINT UNSIGNED NOT NULL,</w:t>
      </w:r>
    </w:p>
    <w:p w:rsidR="00000000" w:rsidDel="00000000" w:rsidP="00000000" w:rsidRDefault="00000000" w:rsidRPr="00000000" w14:paraId="00000285">
      <w:pPr>
        <w:rPr/>
      </w:pPr>
      <w:r w:rsidDel="00000000" w:rsidR="00000000" w:rsidRPr="00000000">
        <w:rPr>
          <w:rtl w:val="0"/>
        </w:rPr>
        <w:t xml:space="preserve">  preferred_city      VARCHAR(100) NULL,</w:t>
      </w:r>
    </w:p>
    <w:p w:rsidR="00000000" w:rsidDel="00000000" w:rsidP="00000000" w:rsidRDefault="00000000" w:rsidRPr="00000000" w14:paraId="00000286">
      <w:pPr>
        <w:rPr/>
      </w:pPr>
      <w:r w:rsidDel="00000000" w:rsidR="00000000" w:rsidRPr="00000000">
        <w:rPr>
          <w:rtl w:val="0"/>
        </w:rPr>
        <w:t xml:space="preserve">  preferred_district  VARCHAR(100) NULL,</w:t>
      </w:r>
    </w:p>
    <w:p w:rsidR="00000000" w:rsidDel="00000000" w:rsidP="00000000" w:rsidRDefault="00000000" w:rsidRPr="00000000" w14:paraId="00000287">
      <w:pPr>
        <w:rPr/>
      </w:pPr>
      <w:r w:rsidDel="00000000" w:rsidR="00000000" w:rsidRPr="00000000">
        <w:rPr>
          <w:rtl w:val="0"/>
        </w:rPr>
        <w:t xml:space="preserve">  latitude            DECIMAL(10,7) NULL,</w:t>
      </w:r>
    </w:p>
    <w:p w:rsidR="00000000" w:rsidDel="00000000" w:rsidP="00000000" w:rsidRDefault="00000000" w:rsidRPr="00000000" w14:paraId="00000288">
      <w:pPr>
        <w:rPr/>
      </w:pPr>
      <w:r w:rsidDel="00000000" w:rsidR="00000000" w:rsidRPr="00000000">
        <w:rPr>
          <w:rtl w:val="0"/>
        </w:rPr>
        <w:t xml:space="preserve">  longitude           DECIMAL(10,7) NULL,</w:t>
      </w:r>
    </w:p>
    <w:p w:rsidR="00000000" w:rsidDel="00000000" w:rsidP="00000000" w:rsidRDefault="00000000" w:rsidRPr="00000000" w14:paraId="00000289">
      <w:pPr>
        <w:rPr/>
      </w:pPr>
      <w:r w:rsidDel="00000000" w:rsidR="00000000" w:rsidRPr="00000000">
        <w:rPr>
          <w:rtl w:val="0"/>
        </w:rPr>
        <w:t xml:space="preserve">  radius_km           DECIMAL(6,2)  NULL,</w:t>
      </w:r>
    </w:p>
    <w:p w:rsidR="00000000" w:rsidDel="00000000" w:rsidP="00000000" w:rsidRDefault="00000000" w:rsidRPr="00000000" w14:paraId="0000028A">
      <w:pPr>
        <w:rPr/>
      </w:pPr>
      <w:r w:rsidDel="00000000" w:rsidR="00000000" w:rsidRPr="00000000">
        <w:rPr>
          <w:rtl w:val="0"/>
        </w:rPr>
        <w:t xml:space="preserve">  budget_min          DECIMAL(15,2) NULL,</w:t>
      </w:r>
    </w:p>
    <w:p w:rsidR="00000000" w:rsidDel="00000000" w:rsidP="00000000" w:rsidRDefault="00000000" w:rsidRPr="00000000" w14:paraId="0000028B">
      <w:pPr>
        <w:rPr/>
      </w:pPr>
      <w:r w:rsidDel="00000000" w:rsidR="00000000" w:rsidRPr="00000000">
        <w:rPr>
          <w:rtl w:val="0"/>
        </w:rPr>
        <w:t xml:space="preserve">  budget_max          DECIMAL(15,2) NULL,</w:t>
      </w:r>
    </w:p>
    <w:p w:rsidR="00000000" w:rsidDel="00000000" w:rsidP="00000000" w:rsidRDefault="00000000" w:rsidRPr="00000000" w14:paraId="0000028C">
      <w:pPr>
        <w:rPr/>
      </w:pPr>
      <w:r w:rsidDel="00000000" w:rsidR="00000000" w:rsidRPr="00000000">
        <w:rPr>
          <w:rtl w:val="0"/>
        </w:rPr>
        <w:t xml:space="preserve">  currency            CHAR(3)      NOT NULL DEFAULT 'VND',</w:t>
      </w:r>
    </w:p>
    <w:p w:rsidR="00000000" w:rsidDel="00000000" w:rsidP="00000000" w:rsidRDefault="00000000" w:rsidRPr="00000000" w14:paraId="0000028D">
      <w:pPr>
        <w:rPr/>
      </w:pPr>
      <w:r w:rsidDel="00000000" w:rsidR="00000000" w:rsidRPr="00000000">
        <w:rPr>
          <w:rtl w:val="0"/>
        </w:rPr>
        <w:t xml:space="preserve">  preferred_seat_type_category ENUM('HOT_DESK','DEDICATED_DESK','PRIVATE_OFFICE','MEETING_ROOM','EVENT_SPACE') NULL,</w:t>
      </w:r>
    </w:p>
    <w:p w:rsidR="00000000" w:rsidDel="00000000" w:rsidP="00000000" w:rsidRDefault="00000000" w:rsidRPr="00000000" w14:paraId="0000028E">
      <w:pPr>
        <w:rPr/>
      </w:pPr>
      <w:r w:rsidDel="00000000" w:rsidR="00000000" w:rsidRPr="00000000">
        <w:rPr>
          <w:rtl w:val="0"/>
        </w:rPr>
        <w:t xml:space="preserve">  purpose             VARCHAR(255) NULL COMMENT 'vd: study, team meeting, focus work',</w:t>
      </w:r>
    </w:p>
    <w:p w:rsidR="00000000" w:rsidDel="00000000" w:rsidP="00000000" w:rsidRDefault="00000000" w:rsidRPr="00000000" w14:paraId="0000028F">
      <w:pPr>
        <w:rPr/>
      </w:pPr>
      <w:r w:rsidDel="00000000" w:rsidR="00000000" w:rsidRPr="00000000">
        <w:rPr>
          <w:rtl w:val="0"/>
        </w:rPr>
        <w:t xml:space="preserve">  preferred_time_from TIME NULL,</w:t>
      </w:r>
    </w:p>
    <w:p w:rsidR="00000000" w:rsidDel="00000000" w:rsidP="00000000" w:rsidRDefault="00000000" w:rsidRPr="00000000" w14:paraId="00000290">
      <w:pPr>
        <w:rPr/>
      </w:pPr>
      <w:r w:rsidDel="00000000" w:rsidR="00000000" w:rsidRPr="00000000">
        <w:rPr>
          <w:rtl w:val="0"/>
        </w:rPr>
        <w:t xml:space="preserve">  preferred_time_to   TIME NULL,</w:t>
      </w:r>
    </w:p>
    <w:p w:rsidR="00000000" w:rsidDel="00000000" w:rsidP="00000000" w:rsidRDefault="00000000" w:rsidRPr="00000000" w14:paraId="00000291">
      <w:pPr>
        <w:rPr/>
      </w:pPr>
      <w:r w:rsidDel="00000000" w:rsidR="00000000" w:rsidRPr="00000000">
        <w:rPr>
          <w:rtl w:val="0"/>
        </w:rPr>
        <w:t xml:space="preserve">  created_at          DATETIME(3) NOT NULL DEFAULT CURRENT_TIMESTAMP(3),</w:t>
      </w:r>
    </w:p>
    <w:p w:rsidR="00000000" w:rsidDel="00000000" w:rsidP="00000000" w:rsidRDefault="00000000" w:rsidRPr="00000000" w14:paraId="00000292">
      <w:pPr>
        <w:rPr/>
      </w:pPr>
      <w:r w:rsidDel="00000000" w:rsidR="00000000" w:rsidRPr="00000000">
        <w:rPr>
          <w:rtl w:val="0"/>
        </w:rPr>
        <w:t xml:space="preserve">  updated_at          DATETIME(3) NOT NULL DEFAULT CURRENT_TIMESTAMP(3) ON UPDATE CURRENT_TIMESTAMP(3),</w:t>
      </w:r>
    </w:p>
    <w:p w:rsidR="00000000" w:rsidDel="00000000" w:rsidP="00000000" w:rsidRDefault="00000000" w:rsidRPr="00000000" w14:paraId="00000293">
      <w:pPr>
        <w:rPr/>
      </w:pPr>
      <w:r w:rsidDel="00000000" w:rsidR="00000000" w:rsidRPr="00000000">
        <w:rPr>
          <w:rtl w:val="0"/>
        </w:rPr>
        <w:t xml:space="preserve">  PRIMARY KEY (id),</w:t>
      </w:r>
    </w:p>
    <w:p w:rsidR="00000000" w:rsidDel="00000000" w:rsidP="00000000" w:rsidRDefault="00000000" w:rsidRPr="00000000" w14:paraId="00000294">
      <w:pPr>
        <w:rPr/>
      </w:pPr>
      <w:r w:rsidDel="00000000" w:rsidR="00000000" w:rsidRPr="00000000">
        <w:rPr>
          <w:rtl w:val="0"/>
        </w:rPr>
        <w:t xml:space="preserve">  UNIQUE KEY uk_pref_user (user_id),</w:t>
      </w:r>
    </w:p>
    <w:p w:rsidR="00000000" w:rsidDel="00000000" w:rsidP="00000000" w:rsidRDefault="00000000" w:rsidRPr="00000000" w14:paraId="00000295">
      <w:pPr>
        <w:rPr/>
      </w:pPr>
      <w:r w:rsidDel="00000000" w:rsidR="00000000" w:rsidRPr="00000000">
        <w:rPr>
          <w:rtl w:val="0"/>
        </w:rPr>
        <w:t xml:space="preserve">  CONSTRAINT fk_pref_user FOREIGN KEY (user_id) REFERENCES user_account (id) ON DELETE CASCADE,</w:t>
      </w:r>
    </w:p>
    <w:p w:rsidR="00000000" w:rsidDel="00000000" w:rsidP="00000000" w:rsidRDefault="00000000" w:rsidRPr="00000000" w14:paraId="00000296">
      <w:pPr>
        <w:rPr/>
      </w:pPr>
      <w:r w:rsidDel="00000000" w:rsidR="00000000" w:rsidRPr="00000000">
        <w:rPr>
          <w:rtl w:val="0"/>
        </w:rPr>
        <w:t xml:space="preserve">  CONSTRAINT ck_pref_budget CHECK (budget_max IS NULL OR budget_min IS NULL OR budget_max &gt;= budget_min)</w:t>
      </w:r>
    </w:p>
    <w:p w:rsidR="00000000" w:rsidDel="00000000" w:rsidP="00000000" w:rsidRDefault="00000000" w:rsidRPr="00000000" w14:paraId="00000297">
      <w:pPr>
        <w:rPr/>
      </w:pPr>
      <w:r w:rsidDel="00000000" w:rsidR="00000000" w:rsidRPr="00000000">
        <w:rPr>
          <w:rtl w:val="0"/>
        </w:rPr>
        <w:t xml:space="preserve">) ENGINE=InnoDB COMMENT='Sở thích workspace của Customer.';</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CREATE TABLE customer_preference_amenity (</w:t>
      </w:r>
    </w:p>
    <w:p w:rsidR="00000000" w:rsidDel="00000000" w:rsidP="00000000" w:rsidRDefault="00000000" w:rsidRPr="00000000" w14:paraId="0000029A">
      <w:pPr>
        <w:rPr/>
      </w:pPr>
      <w:r w:rsidDel="00000000" w:rsidR="00000000" w:rsidRPr="00000000">
        <w:rPr>
          <w:rtl w:val="0"/>
        </w:rPr>
        <w:t xml:space="preserve">  preference_id BIGINT UNSIGNED NOT NULL,</w:t>
      </w:r>
    </w:p>
    <w:p w:rsidR="00000000" w:rsidDel="00000000" w:rsidP="00000000" w:rsidRDefault="00000000" w:rsidRPr="00000000" w14:paraId="0000029B">
      <w:pPr>
        <w:rPr/>
      </w:pPr>
      <w:r w:rsidDel="00000000" w:rsidR="00000000" w:rsidRPr="00000000">
        <w:rPr>
          <w:rtl w:val="0"/>
        </w:rPr>
        <w:t xml:space="preserve">  amenity_id    BIGINT UNSIGNED NOT NULL,</w:t>
      </w:r>
    </w:p>
    <w:p w:rsidR="00000000" w:rsidDel="00000000" w:rsidP="00000000" w:rsidRDefault="00000000" w:rsidRPr="00000000" w14:paraId="0000029C">
      <w:pPr>
        <w:rPr/>
      </w:pPr>
      <w:r w:rsidDel="00000000" w:rsidR="00000000" w:rsidRPr="00000000">
        <w:rPr>
          <w:rtl w:val="0"/>
        </w:rPr>
        <w:t xml:space="preserve">  PRIMARY KEY (preference_id, amenity_id),</w:t>
      </w:r>
    </w:p>
    <w:p w:rsidR="00000000" w:rsidDel="00000000" w:rsidP="00000000" w:rsidRDefault="00000000" w:rsidRPr="00000000" w14:paraId="0000029D">
      <w:pPr>
        <w:rPr/>
      </w:pPr>
      <w:r w:rsidDel="00000000" w:rsidR="00000000" w:rsidRPr="00000000">
        <w:rPr>
          <w:rtl w:val="0"/>
        </w:rPr>
        <w:t xml:space="preserve">  KEY idx_cpa_amenity (amenity_id),</w:t>
      </w:r>
    </w:p>
    <w:p w:rsidR="00000000" w:rsidDel="00000000" w:rsidP="00000000" w:rsidRDefault="00000000" w:rsidRPr="00000000" w14:paraId="0000029E">
      <w:pPr>
        <w:rPr/>
      </w:pPr>
      <w:r w:rsidDel="00000000" w:rsidR="00000000" w:rsidRPr="00000000">
        <w:rPr>
          <w:rtl w:val="0"/>
        </w:rPr>
        <w:t xml:space="preserve">  CONSTRAINT fk_cpa_pref    FOREIGN KEY (preference_id) REFERENCES customer_preference (id) ON DELETE CASCADE,</w:t>
      </w:r>
    </w:p>
    <w:p w:rsidR="00000000" w:rsidDel="00000000" w:rsidP="00000000" w:rsidRDefault="00000000" w:rsidRPr="00000000" w14:paraId="0000029F">
      <w:pPr>
        <w:rPr/>
      </w:pPr>
      <w:r w:rsidDel="00000000" w:rsidR="00000000" w:rsidRPr="00000000">
        <w:rPr>
          <w:rtl w:val="0"/>
        </w:rPr>
        <w:t xml:space="preserve">  CONSTRAINT fk_cpa_amenity FOREIGN KEY (amenity_id)    REFERENCES amenity (id)             ON DELETE CASCADE</w:t>
      </w:r>
    </w:p>
    <w:p w:rsidR="00000000" w:rsidDel="00000000" w:rsidP="00000000" w:rsidRDefault="00000000" w:rsidRPr="00000000" w14:paraId="000002A0">
      <w:pPr>
        <w:rPr/>
      </w:pPr>
      <w:r w:rsidDel="00000000" w:rsidR="00000000" w:rsidRPr="00000000">
        <w:rPr>
          <w:rtl w:val="0"/>
        </w:rPr>
        <w:t xml:space="preserve">) ENGINE=InnoDB COMMENT='Tiện ích mong muốn trong sở thích.';</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 =============================================================================</w:t>
      </w:r>
    </w:p>
    <w:p w:rsidR="00000000" w:rsidDel="00000000" w:rsidP="00000000" w:rsidRDefault="00000000" w:rsidRPr="00000000" w14:paraId="000002A3">
      <w:pPr>
        <w:rPr/>
      </w:pPr>
      <w:r w:rsidDel="00000000" w:rsidR="00000000" w:rsidRPr="00000000">
        <w:rPr>
          <w:rtl w:val="0"/>
        </w:rPr>
        <w:t xml:space="preserve">-- MODULE M03 — ORGANIZER ONBOARDING &amp; VERIFICATION  (15 UC)</w:t>
      </w:r>
    </w:p>
    <w:p w:rsidR="00000000" w:rsidDel="00000000" w:rsidP="00000000" w:rsidRDefault="00000000" w:rsidRPr="00000000" w14:paraId="000002A4">
      <w:pPr>
        <w:rPr/>
      </w:pPr>
      <w:r w:rsidDel="00000000" w:rsidR="00000000" w:rsidRPr="00000000">
        <w:rPr>
          <w:rtl w:val="0"/>
        </w:rPr>
        <w:t xml:space="preserve">-- =============================================================================</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CREATE TABLE organizer_profile (</w:t>
      </w:r>
    </w:p>
    <w:p w:rsidR="00000000" w:rsidDel="00000000" w:rsidP="00000000" w:rsidRDefault="00000000" w:rsidRPr="00000000" w14:paraId="000002A7">
      <w:pPr>
        <w:rPr/>
      </w:pPr>
      <w:r w:rsidDel="00000000" w:rsidR="00000000" w:rsidRPr="00000000">
        <w:rPr>
          <w:rtl w:val="0"/>
        </w:rPr>
        <w:t xml:space="preserve">  id                    BIGINT UNSIGNED NOT NULL AUTO_INCREMENT,</w:t>
      </w:r>
    </w:p>
    <w:p w:rsidR="00000000" w:rsidDel="00000000" w:rsidP="00000000" w:rsidRDefault="00000000" w:rsidRPr="00000000" w14:paraId="000002A8">
      <w:pPr>
        <w:rPr/>
      </w:pPr>
      <w:r w:rsidDel="00000000" w:rsidR="00000000" w:rsidRPr="00000000">
        <w:rPr>
          <w:rtl w:val="0"/>
        </w:rPr>
        <w:t xml:space="preserve">  user_id               BIGINT UNSIGNED NOT NULL,</w:t>
      </w:r>
    </w:p>
    <w:p w:rsidR="00000000" w:rsidDel="00000000" w:rsidP="00000000" w:rsidRDefault="00000000" w:rsidRPr="00000000" w14:paraId="000002A9">
      <w:pPr>
        <w:rPr/>
      </w:pPr>
      <w:r w:rsidDel="00000000" w:rsidR="00000000" w:rsidRPr="00000000">
        <w:rPr>
          <w:rtl w:val="0"/>
        </w:rPr>
        <w:t xml:space="preserve">  business_name         VARCHAR(200) NOT NULL,</w:t>
      </w:r>
    </w:p>
    <w:p w:rsidR="00000000" w:rsidDel="00000000" w:rsidP="00000000" w:rsidRDefault="00000000" w:rsidRPr="00000000" w14:paraId="000002AA">
      <w:pPr>
        <w:rPr/>
      </w:pPr>
      <w:r w:rsidDel="00000000" w:rsidR="00000000" w:rsidRPr="00000000">
        <w:rPr>
          <w:rtl w:val="0"/>
        </w:rPr>
        <w:t xml:space="preserve">  business_type         ENUM('INDIVIDUAL','COMPANY','HOUSEHOLD') NOT NULL DEFAULT 'INDIVIDUAL',</w:t>
      </w:r>
    </w:p>
    <w:p w:rsidR="00000000" w:rsidDel="00000000" w:rsidP="00000000" w:rsidRDefault="00000000" w:rsidRPr="00000000" w14:paraId="000002AB">
      <w:pPr>
        <w:rPr/>
      </w:pPr>
      <w:r w:rsidDel="00000000" w:rsidR="00000000" w:rsidRPr="00000000">
        <w:rPr>
          <w:rtl w:val="0"/>
        </w:rPr>
        <w:t xml:space="preserve">  tax_code              VARCHAR(50)  NULL,</w:t>
      </w:r>
    </w:p>
    <w:p w:rsidR="00000000" w:rsidDel="00000000" w:rsidP="00000000" w:rsidRDefault="00000000" w:rsidRPr="00000000" w14:paraId="000002AC">
      <w:pPr>
        <w:rPr/>
      </w:pPr>
      <w:r w:rsidDel="00000000" w:rsidR="00000000" w:rsidRPr="00000000">
        <w:rPr>
          <w:rtl w:val="0"/>
        </w:rPr>
        <w:t xml:space="preserve">  business_license_no   VARCHAR(100) NULL,</w:t>
      </w:r>
    </w:p>
    <w:p w:rsidR="00000000" w:rsidDel="00000000" w:rsidP="00000000" w:rsidRDefault="00000000" w:rsidRPr="00000000" w14:paraId="000002AD">
      <w:pPr>
        <w:rPr/>
      </w:pPr>
      <w:r w:rsidDel="00000000" w:rsidR="00000000" w:rsidRPr="00000000">
        <w:rPr>
          <w:rtl w:val="0"/>
        </w:rPr>
        <w:t xml:space="preserve">  representative_name   VARCHAR(150) NULL,</w:t>
      </w:r>
    </w:p>
    <w:p w:rsidR="00000000" w:rsidDel="00000000" w:rsidP="00000000" w:rsidRDefault="00000000" w:rsidRPr="00000000" w14:paraId="000002AE">
      <w:pPr>
        <w:rPr/>
      </w:pPr>
      <w:r w:rsidDel="00000000" w:rsidR="00000000" w:rsidRPr="00000000">
        <w:rPr>
          <w:rtl w:val="0"/>
        </w:rPr>
        <w:t xml:space="preserve">  contact_email         VARCHAR(255) NULL,</w:t>
      </w:r>
    </w:p>
    <w:p w:rsidR="00000000" w:rsidDel="00000000" w:rsidP="00000000" w:rsidRDefault="00000000" w:rsidRPr="00000000" w14:paraId="000002AF">
      <w:pPr>
        <w:rPr/>
      </w:pPr>
      <w:r w:rsidDel="00000000" w:rsidR="00000000" w:rsidRPr="00000000">
        <w:rPr>
          <w:rtl w:val="0"/>
        </w:rPr>
        <w:t xml:space="preserve">  contact_phone         VARCHAR(20)  NULL,</w:t>
      </w:r>
    </w:p>
    <w:p w:rsidR="00000000" w:rsidDel="00000000" w:rsidP="00000000" w:rsidRDefault="00000000" w:rsidRPr="00000000" w14:paraId="000002B0">
      <w:pPr>
        <w:rPr/>
      </w:pPr>
      <w:r w:rsidDel="00000000" w:rsidR="00000000" w:rsidRPr="00000000">
        <w:rPr>
          <w:rtl w:val="0"/>
        </w:rPr>
        <w:t xml:space="preserve">  address_line          VARCHAR(255) NULL,</w:t>
      </w:r>
    </w:p>
    <w:p w:rsidR="00000000" w:rsidDel="00000000" w:rsidP="00000000" w:rsidRDefault="00000000" w:rsidRPr="00000000" w14:paraId="000002B1">
      <w:pPr>
        <w:rPr/>
      </w:pPr>
      <w:r w:rsidDel="00000000" w:rsidR="00000000" w:rsidRPr="00000000">
        <w:rPr>
          <w:rtl w:val="0"/>
        </w:rPr>
        <w:t xml:space="preserve">  city                  VARCHAR(100) NULL,</w:t>
      </w:r>
    </w:p>
    <w:p w:rsidR="00000000" w:rsidDel="00000000" w:rsidP="00000000" w:rsidRDefault="00000000" w:rsidRPr="00000000" w14:paraId="000002B2">
      <w:pPr>
        <w:rPr/>
      </w:pPr>
      <w:r w:rsidDel="00000000" w:rsidR="00000000" w:rsidRPr="00000000">
        <w:rPr>
          <w:rtl w:val="0"/>
        </w:rPr>
        <w:t xml:space="preserve">  website_url           VARCHAR(255) NULL,</w:t>
      </w:r>
    </w:p>
    <w:p w:rsidR="00000000" w:rsidDel="00000000" w:rsidP="00000000" w:rsidRDefault="00000000" w:rsidRPr="00000000" w14:paraId="000002B3">
      <w:pPr>
        <w:rPr/>
      </w:pPr>
      <w:r w:rsidDel="00000000" w:rsidR="00000000" w:rsidRPr="00000000">
        <w:rPr>
          <w:rtl w:val="0"/>
        </w:rPr>
        <w:t xml:space="preserve">  logo_url              VARCHAR(512) NULL,</w:t>
      </w:r>
    </w:p>
    <w:p w:rsidR="00000000" w:rsidDel="00000000" w:rsidP="00000000" w:rsidRDefault="00000000" w:rsidRPr="00000000" w14:paraId="000002B4">
      <w:pPr>
        <w:rPr/>
      </w:pPr>
      <w:r w:rsidDel="00000000" w:rsidR="00000000" w:rsidRPr="00000000">
        <w:rPr>
          <w:rtl w:val="0"/>
        </w:rPr>
        <w:t xml:space="preserve">  verification_status   ENUM('UNVERIFIED','PENDING','VERIFIED','REJECTED','SUSPENDED')</w:t>
      </w:r>
    </w:p>
    <w:p w:rsidR="00000000" w:rsidDel="00000000" w:rsidP="00000000" w:rsidRDefault="00000000" w:rsidRPr="00000000" w14:paraId="000002B5">
      <w:pPr>
        <w:rPr/>
      </w:pPr>
      <w:r w:rsidDel="00000000" w:rsidR="00000000" w:rsidRPr="00000000">
        <w:rPr>
          <w:rtl w:val="0"/>
        </w:rPr>
        <w:t xml:space="preserve">                        NOT NULL DEFAULT 'UNVERIFIED' COMMENT 'BR-05',</w:t>
      </w:r>
    </w:p>
    <w:p w:rsidR="00000000" w:rsidDel="00000000" w:rsidP="00000000" w:rsidRDefault="00000000" w:rsidRPr="00000000" w14:paraId="000002B6">
      <w:pPr>
        <w:rPr/>
      </w:pPr>
      <w:r w:rsidDel="00000000" w:rsidR="00000000" w:rsidRPr="00000000">
        <w:rPr>
          <w:rtl w:val="0"/>
        </w:rPr>
        <w:t xml:space="preserve">  verified_at           DATETIME(3) NULL,</w:t>
      </w:r>
    </w:p>
    <w:p w:rsidR="00000000" w:rsidDel="00000000" w:rsidP="00000000" w:rsidRDefault="00000000" w:rsidRPr="00000000" w14:paraId="000002B7">
      <w:pPr>
        <w:rPr/>
      </w:pPr>
      <w:r w:rsidDel="00000000" w:rsidR="00000000" w:rsidRPr="00000000">
        <w:rPr>
          <w:rtl w:val="0"/>
        </w:rPr>
        <w:t xml:space="preserve">  version               INT UNSIGNED NOT NULL DEFAULT 0,</w:t>
      </w:r>
    </w:p>
    <w:p w:rsidR="00000000" w:rsidDel="00000000" w:rsidP="00000000" w:rsidRDefault="00000000" w:rsidRPr="00000000" w14:paraId="000002B8">
      <w:pPr>
        <w:rPr/>
      </w:pPr>
      <w:r w:rsidDel="00000000" w:rsidR="00000000" w:rsidRPr="00000000">
        <w:rPr>
          <w:rtl w:val="0"/>
        </w:rPr>
        <w:t xml:space="preserve">  created_at            DATETIME(3) NOT NULL DEFAULT CURRENT_TIMESTAMP(3),</w:t>
      </w:r>
    </w:p>
    <w:p w:rsidR="00000000" w:rsidDel="00000000" w:rsidP="00000000" w:rsidRDefault="00000000" w:rsidRPr="00000000" w14:paraId="000002B9">
      <w:pPr>
        <w:rPr/>
      </w:pPr>
      <w:r w:rsidDel="00000000" w:rsidR="00000000" w:rsidRPr="00000000">
        <w:rPr>
          <w:rtl w:val="0"/>
        </w:rPr>
        <w:t xml:space="preserve">  updated_at            DATETIME(3) NOT NULL DEFAULT CURRENT_TIMESTAMP(3) ON UPDATE CURRENT_TIMESTAMP(3),</w:t>
      </w:r>
    </w:p>
    <w:p w:rsidR="00000000" w:rsidDel="00000000" w:rsidP="00000000" w:rsidRDefault="00000000" w:rsidRPr="00000000" w14:paraId="000002BA">
      <w:pPr>
        <w:rPr/>
      </w:pPr>
      <w:r w:rsidDel="00000000" w:rsidR="00000000" w:rsidRPr="00000000">
        <w:rPr>
          <w:rtl w:val="0"/>
        </w:rPr>
        <w:t xml:space="preserve">  PRIMARY KEY (id),</w:t>
      </w:r>
    </w:p>
    <w:p w:rsidR="00000000" w:rsidDel="00000000" w:rsidP="00000000" w:rsidRDefault="00000000" w:rsidRPr="00000000" w14:paraId="000002BB">
      <w:pPr>
        <w:rPr/>
      </w:pPr>
      <w:r w:rsidDel="00000000" w:rsidR="00000000" w:rsidRPr="00000000">
        <w:rPr>
          <w:rtl w:val="0"/>
        </w:rPr>
        <w:t xml:space="preserve">  UNIQUE KEY uk_organizer_user (user_id),</w:t>
      </w:r>
    </w:p>
    <w:p w:rsidR="00000000" w:rsidDel="00000000" w:rsidP="00000000" w:rsidRDefault="00000000" w:rsidRPr="00000000" w14:paraId="000002BC">
      <w:pPr>
        <w:rPr/>
      </w:pPr>
      <w:r w:rsidDel="00000000" w:rsidR="00000000" w:rsidRPr="00000000">
        <w:rPr>
          <w:rtl w:val="0"/>
        </w:rPr>
        <w:t xml:space="preserve">  UNIQUE KEY uk_organizer_tax (tax_code),</w:t>
      </w:r>
    </w:p>
    <w:p w:rsidR="00000000" w:rsidDel="00000000" w:rsidP="00000000" w:rsidRDefault="00000000" w:rsidRPr="00000000" w14:paraId="000002BD">
      <w:pPr>
        <w:rPr/>
      </w:pPr>
      <w:r w:rsidDel="00000000" w:rsidR="00000000" w:rsidRPr="00000000">
        <w:rPr>
          <w:rtl w:val="0"/>
        </w:rPr>
        <w:t xml:space="preserve">  KEY idx_organizer_status (verification_status),</w:t>
      </w:r>
    </w:p>
    <w:p w:rsidR="00000000" w:rsidDel="00000000" w:rsidP="00000000" w:rsidRDefault="00000000" w:rsidRPr="00000000" w14:paraId="000002BE">
      <w:pPr>
        <w:rPr/>
      </w:pPr>
      <w:r w:rsidDel="00000000" w:rsidR="00000000" w:rsidRPr="00000000">
        <w:rPr>
          <w:rtl w:val="0"/>
        </w:rPr>
        <w:t xml:space="preserve">  CONSTRAINT fk_organizer_user FOREIGN KEY (user_id) REFERENCES user_account (id) ON DELETE CASCADE</w:t>
      </w:r>
    </w:p>
    <w:p w:rsidR="00000000" w:rsidDel="00000000" w:rsidP="00000000" w:rsidRDefault="00000000" w:rsidRPr="00000000" w14:paraId="000002BF">
      <w:pPr>
        <w:rPr/>
      </w:pPr>
      <w:r w:rsidDel="00000000" w:rsidR="00000000" w:rsidRPr="00000000">
        <w:rPr>
          <w:rtl w:val="0"/>
        </w:rPr>
        <w:t xml:space="preserve">) ENGINE=InnoDB COMMENT='Hồ sơ doanh nghiệp Organizer (M03-UC09).';</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CREATE TABLE organizer_application (</w:t>
      </w:r>
    </w:p>
    <w:p w:rsidR="00000000" w:rsidDel="00000000" w:rsidP="00000000" w:rsidRDefault="00000000" w:rsidRPr="00000000" w14:paraId="000002C2">
      <w:pPr>
        <w:rPr/>
      </w:pPr>
      <w:r w:rsidDel="00000000" w:rsidR="00000000" w:rsidRPr="00000000">
        <w:rPr>
          <w:rtl w:val="0"/>
        </w:rPr>
        <w:t xml:space="preserve">  id                BIGINT UNSIGNED NOT NULL AUTO_INCREMENT,</w:t>
      </w:r>
    </w:p>
    <w:p w:rsidR="00000000" w:rsidDel="00000000" w:rsidP="00000000" w:rsidRDefault="00000000" w:rsidRPr="00000000" w14:paraId="000002C3">
      <w:pPr>
        <w:rPr/>
      </w:pPr>
      <w:r w:rsidDel="00000000" w:rsidR="00000000" w:rsidRPr="00000000">
        <w:rPr>
          <w:rtl w:val="0"/>
        </w:rPr>
        <w:t xml:space="preserve">  organizer_id      BIGINT UNSIGNED NOT NULL,</w:t>
      </w:r>
    </w:p>
    <w:p w:rsidR="00000000" w:rsidDel="00000000" w:rsidP="00000000" w:rsidRDefault="00000000" w:rsidRPr="00000000" w14:paraId="000002C4">
      <w:pPr>
        <w:rPr/>
      </w:pPr>
      <w:r w:rsidDel="00000000" w:rsidR="00000000" w:rsidRPr="00000000">
        <w:rPr>
          <w:rtl w:val="0"/>
        </w:rPr>
        <w:t xml:space="preserve">  application_code  VARCHAR(30)  NOT NULL,</w:t>
      </w:r>
    </w:p>
    <w:p w:rsidR="00000000" w:rsidDel="00000000" w:rsidP="00000000" w:rsidRDefault="00000000" w:rsidRPr="00000000" w14:paraId="000002C5">
      <w:pPr>
        <w:rPr/>
      </w:pPr>
      <w:r w:rsidDel="00000000" w:rsidR="00000000" w:rsidRPr="00000000">
        <w:rPr>
          <w:rtl w:val="0"/>
        </w:rPr>
        <w:t xml:space="preserve">  status            ENUM('DRAFT','SUBMITTED','UNDER_REVIEW','APPROVED','REJECTED','RESUBMITTED','WITHDRAWN')</w:t>
      </w:r>
    </w:p>
    <w:p w:rsidR="00000000" w:rsidDel="00000000" w:rsidP="00000000" w:rsidRDefault="00000000" w:rsidRPr="00000000" w14:paraId="000002C6">
      <w:pPr>
        <w:rPr/>
      </w:pPr>
      <w:r w:rsidDel="00000000" w:rsidR="00000000" w:rsidRPr="00000000">
        <w:rPr>
          <w:rtl w:val="0"/>
        </w:rPr>
        <w:t xml:space="preserve">                    NOT NULL DEFAULT 'DRAFT',</w:t>
      </w:r>
    </w:p>
    <w:p w:rsidR="00000000" w:rsidDel="00000000" w:rsidP="00000000" w:rsidRDefault="00000000" w:rsidRPr="00000000" w14:paraId="000002C7">
      <w:pPr>
        <w:rPr/>
      </w:pPr>
      <w:r w:rsidDel="00000000" w:rsidR="00000000" w:rsidRPr="00000000">
        <w:rPr>
          <w:rtl w:val="0"/>
        </w:rPr>
        <w:t xml:space="preserve">  submitted_at      DATETIME(3)  NULL,</w:t>
      </w:r>
    </w:p>
    <w:p w:rsidR="00000000" w:rsidDel="00000000" w:rsidP="00000000" w:rsidRDefault="00000000" w:rsidRPr="00000000" w14:paraId="000002C8">
      <w:pPr>
        <w:rPr/>
      </w:pPr>
      <w:r w:rsidDel="00000000" w:rsidR="00000000" w:rsidRPr="00000000">
        <w:rPr>
          <w:rtl w:val="0"/>
        </w:rPr>
        <w:t xml:space="preserve">  reviewed_by       BIGINT UNSIGNED NULL,</w:t>
      </w:r>
    </w:p>
    <w:p w:rsidR="00000000" w:rsidDel="00000000" w:rsidP="00000000" w:rsidRDefault="00000000" w:rsidRPr="00000000" w14:paraId="000002C9">
      <w:pPr>
        <w:rPr/>
      </w:pPr>
      <w:r w:rsidDel="00000000" w:rsidR="00000000" w:rsidRPr="00000000">
        <w:rPr>
          <w:rtl w:val="0"/>
        </w:rPr>
        <w:t xml:space="preserve">  reviewed_at       DATETIME(3)  NULL,</w:t>
      </w:r>
    </w:p>
    <w:p w:rsidR="00000000" w:rsidDel="00000000" w:rsidP="00000000" w:rsidRDefault="00000000" w:rsidRPr="00000000" w14:paraId="000002CA">
      <w:pPr>
        <w:rPr/>
      </w:pPr>
      <w:r w:rsidDel="00000000" w:rsidR="00000000" w:rsidRPr="00000000">
        <w:rPr>
          <w:rtl w:val="0"/>
        </w:rPr>
        <w:t xml:space="preserve">  decision_note     VARCHAR(1000) NULL,</w:t>
      </w:r>
    </w:p>
    <w:p w:rsidR="00000000" w:rsidDel="00000000" w:rsidP="00000000" w:rsidRDefault="00000000" w:rsidRPr="00000000" w14:paraId="000002CB">
      <w:pPr>
        <w:rPr/>
      </w:pPr>
      <w:r w:rsidDel="00000000" w:rsidR="00000000" w:rsidRPr="00000000">
        <w:rPr>
          <w:rtl w:val="0"/>
        </w:rPr>
        <w:t xml:space="preserve">  rejection_reason  VARCHAR(500) NULL,</w:t>
      </w:r>
    </w:p>
    <w:p w:rsidR="00000000" w:rsidDel="00000000" w:rsidP="00000000" w:rsidRDefault="00000000" w:rsidRPr="00000000" w14:paraId="000002CC">
      <w:pPr>
        <w:rPr/>
      </w:pPr>
      <w:r w:rsidDel="00000000" w:rsidR="00000000" w:rsidRPr="00000000">
        <w:rPr>
          <w:rtl w:val="0"/>
        </w:rPr>
        <w:t xml:space="preserve">  resubmit_count    SMALLINT UNSIGNED NOT NULL DEFAULT 0,</w:t>
      </w:r>
    </w:p>
    <w:p w:rsidR="00000000" w:rsidDel="00000000" w:rsidP="00000000" w:rsidRDefault="00000000" w:rsidRPr="00000000" w14:paraId="000002CD">
      <w:pPr>
        <w:rPr/>
      </w:pPr>
      <w:r w:rsidDel="00000000" w:rsidR="00000000" w:rsidRPr="00000000">
        <w:rPr>
          <w:rtl w:val="0"/>
        </w:rPr>
        <w:t xml:space="preserve">  version           INT UNSIGNED NOT NULL DEFAULT 0,</w:t>
      </w:r>
    </w:p>
    <w:p w:rsidR="00000000" w:rsidDel="00000000" w:rsidP="00000000" w:rsidRDefault="00000000" w:rsidRPr="00000000" w14:paraId="000002CE">
      <w:pPr>
        <w:rPr/>
      </w:pPr>
      <w:r w:rsidDel="00000000" w:rsidR="00000000" w:rsidRPr="00000000">
        <w:rPr>
          <w:rtl w:val="0"/>
        </w:rPr>
        <w:t xml:space="preserve">  created_at        DATETIME(3)  NOT NULL DEFAULT CURRENT_TIMESTAMP(3),</w:t>
      </w:r>
    </w:p>
    <w:p w:rsidR="00000000" w:rsidDel="00000000" w:rsidP="00000000" w:rsidRDefault="00000000" w:rsidRPr="00000000" w14:paraId="000002CF">
      <w:pPr>
        <w:rPr/>
      </w:pPr>
      <w:r w:rsidDel="00000000" w:rsidR="00000000" w:rsidRPr="00000000">
        <w:rPr>
          <w:rtl w:val="0"/>
        </w:rPr>
        <w:t xml:space="preserve">  updated_at        DATETIME(3)  NOT NULL DEFAULT CURRENT_TIMESTAMP(3) ON UPDATE CURRENT_TIMESTAMP(3),</w:t>
      </w:r>
    </w:p>
    <w:p w:rsidR="00000000" w:rsidDel="00000000" w:rsidP="00000000" w:rsidRDefault="00000000" w:rsidRPr="00000000" w14:paraId="000002D0">
      <w:pPr>
        <w:rPr/>
      </w:pPr>
      <w:r w:rsidDel="00000000" w:rsidR="00000000" w:rsidRPr="00000000">
        <w:rPr>
          <w:rtl w:val="0"/>
        </w:rPr>
        <w:t xml:space="preserve">  PRIMARY KEY (id),</w:t>
      </w:r>
    </w:p>
    <w:p w:rsidR="00000000" w:rsidDel="00000000" w:rsidP="00000000" w:rsidRDefault="00000000" w:rsidRPr="00000000" w14:paraId="000002D1">
      <w:pPr>
        <w:rPr/>
      </w:pPr>
      <w:r w:rsidDel="00000000" w:rsidR="00000000" w:rsidRPr="00000000">
        <w:rPr>
          <w:rtl w:val="0"/>
        </w:rPr>
        <w:t xml:space="preserve">  UNIQUE KEY uk_app_code (application_code),</w:t>
      </w:r>
    </w:p>
    <w:p w:rsidR="00000000" w:rsidDel="00000000" w:rsidP="00000000" w:rsidRDefault="00000000" w:rsidRPr="00000000" w14:paraId="000002D2">
      <w:pPr>
        <w:rPr/>
      </w:pPr>
      <w:r w:rsidDel="00000000" w:rsidR="00000000" w:rsidRPr="00000000">
        <w:rPr>
          <w:rtl w:val="0"/>
        </w:rPr>
        <w:t xml:space="preserve">  KEY idx_app_organizer (organizer_id),</w:t>
      </w:r>
    </w:p>
    <w:p w:rsidR="00000000" w:rsidDel="00000000" w:rsidP="00000000" w:rsidRDefault="00000000" w:rsidRPr="00000000" w14:paraId="000002D3">
      <w:pPr>
        <w:rPr/>
      </w:pPr>
      <w:r w:rsidDel="00000000" w:rsidR="00000000" w:rsidRPr="00000000">
        <w:rPr>
          <w:rtl w:val="0"/>
        </w:rPr>
        <w:t xml:space="preserve">  KEY idx_app_status (status, submitted_at),</w:t>
      </w:r>
    </w:p>
    <w:p w:rsidR="00000000" w:rsidDel="00000000" w:rsidP="00000000" w:rsidRDefault="00000000" w:rsidRPr="00000000" w14:paraId="000002D4">
      <w:pPr>
        <w:rPr/>
      </w:pPr>
      <w:r w:rsidDel="00000000" w:rsidR="00000000" w:rsidRPr="00000000">
        <w:rPr>
          <w:rtl w:val="0"/>
        </w:rPr>
        <w:t xml:space="preserve">  CONSTRAINT fk_app_organizer FOREIGN KEY (organizer_id) REFERENCES organizer_profile (id) ON DELETE CASCADE,</w:t>
      </w:r>
    </w:p>
    <w:p w:rsidR="00000000" w:rsidDel="00000000" w:rsidP="00000000" w:rsidRDefault="00000000" w:rsidRPr="00000000" w14:paraId="000002D5">
      <w:pPr>
        <w:rPr/>
      </w:pPr>
      <w:r w:rsidDel="00000000" w:rsidR="00000000" w:rsidRPr="00000000">
        <w:rPr>
          <w:rtl w:val="0"/>
        </w:rPr>
        <w:t xml:space="preserve">  CONSTRAINT fk_app_reviewer  FOREIGN KEY (reviewed_by)  REFERENCES user_account (id)      ON DELETE SET NULL</w:t>
      </w:r>
    </w:p>
    <w:p w:rsidR="00000000" w:rsidDel="00000000" w:rsidP="00000000" w:rsidRDefault="00000000" w:rsidRPr="00000000" w14:paraId="000002D6">
      <w:pPr>
        <w:rPr/>
      </w:pPr>
      <w:r w:rsidDel="00000000" w:rsidR="00000000" w:rsidRPr="00000000">
        <w:rPr>
          <w:rtl w:val="0"/>
        </w:rPr>
        <w:t xml:space="preserve">) ENGINE=InnoDB COMMENT='Đơn đăng ký Organizer (M03-UC01..UC15).';</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CREATE TABLE organizer_application_status_history (</w:t>
      </w:r>
    </w:p>
    <w:p w:rsidR="00000000" w:rsidDel="00000000" w:rsidP="00000000" w:rsidRDefault="00000000" w:rsidRPr="00000000" w14:paraId="000002D9">
      <w:pPr>
        <w:rPr/>
      </w:pPr>
      <w:r w:rsidDel="00000000" w:rsidR="00000000" w:rsidRPr="00000000">
        <w:rPr>
          <w:rtl w:val="0"/>
        </w:rPr>
        <w:t xml:space="preserve">  id             BIGINT UNSIGNED NOT NULL AUTO_INCREMENT,</w:t>
      </w:r>
    </w:p>
    <w:p w:rsidR="00000000" w:rsidDel="00000000" w:rsidP="00000000" w:rsidRDefault="00000000" w:rsidRPr="00000000" w14:paraId="000002DA">
      <w:pPr>
        <w:rPr/>
      </w:pPr>
      <w:r w:rsidDel="00000000" w:rsidR="00000000" w:rsidRPr="00000000">
        <w:rPr>
          <w:rtl w:val="0"/>
        </w:rPr>
        <w:t xml:space="preserve">  application_id BIGINT UNSIGNED NOT NULL,</w:t>
      </w:r>
    </w:p>
    <w:p w:rsidR="00000000" w:rsidDel="00000000" w:rsidP="00000000" w:rsidRDefault="00000000" w:rsidRPr="00000000" w14:paraId="000002DB">
      <w:pPr>
        <w:rPr/>
      </w:pPr>
      <w:r w:rsidDel="00000000" w:rsidR="00000000" w:rsidRPr="00000000">
        <w:rPr>
          <w:rtl w:val="0"/>
        </w:rPr>
        <w:t xml:space="preserve">  from_status    VARCHAR(30) NULL,</w:t>
      </w:r>
    </w:p>
    <w:p w:rsidR="00000000" w:rsidDel="00000000" w:rsidP="00000000" w:rsidRDefault="00000000" w:rsidRPr="00000000" w14:paraId="000002DC">
      <w:pPr>
        <w:rPr/>
      </w:pPr>
      <w:r w:rsidDel="00000000" w:rsidR="00000000" w:rsidRPr="00000000">
        <w:rPr>
          <w:rtl w:val="0"/>
        </w:rPr>
        <w:t xml:space="preserve">  to_status      VARCHAR(30) NOT NULL,</w:t>
      </w:r>
    </w:p>
    <w:p w:rsidR="00000000" w:rsidDel="00000000" w:rsidP="00000000" w:rsidRDefault="00000000" w:rsidRPr="00000000" w14:paraId="000002DD">
      <w:pPr>
        <w:rPr/>
      </w:pPr>
      <w:r w:rsidDel="00000000" w:rsidR="00000000" w:rsidRPr="00000000">
        <w:rPr>
          <w:rtl w:val="0"/>
        </w:rPr>
        <w:t xml:space="preserve">  changed_by     BIGINT UNSIGNED NULL,</w:t>
      </w:r>
    </w:p>
    <w:p w:rsidR="00000000" w:rsidDel="00000000" w:rsidP="00000000" w:rsidRDefault="00000000" w:rsidRPr="00000000" w14:paraId="000002DE">
      <w:pPr>
        <w:rPr/>
      </w:pPr>
      <w:r w:rsidDel="00000000" w:rsidR="00000000" w:rsidRPr="00000000">
        <w:rPr>
          <w:rtl w:val="0"/>
        </w:rPr>
        <w:t xml:space="preserve">  note           VARCHAR(500) NULL,</w:t>
      </w:r>
    </w:p>
    <w:p w:rsidR="00000000" w:rsidDel="00000000" w:rsidP="00000000" w:rsidRDefault="00000000" w:rsidRPr="00000000" w14:paraId="000002DF">
      <w:pPr>
        <w:rPr/>
      </w:pPr>
      <w:r w:rsidDel="00000000" w:rsidR="00000000" w:rsidRPr="00000000">
        <w:rPr>
          <w:rtl w:val="0"/>
        </w:rPr>
        <w:t xml:space="preserve">  changed_at     DATETIME(3) NOT NULL DEFAULT CURRENT_TIMESTAMP(3),</w:t>
      </w:r>
    </w:p>
    <w:p w:rsidR="00000000" w:rsidDel="00000000" w:rsidP="00000000" w:rsidRDefault="00000000" w:rsidRPr="00000000" w14:paraId="000002E0">
      <w:pPr>
        <w:rPr/>
      </w:pPr>
      <w:r w:rsidDel="00000000" w:rsidR="00000000" w:rsidRPr="00000000">
        <w:rPr>
          <w:rtl w:val="0"/>
        </w:rPr>
        <w:t xml:space="preserve">  PRIMARY KEY (id),</w:t>
      </w:r>
    </w:p>
    <w:p w:rsidR="00000000" w:rsidDel="00000000" w:rsidP="00000000" w:rsidRDefault="00000000" w:rsidRPr="00000000" w14:paraId="000002E1">
      <w:pPr>
        <w:rPr/>
      </w:pPr>
      <w:r w:rsidDel="00000000" w:rsidR="00000000" w:rsidRPr="00000000">
        <w:rPr>
          <w:rtl w:val="0"/>
        </w:rPr>
        <w:t xml:space="preserve">  KEY idx_appsh_app (application_id, changed_at),</w:t>
      </w:r>
    </w:p>
    <w:p w:rsidR="00000000" w:rsidDel="00000000" w:rsidP="00000000" w:rsidRDefault="00000000" w:rsidRPr="00000000" w14:paraId="000002E2">
      <w:pPr>
        <w:rPr/>
      </w:pPr>
      <w:r w:rsidDel="00000000" w:rsidR="00000000" w:rsidRPr="00000000">
        <w:rPr>
          <w:rtl w:val="0"/>
        </w:rPr>
        <w:t xml:space="preserve">  CONSTRAINT fk_appsh_app FOREIGN KEY (application_id) REFERENCES organizer_application (id) ON DELETE CASCADE</w:t>
      </w:r>
    </w:p>
    <w:p w:rsidR="00000000" w:rsidDel="00000000" w:rsidP="00000000" w:rsidRDefault="00000000" w:rsidRPr="00000000" w14:paraId="000002E3">
      <w:pPr>
        <w:rPr/>
      </w:pPr>
      <w:r w:rsidDel="00000000" w:rsidR="00000000" w:rsidRPr="00000000">
        <w:rPr>
          <w:rtl w:val="0"/>
        </w:rPr>
        <w:t xml:space="preserve">) ENGINE=InnoDB COMMENT='Lịch sử trạng thái đơn đăng ký.';</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CREATE TABLE verification_document (</w:t>
      </w:r>
    </w:p>
    <w:p w:rsidR="00000000" w:rsidDel="00000000" w:rsidP="00000000" w:rsidRDefault="00000000" w:rsidRPr="00000000" w14:paraId="000002E6">
      <w:pPr>
        <w:rPr/>
      </w:pPr>
      <w:r w:rsidDel="00000000" w:rsidR="00000000" w:rsidRPr="00000000">
        <w:rPr>
          <w:rtl w:val="0"/>
        </w:rPr>
        <w:t xml:space="preserve">  id                BIGINT UNSIGNED NOT NULL AUTO_INCREMENT,</w:t>
      </w:r>
    </w:p>
    <w:p w:rsidR="00000000" w:rsidDel="00000000" w:rsidP="00000000" w:rsidRDefault="00000000" w:rsidRPr="00000000" w14:paraId="000002E7">
      <w:pPr>
        <w:rPr/>
      </w:pPr>
      <w:r w:rsidDel="00000000" w:rsidR="00000000" w:rsidRPr="00000000">
        <w:rPr>
          <w:rtl w:val="0"/>
        </w:rPr>
        <w:t xml:space="preserve">  application_id    BIGINT UNSIGNED NOT NULL,</w:t>
      </w:r>
    </w:p>
    <w:p w:rsidR="00000000" w:rsidDel="00000000" w:rsidP="00000000" w:rsidRDefault="00000000" w:rsidRPr="00000000" w14:paraId="000002E8">
      <w:pPr>
        <w:rPr/>
      </w:pPr>
      <w:r w:rsidDel="00000000" w:rsidR="00000000" w:rsidRPr="00000000">
        <w:rPr>
          <w:rtl w:val="0"/>
        </w:rPr>
        <w:t xml:space="preserve">  document_type     ENUM('NATIONAL_ID','PASSPORT','BUSINESS_LICENSE','TAX_CERTIFICATE','OWNERSHIP_PROOF','OTHER')</w:t>
      </w:r>
    </w:p>
    <w:p w:rsidR="00000000" w:rsidDel="00000000" w:rsidP="00000000" w:rsidRDefault="00000000" w:rsidRPr="00000000" w14:paraId="000002E9">
      <w:pPr>
        <w:rPr/>
      </w:pPr>
      <w:r w:rsidDel="00000000" w:rsidR="00000000" w:rsidRPr="00000000">
        <w:rPr>
          <w:rtl w:val="0"/>
        </w:rPr>
        <w:t xml:space="preserve">                    NOT NULL COMMENT 'BR-04',</w:t>
      </w:r>
    </w:p>
    <w:p w:rsidR="00000000" w:rsidDel="00000000" w:rsidP="00000000" w:rsidRDefault="00000000" w:rsidRPr="00000000" w14:paraId="000002EA">
      <w:pPr>
        <w:rPr/>
      </w:pPr>
      <w:r w:rsidDel="00000000" w:rsidR="00000000" w:rsidRPr="00000000">
        <w:rPr>
          <w:rtl w:val="0"/>
        </w:rPr>
        <w:t xml:space="preserve">  file_url          VARCHAR(512) NOT NULL,</w:t>
      </w:r>
    </w:p>
    <w:p w:rsidR="00000000" w:rsidDel="00000000" w:rsidP="00000000" w:rsidRDefault="00000000" w:rsidRPr="00000000" w14:paraId="000002EB">
      <w:pPr>
        <w:rPr/>
      </w:pPr>
      <w:r w:rsidDel="00000000" w:rsidR="00000000" w:rsidRPr="00000000">
        <w:rPr>
          <w:rtl w:val="0"/>
        </w:rPr>
        <w:t xml:space="preserve">  file_public_id    VARCHAR(255) NULL,</w:t>
      </w:r>
    </w:p>
    <w:p w:rsidR="00000000" w:rsidDel="00000000" w:rsidP="00000000" w:rsidRDefault="00000000" w:rsidRPr="00000000" w14:paraId="000002EC">
      <w:pPr>
        <w:rPr/>
      </w:pPr>
      <w:r w:rsidDel="00000000" w:rsidR="00000000" w:rsidRPr="00000000">
        <w:rPr>
          <w:rtl w:val="0"/>
        </w:rPr>
        <w:t xml:space="preserve">  file_name         VARCHAR(255) NOT NULL,</w:t>
      </w:r>
    </w:p>
    <w:p w:rsidR="00000000" w:rsidDel="00000000" w:rsidP="00000000" w:rsidRDefault="00000000" w:rsidRPr="00000000" w14:paraId="000002ED">
      <w:pPr>
        <w:rPr/>
      </w:pPr>
      <w:r w:rsidDel="00000000" w:rsidR="00000000" w:rsidRPr="00000000">
        <w:rPr>
          <w:rtl w:val="0"/>
        </w:rPr>
        <w:t xml:space="preserve">  mime_type         VARCHAR(100) NOT NULL COMMENT 'BR-37: JPG/PNG/PDF',</w:t>
      </w:r>
    </w:p>
    <w:p w:rsidR="00000000" w:rsidDel="00000000" w:rsidP="00000000" w:rsidRDefault="00000000" w:rsidRPr="00000000" w14:paraId="000002EE">
      <w:pPr>
        <w:rPr/>
      </w:pPr>
      <w:r w:rsidDel="00000000" w:rsidR="00000000" w:rsidRPr="00000000">
        <w:rPr>
          <w:rtl w:val="0"/>
        </w:rPr>
        <w:t xml:space="preserve">  file_size_bytes   INT UNSIGNED NOT NULL COMMENT 'BR-37: &lt;= 5MB',</w:t>
      </w:r>
    </w:p>
    <w:p w:rsidR="00000000" w:rsidDel="00000000" w:rsidP="00000000" w:rsidRDefault="00000000" w:rsidRPr="00000000" w14:paraId="000002EF">
      <w:pPr>
        <w:rPr/>
      </w:pPr>
      <w:r w:rsidDel="00000000" w:rsidR="00000000" w:rsidRPr="00000000">
        <w:rPr>
          <w:rtl w:val="0"/>
        </w:rPr>
        <w:t xml:space="preserve">  verification_status ENUM('PENDING','VERIFIED','REJECTED') NOT NULL DEFAULT 'PENDING',</w:t>
      </w:r>
    </w:p>
    <w:p w:rsidR="00000000" w:rsidDel="00000000" w:rsidP="00000000" w:rsidRDefault="00000000" w:rsidRPr="00000000" w14:paraId="000002F0">
      <w:pPr>
        <w:rPr/>
      </w:pPr>
      <w:r w:rsidDel="00000000" w:rsidR="00000000" w:rsidRPr="00000000">
        <w:rPr>
          <w:rtl w:val="0"/>
        </w:rPr>
        <w:t xml:space="preserve">  verified_by       BIGINT UNSIGNED NULL,</w:t>
      </w:r>
    </w:p>
    <w:p w:rsidR="00000000" w:rsidDel="00000000" w:rsidP="00000000" w:rsidRDefault="00000000" w:rsidRPr="00000000" w14:paraId="000002F1">
      <w:pPr>
        <w:rPr/>
      </w:pPr>
      <w:r w:rsidDel="00000000" w:rsidR="00000000" w:rsidRPr="00000000">
        <w:rPr>
          <w:rtl w:val="0"/>
        </w:rPr>
        <w:t xml:space="preserve">  verified_at       DATETIME(3)  NULL,</w:t>
      </w:r>
    </w:p>
    <w:p w:rsidR="00000000" w:rsidDel="00000000" w:rsidP="00000000" w:rsidRDefault="00000000" w:rsidRPr="00000000" w14:paraId="000002F2">
      <w:pPr>
        <w:rPr/>
      </w:pPr>
      <w:r w:rsidDel="00000000" w:rsidR="00000000" w:rsidRPr="00000000">
        <w:rPr>
          <w:rtl w:val="0"/>
        </w:rPr>
        <w:t xml:space="preserve">  reject_reason     VARCHAR(500) NULL,</w:t>
      </w:r>
    </w:p>
    <w:p w:rsidR="00000000" w:rsidDel="00000000" w:rsidP="00000000" w:rsidRDefault="00000000" w:rsidRPr="00000000" w14:paraId="000002F3">
      <w:pPr>
        <w:rPr/>
      </w:pPr>
      <w:r w:rsidDel="00000000" w:rsidR="00000000" w:rsidRPr="00000000">
        <w:rPr>
          <w:rtl w:val="0"/>
        </w:rPr>
        <w:t xml:space="preserve">  uploaded_at       DATETIME(3)  NOT NULL DEFAULT CURRENT_TIMESTAMP(3),</w:t>
      </w:r>
    </w:p>
    <w:p w:rsidR="00000000" w:rsidDel="00000000" w:rsidP="00000000" w:rsidRDefault="00000000" w:rsidRPr="00000000" w14:paraId="000002F4">
      <w:pPr>
        <w:rPr/>
      </w:pPr>
      <w:r w:rsidDel="00000000" w:rsidR="00000000" w:rsidRPr="00000000">
        <w:rPr>
          <w:rtl w:val="0"/>
        </w:rPr>
        <w:t xml:space="preserve">  deleted_at        DATETIME(3)  NULL,</w:t>
      </w:r>
    </w:p>
    <w:p w:rsidR="00000000" w:rsidDel="00000000" w:rsidP="00000000" w:rsidRDefault="00000000" w:rsidRPr="00000000" w14:paraId="000002F5">
      <w:pPr>
        <w:rPr/>
      </w:pPr>
      <w:r w:rsidDel="00000000" w:rsidR="00000000" w:rsidRPr="00000000">
        <w:rPr>
          <w:rtl w:val="0"/>
        </w:rPr>
        <w:t xml:space="preserve">  PRIMARY KEY (id),</w:t>
      </w:r>
    </w:p>
    <w:p w:rsidR="00000000" w:rsidDel="00000000" w:rsidP="00000000" w:rsidRDefault="00000000" w:rsidRPr="00000000" w14:paraId="000002F6">
      <w:pPr>
        <w:rPr/>
      </w:pPr>
      <w:r w:rsidDel="00000000" w:rsidR="00000000" w:rsidRPr="00000000">
        <w:rPr>
          <w:rtl w:val="0"/>
        </w:rPr>
        <w:t xml:space="preserve">  KEY idx_vdoc_app (application_id, verification_status),</w:t>
      </w:r>
    </w:p>
    <w:p w:rsidR="00000000" w:rsidDel="00000000" w:rsidP="00000000" w:rsidRDefault="00000000" w:rsidRPr="00000000" w14:paraId="000002F7">
      <w:pPr>
        <w:rPr/>
      </w:pPr>
      <w:r w:rsidDel="00000000" w:rsidR="00000000" w:rsidRPr="00000000">
        <w:rPr>
          <w:rtl w:val="0"/>
        </w:rPr>
        <w:t xml:space="preserve">  CONSTRAINT fk_vdoc_app      FOREIGN KEY (application_id) REFERENCES organizer_application (id) ON DELETE CASCADE,</w:t>
      </w:r>
    </w:p>
    <w:p w:rsidR="00000000" w:rsidDel="00000000" w:rsidP="00000000" w:rsidRDefault="00000000" w:rsidRPr="00000000" w14:paraId="000002F8">
      <w:pPr>
        <w:rPr/>
      </w:pPr>
      <w:r w:rsidDel="00000000" w:rsidR="00000000" w:rsidRPr="00000000">
        <w:rPr>
          <w:rtl w:val="0"/>
        </w:rPr>
        <w:t xml:space="preserve">  CONSTRAINT fk_vdoc_verifier FOREIGN KEY (verified_by)    REFERENCES user_account (id)          ON DELETE SET NULL,</w:t>
      </w:r>
    </w:p>
    <w:p w:rsidR="00000000" w:rsidDel="00000000" w:rsidP="00000000" w:rsidRDefault="00000000" w:rsidRPr="00000000" w14:paraId="000002F9">
      <w:pPr>
        <w:rPr/>
      </w:pPr>
      <w:r w:rsidDel="00000000" w:rsidR="00000000" w:rsidRPr="00000000">
        <w:rPr>
          <w:rtl w:val="0"/>
        </w:rPr>
        <w:t xml:space="preserve">  CONSTRAINT ck_vdoc_size CHECK (file_size_bytes &lt;= 5242880)</w:t>
      </w:r>
    </w:p>
    <w:p w:rsidR="00000000" w:rsidDel="00000000" w:rsidP="00000000" w:rsidRDefault="00000000" w:rsidRPr="00000000" w14:paraId="000002FA">
      <w:pPr>
        <w:rPr/>
      </w:pPr>
      <w:r w:rsidDel="00000000" w:rsidR="00000000" w:rsidRPr="00000000">
        <w:rPr>
          <w:rtl w:val="0"/>
        </w:rPr>
        <w:t xml:space="preserve">) ENGINE=InnoDB COMMENT='Tài liệu xác minh Organizer (BR-04, BR-37).';</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 =============================================================================</w:t>
      </w:r>
    </w:p>
    <w:p w:rsidR="00000000" w:rsidDel="00000000" w:rsidP="00000000" w:rsidRDefault="00000000" w:rsidRPr="00000000" w14:paraId="000002FD">
      <w:pPr>
        <w:rPr/>
      </w:pPr>
      <w:r w:rsidDel="00000000" w:rsidR="00000000" w:rsidRPr="00000000">
        <w:rPr>
          <w:rtl w:val="0"/>
        </w:rPr>
        <w:t xml:space="preserve">-- MODULE M04 — WORKSPACE MANAGEMENT  (16 UC)</w:t>
      </w:r>
    </w:p>
    <w:p w:rsidR="00000000" w:rsidDel="00000000" w:rsidP="00000000" w:rsidRDefault="00000000" w:rsidRPr="00000000" w14:paraId="000002FE">
      <w:pPr>
        <w:rPr/>
      </w:pPr>
      <w:r w:rsidDel="00000000" w:rsidR="00000000" w:rsidRPr="00000000">
        <w:rPr>
          <w:rtl w:val="0"/>
        </w:rPr>
        <w:t xml:space="preserve">-- =============================================================================</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CREATE TABLE workspace (</w:t>
      </w:r>
    </w:p>
    <w:p w:rsidR="00000000" w:rsidDel="00000000" w:rsidP="00000000" w:rsidRDefault="00000000" w:rsidRPr="00000000" w14:paraId="00000301">
      <w:pPr>
        <w:rPr/>
      </w:pPr>
      <w:r w:rsidDel="00000000" w:rsidR="00000000" w:rsidRPr="00000000">
        <w:rPr>
          <w:rtl w:val="0"/>
        </w:rPr>
        <w:t xml:space="preserve">  id                    BIGINT UNSIGNED NOT NULL AUTO_INCREMENT,</w:t>
      </w:r>
    </w:p>
    <w:p w:rsidR="00000000" w:rsidDel="00000000" w:rsidP="00000000" w:rsidRDefault="00000000" w:rsidRPr="00000000" w14:paraId="00000302">
      <w:pPr>
        <w:rPr/>
      </w:pPr>
      <w:r w:rsidDel="00000000" w:rsidR="00000000" w:rsidRPr="00000000">
        <w:rPr>
          <w:rtl w:val="0"/>
        </w:rPr>
        <w:t xml:space="preserve">  public_id             CHAR(36)     NOT NULL,</w:t>
      </w:r>
    </w:p>
    <w:p w:rsidR="00000000" w:rsidDel="00000000" w:rsidP="00000000" w:rsidRDefault="00000000" w:rsidRPr="00000000" w14:paraId="00000303">
      <w:pPr>
        <w:rPr/>
      </w:pPr>
      <w:r w:rsidDel="00000000" w:rsidR="00000000" w:rsidRPr="00000000">
        <w:rPr>
          <w:rtl w:val="0"/>
        </w:rPr>
        <w:t xml:space="preserve">  organizer_id          BIGINT UNSIGNED NOT NULL,</w:t>
      </w:r>
    </w:p>
    <w:p w:rsidR="00000000" w:rsidDel="00000000" w:rsidP="00000000" w:rsidRDefault="00000000" w:rsidRPr="00000000" w14:paraId="00000304">
      <w:pPr>
        <w:rPr/>
      </w:pPr>
      <w:r w:rsidDel="00000000" w:rsidR="00000000" w:rsidRPr="00000000">
        <w:rPr>
          <w:rtl w:val="0"/>
        </w:rPr>
        <w:t xml:space="preserve">  name                  VARCHAR(200) NOT NULL,</w:t>
      </w:r>
    </w:p>
    <w:p w:rsidR="00000000" w:rsidDel="00000000" w:rsidP="00000000" w:rsidRDefault="00000000" w:rsidRPr="00000000" w14:paraId="00000305">
      <w:pPr>
        <w:rPr/>
      </w:pPr>
      <w:r w:rsidDel="00000000" w:rsidR="00000000" w:rsidRPr="00000000">
        <w:rPr>
          <w:rtl w:val="0"/>
        </w:rPr>
        <w:t xml:space="preserve">  slug                  VARCHAR(220) NOT NULL,</w:t>
      </w:r>
    </w:p>
    <w:p w:rsidR="00000000" w:rsidDel="00000000" w:rsidP="00000000" w:rsidRDefault="00000000" w:rsidRPr="00000000" w14:paraId="00000306">
      <w:pPr>
        <w:rPr/>
      </w:pPr>
      <w:r w:rsidDel="00000000" w:rsidR="00000000" w:rsidRPr="00000000">
        <w:rPr>
          <w:rtl w:val="0"/>
        </w:rPr>
        <w:t xml:space="preserve">  description           TEXT         NULL,</w:t>
      </w:r>
    </w:p>
    <w:p w:rsidR="00000000" w:rsidDel="00000000" w:rsidP="00000000" w:rsidRDefault="00000000" w:rsidRPr="00000000" w14:paraId="00000307">
      <w:pPr>
        <w:rPr/>
      </w:pPr>
      <w:r w:rsidDel="00000000" w:rsidR="00000000" w:rsidRPr="00000000">
        <w:rPr>
          <w:rtl w:val="0"/>
        </w:rPr>
        <w:t xml:space="preserve">  status                ENUM('DRAFT','PENDING_REVIEW','APPROVED','REJECTED','ACTIVE','INACTIVE','SUSPENDED','ARCHIVED')</w:t>
      </w:r>
    </w:p>
    <w:p w:rsidR="00000000" w:rsidDel="00000000" w:rsidP="00000000" w:rsidRDefault="00000000" w:rsidRPr="00000000" w14:paraId="00000308">
      <w:pPr>
        <w:rPr/>
      </w:pPr>
      <w:r w:rsidDel="00000000" w:rsidR="00000000" w:rsidRPr="00000000">
        <w:rPr>
          <w:rtl w:val="0"/>
        </w:rPr>
        <w:t xml:space="preserve">                        NOT NULL DEFAULT 'DRAFT' COMMENT 'BR-06, BR-07',</w:t>
      </w:r>
    </w:p>
    <w:p w:rsidR="00000000" w:rsidDel="00000000" w:rsidP="00000000" w:rsidRDefault="00000000" w:rsidRPr="00000000" w14:paraId="00000309">
      <w:pPr>
        <w:rPr/>
      </w:pPr>
      <w:r w:rsidDel="00000000" w:rsidR="00000000" w:rsidRPr="00000000">
        <w:rPr>
          <w:rtl w:val="0"/>
        </w:rPr>
        <w:t xml:space="preserve">  -- Vị trí (M04-UC06)</w:t>
      </w:r>
    </w:p>
    <w:p w:rsidR="00000000" w:rsidDel="00000000" w:rsidP="00000000" w:rsidRDefault="00000000" w:rsidRPr="00000000" w14:paraId="0000030A">
      <w:pPr>
        <w:rPr/>
      </w:pPr>
      <w:r w:rsidDel="00000000" w:rsidR="00000000" w:rsidRPr="00000000">
        <w:rPr>
          <w:rtl w:val="0"/>
        </w:rPr>
        <w:t xml:space="preserve">  address_line          VARCHAR(255) NULL,</w:t>
      </w:r>
    </w:p>
    <w:p w:rsidR="00000000" w:rsidDel="00000000" w:rsidP="00000000" w:rsidRDefault="00000000" w:rsidRPr="00000000" w14:paraId="0000030B">
      <w:pPr>
        <w:rPr/>
      </w:pPr>
      <w:r w:rsidDel="00000000" w:rsidR="00000000" w:rsidRPr="00000000">
        <w:rPr>
          <w:rtl w:val="0"/>
        </w:rPr>
        <w:t xml:space="preserve">  ward                  VARCHAR(100) NULL,</w:t>
      </w:r>
    </w:p>
    <w:p w:rsidR="00000000" w:rsidDel="00000000" w:rsidP="00000000" w:rsidRDefault="00000000" w:rsidRPr="00000000" w14:paraId="0000030C">
      <w:pPr>
        <w:rPr/>
      </w:pPr>
      <w:r w:rsidDel="00000000" w:rsidR="00000000" w:rsidRPr="00000000">
        <w:rPr>
          <w:rtl w:val="0"/>
        </w:rPr>
        <w:t xml:space="preserve">  district              VARCHAR(100) NULL,</w:t>
      </w:r>
    </w:p>
    <w:p w:rsidR="00000000" w:rsidDel="00000000" w:rsidP="00000000" w:rsidRDefault="00000000" w:rsidRPr="00000000" w14:paraId="0000030D">
      <w:pPr>
        <w:rPr/>
      </w:pPr>
      <w:r w:rsidDel="00000000" w:rsidR="00000000" w:rsidRPr="00000000">
        <w:rPr>
          <w:rtl w:val="0"/>
        </w:rPr>
        <w:t xml:space="preserve">  city                  VARCHAR(100) NULL,</w:t>
      </w:r>
    </w:p>
    <w:p w:rsidR="00000000" w:rsidDel="00000000" w:rsidP="00000000" w:rsidRDefault="00000000" w:rsidRPr="00000000" w14:paraId="0000030E">
      <w:pPr>
        <w:rPr/>
      </w:pPr>
      <w:r w:rsidDel="00000000" w:rsidR="00000000" w:rsidRPr="00000000">
        <w:rPr>
          <w:rtl w:val="0"/>
        </w:rPr>
        <w:t xml:space="preserve">  country_code          CHAR(2)      NOT NULL DEFAULT 'VN',</w:t>
      </w:r>
    </w:p>
    <w:p w:rsidR="00000000" w:rsidDel="00000000" w:rsidP="00000000" w:rsidRDefault="00000000" w:rsidRPr="00000000" w14:paraId="0000030F">
      <w:pPr>
        <w:rPr/>
      </w:pPr>
      <w:r w:rsidDel="00000000" w:rsidR="00000000" w:rsidRPr="00000000">
        <w:rPr>
          <w:rtl w:val="0"/>
        </w:rPr>
        <w:t xml:space="preserve">  postal_code           VARCHAR(20)  NULL,</w:t>
      </w:r>
    </w:p>
    <w:p w:rsidR="00000000" w:rsidDel="00000000" w:rsidP="00000000" w:rsidRDefault="00000000" w:rsidRPr="00000000" w14:paraId="00000310">
      <w:pPr>
        <w:rPr/>
      </w:pPr>
      <w:r w:rsidDel="00000000" w:rsidR="00000000" w:rsidRPr="00000000">
        <w:rPr>
          <w:rtl w:val="0"/>
        </w:rPr>
        <w:t xml:space="preserve">  latitude              DECIMAL(10,7) NULL,</w:t>
      </w:r>
    </w:p>
    <w:p w:rsidR="00000000" w:rsidDel="00000000" w:rsidP="00000000" w:rsidRDefault="00000000" w:rsidRPr="00000000" w14:paraId="00000311">
      <w:pPr>
        <w:rPr/>
      </w:pPr>
      <w:r w:rsidDel="00000000" w:rsidR="00000000" w:rsidRPr="00000000">
        <w:rPr>
          <w:rtl w:val="0"/>
        </w:rPr>
        <w:t xml:space="preserve">  longitude             DECIMAL(10,7) NULL,</w:t>
      </w:r>
    </w:p>
    <w:p w:rsidR="00000000" w:rsidDel="00000000" w:rsidP="00000000" w:rsidRDefault="00000000" w:rsidRPr="00000000" w14:paraId="00000312">
      <w:pPr>
        <w:rPr/>
      </w:pPr>
      <w:r w:rsidDel="00000000" w:rsidR="00000000" w:rsidRPr="00000000">
        <w:rPr>
          <w:rtl w:val="0"/>
        </w:rPr>
        <w:t xml:space="preserve">  timezone              VARCHAR(64)  NOT NULL DEFAULT 'Asia/Ho_Chi_Minh' COMMENT 'CR03',</w:t>
      </w:r>
    </w:p>
    <w:p w:rsidR="00000000" w:rsidDel="00000000" w:rsidP="00000000" w:rsidRDefault="00000000" w:rsidRPr="00000000" w14:paraId="00000313">
      <w:pPr>
        <w:rPr/>
      </w:pPr>
      <w:r w:rsidDel="00000000" w:rsidR="00000000" w:rsidRPr="00000000">
        <w:rPr>
          <w:rtl w:val="0"/>
        </w:rPr>
        <w:t xml:space="preserve">  currency              CHAR(3)      NOT NULL DEFAULT 'VND',</w:t>
      </w:r>
    </w:p>
    <w:p w:rsidR="00000000" w:rsidDel="00000000" w:rsidP="00000000" w:rsidRDefault="00000000" w:rsidRPr="00000000" w14:paraId="00000314">
      <w:pPr>
        <w:rPr/>
      </w:pPr>
      <w:r w:rsidDel="00000000" w:rsidR="00000000" w:rsidRPr="00000000">
        <w:rPr>
          <w:rtl w:val="0"/>
        </w:rPr>
        <w:t xml:space="preserve">  contact_phone         VARCHAR(20)  NULL,</w:t>
      </w:r>
    </w:p>
    <w:p w:rsidR="00000000" w:rsidDel="00000000" w:rsidP="00000000" w:rsidRDefault="00000000" w:rsidRPr="00000000" w14:paraId="00000315">
      <w:pPr>
        <w:rPr/>
      </w:pPr>
      <w:r w:rsidDel="00000000" w:rsidR="00000000" w:rsidRPr="00000000">
        <w:rPr>
          <w:rtl w:val="0"/>
        </w:rPr>
        <w:t xml:space="preserve">  contact_email         VARCHAR(255) NULL,</w:t>
      </w:r>
    </w:p>
    <w:p w:rsidR="00000000" w:rsidDel="00000000" w:rsidP="00000000" w:rsidRDefault="00000000" w:rsidRPr="00000000" w14:paraId="00000316">
      <w:pPr>
        <w:rPr/>
      </w:pPr>
      <w:r w:rsidDel="00000000" w:rsidR="00000000" w:rsidRPr="00000000">
        <w:rPr>
          <w:rtl w:val="0"/>
        </w:rPr>
        <w:t xml:space="preserve">  cover_media_id        BIGINT UNSIGNED NULL,</w:t>
      </w:r>
    </w:p>
    <w:p w:rsidR="00000000" w:rsidDel="00000000" w:rsidP="00000000" w:rsidRDefault="00000000" w:rsidRPr="00000000" w14:paraId="00000317">
      <w:pPr>
        <w:rPr/>
      </w:pPr>
      <w:r w:rsidDel="00000000" w:rsidR="00000000" w:rsidRPr="00000000">
        <w:rPr>
          <w:rtl w:val="0"/>
        </w:rPr>
        <w:t xml:space="preserve">  cancellation_policy_id BIGINT UNSIGNED NULL,</w:t>
      </w:r>
    </w:p>
    <w:p w:rsidR="00000000" w:rsidDel="00000000" w:rsidP="00000000" w:rsidRDefault="00000000" w:rsidRPr="00000000" w14:paraId="00000318">
      <w:pPr>
        <w:rPr/>
      </w:pPr>
      <w:r w:rsidDel="00000000" w:rsidR="00000000" w:rsidRPr="00000000">
        <w:rPr>
          <w:rtl w:val="0"/>
        </w:rPr>
        <w:t xml:space="preserve">  suspended_by          BIGINT UNSIGNED NULL COMMENT 'BR-07: Admin ghi đè cấu hình Organizer',</w:t>
      </w:r>
    </w:p>
    <w:p w:rsidR="00000000" w:rsidDel="00000000" w:rsidP="00000000" w:rsidRDefault="00000000" w:rsidRPr="00000000" w14:paraId="00000319">
      <w:pPr>
        <w:rPr/>
      </w:pPr>
      <w:r w:rsidDel="00000000" w:rsidR="00000000" w:rsidRPr="00000000">
        <w:rPr>
          <w:rtl w:val="0"/>
        </w:rPr>
        <w:t xml:space="preserve">  suspended_reason      VARCHAR(500) NULL,</w:t>
      </w:r>
    </w:p>
    <w:p w:rsidR="00000000" w:rsidDel="00000000" w:rsidP="00000000" w:rsidRDefault="00000000" w:rsidRPr="00000000" w14:paraId="0000031A">
      <w:pPr>
        <w:rPr/>
      </w:pPr>
      <w:r w:rsidDel="00000000" w:rsidR="00000000" w:rsidRPr="00000000">
        <w:rPr>
          <w:rtl w:val="0"/>
        </w:rPr>
        <w:t xml:space="preserve">  published_at          DATETIME(3)  NULL,</w:t>
      </w:r>
    </w:p>
    <w:p w:rsidR="00000000" w:rsidDel="00000000" w:rsidP="00000000" w:rsidRDefault="00000000" w:rsidRPr="00000000" w14:paraId="0000031B">
      <w:pPr>
        <w:rPr/>
      </w:pPr>
      <w:r w:rsidDel="00000000" w:rsidR="00000000" w:rsidRPr="00000000">
        <w:rPr>
          <w:rtl w:val="0"/>
        </w:rPr>
        <w:t xml:space="preserve">  version               INT UNSIGNED NOT NULL DEFAULT 0,</w:t>
      </w:r>
    </w:p>
    <w:p w:rsidR="00000000" w:rsidDel="00000000" w:rsidP="00000000" w:rsidRDefault="00000000" w:rsidRPr="00000000" w14:paraId="0000031C">
      <w:pPr>
        <w:rPr/>
      </w:pPr>
      <w:r w:rsidDel="00000000" w:rsidR="00000000" w:rsidRPr="00000000">
        <w:rPr>
          <w:rtl w:val="0"/>
        </w:rPr>
        <w:t xml:space="preserve">  created_at            DATETIME(3)  NOT NULL DEFAULT CURRENT_TIMESTAMP(3),</w:t>
      </w:r>
    </w:p>
    <w:p w:rsidR="00000000" w:rsidDel="00000000" w:rsidP="00000000" w:rsidRDefault="00000000" w:rsidRPr="00000000" w14:paraId="0000031D">
      <w:pPr>
        <w:rPr/>
      </w:pPr>
      <w:r w:rsidDel="00000000" w:rsidR="00000000" w:rsidRPr="00000000">
        <w:rPr>
          <w:rtl w:val="0"/>
        </w:rPr>
        <w:t xml:space="preserve">  updated_at            DATETIME(3)  NOT NULL DEFAULT CURRENT_TIMESTAMP(3) ON UPDATE CURRENT_TIMESTAMP(3),</w:t>
      </w:r>
    </w:p>
    <w:p w:rsidR="00000000" w:rsidDel="00000000" w:rsidP="00000000" w:rsidRDefault="00000000" w:rsidRPr="00000000" w14:paraId="0000031E">
      <w:pPr>
        <w:rPr/>
      </w:pPr>
      <w:r w:rsidDel="00000000" w:rsidR="00000000" w:rsidRPr="00000000">
        <w:rPr>
          <w:rtl w:val="0"/>
        </w:rPr>
        <w:t xml:space="preserve">  archived_at           DATETIME(3)  NULL,</w:t>
      </w:r>
    </w:p>
    <w:p w:rsidR="00000000" w:rsidDel="00000000" w:rsidP="00000000" w:rsidRDefault="00000000" w:rsidRPr="00000000" w14:paraId="0000031F">
      <w:pPr>
        <w:rPr/>
      </w:pPr>
      <w:r w:rsidDel="00000000" w:rsidR="00000000" w:rsidRPr="00000000">
        <w:rPr>
          <w:rtl w:val="0"/>
        </w:rPr>
        <w:t xml:space="preserve">  PRIMARY KEY (id),</w:t>
      </w:r>
    </w:p>
    <w:p w:rsidR="00000000" w:rsidDel="00000000" w:rsidP="00000000" w:rsidRDefault="00000000" w:rsidRPr="00000000" w14:paraId="00000320">
      <w:pPr>
        <w:rPr/>
      </w:pPr>
      <w:r w:rsidDel="00000000" w:rsidR="00000000" w:rsidRPr="00000000">
        <w:rPr>
          <w:rtl w:val="0"/>
        </w:rPr>
        <w:t xml:space="preserve">  UNIQUE KEY uk_ws_public_id (public_id),</w:t>
      </w:r>
    </w:p>
    <w:p w:rsidR="00000000" w:rsidDel="00000000" w:rsidP="00000000" w:rsidRDefault="00000000" w:rsidRPr="00000000" w14:paraId="00000321">
      <w:pPr>
        <w:rPr/>
      </w:pPr>
      <w:r w:rsidDel="00000000" w:rsidR="00000000" w:rsidRPr="00000000">
        <w:rPr>
          <w:rtl w:val="0"/>
        </w:rPr>
        <w:t xml:space="preserve">  UNIQUE KEY uk_ws_slug (slug),</w:t>
      </w:r>
    </w:p>
    <w:p w:rsidR="00000000" w:rsidDel="00000000" w:rsidP="00000000" w:rsidRDefault="00000000" w:rsidRPr="00000000" w14:paraId="00000322">
      <w:pPr>
        <w:rPr/>
      </w:pPr>
      <w:r w:rsidDel="00000000" w:rsidR="00000000" w:rsidRPr="00000000">
        <w:rPr>
          <w:rtl w:val="0"/>
        </w:rPr>
        <w:t xml:space="preserve">  KEY idx_ws_organizer_status (organizer_id, status),</w:t>
      </w:r>
    </w:p>
    <w:p w:rsidR="00000000" w:rsidDel="00000000" w:rsidP="00000000" w:rsidRDefault="00000000" w:rsidRPr="00000000" w14:paraId="00000323">
      <w:pPr>
        <w:rPr/>
      </w:pPr>
      <w:r w:rsidDel="00000000" w:rsidR="00000000" w:rsidRPr="00000000">
        <w:rPr>
          <w:rtl w:val="0"/>
        </w:rPr>
        <w:t xml:space="preserve">  KEY idx_ws_city_status (city, status),</w:t>
      </w:r>
    </w:p>
    <w:p w:rsidR="00000000" w:rsidDel="00000000" w:rsidP="00000000" w:rsidRDefault="00000000" w:rsidRPr="00000000" w14:paraId="00000324">
      <w:pPr>
        <w:rPr/>
      </w:pPr>
      <w:r w:rsidDel="00000000" w:rsidR="00000000" w:rsidRPr="00000000">
        <w:rPr>
          <w:rtl w:val="0"/>
        </w:rPr>
        <w:t xml:space="preserve">  KEY idx_ws_geo (latitude, longitude) COMMENT 'Lọc bounding-box rồi tính Haversine (M08-UC01)',</w:t>
      </w:r>
    </w:p>
    <w:p w:rsidR="00000000" w:rsidDel="00000000" w:rsidP="00000000" w:rsidRDefault="00000000" w:rsidRPr="00000000" w14:paraId="00000325">
      <w:pPr>
        <w:rPr/>
      </w:pPr>
      <w:r w:rsidDel="00000000" w:rsidR="00000000" w:rsidRPr="00000000">
        <w:rPr>
          <w:rtl w:val="0"/>
        </w:rPr>
        <w:t xml:space="preserve">  FULLTEXT KEY ft_ws_search (name, description),</w:t>
      </w:r>
    </w:p>
    <w:p w:rsidR="00000000" w:rsidDel="00000000" w:rsidP="00000000" w:rsidRDefault="00000000" w:rsidRPr="00000000" w14:paraId="00000326">
      <w:pPr>
        <w:rPr/>
      </w:pPr>
      <w:r w:rsidDel="00000000" w:rsidR="00000000" w:rsidRPr="00000000">
        <w:rPr>
          <w:rtl w:val="0"/>
        </w:rPr>
        <w:t xml:space="preserve">  CONSTRAINT fk_ws_organizer FOREIGN KEY (organizer_id) REFERENCES organizer_profile (id) ON DELETE RESTRICT</w:t>
      </w:r>
    </w:p>
    <w:p w:rsidR="00000000" w:rsidDel="00000000" w:rsidP="00000000" w:rsidRDefault="00000000" w:rsidRPr="00000000" w14:paraId="00000327">
      <w:pPr>
        <w:rPr/>
      </w:pPr>
      <w:r w:rsidDel="00000000" w:rsidR="00000000" w:rsidRPr="00000000">
        <w:rPr>
          <w:rtl w:val="0"/>
        </w:rPr>
        <w:t xml:space="preserve">) ENGINE=InnoDB COMMENT='Không gian làm việc (M04).';</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 M04-UC07, BR-10</w:t>
      </w:r>
    </w:p>
    <w:p w:rsidR="00000000" w:rsidDel="00000000" w:rsidP="00000000" w:rsidRDefault="00000000" w:rsidRPr="00000000" w14:paraId="0000032A">
      <w:pPr>
        <w:rPr/>
      </w:pPr>
      <w:r w:rsidDel="00000000" w:rsidR="00000000" w:rsidRPr="00000000">
        <w:rPr>
          <w:rtl w:val="0"/>
        </w:rPr>
        <w:t xml:space="preserve">CREATE TABLE workspace_operating_hour (</w:t>
      </w:r>
    </w:p>
    <w:p w:rsidR="00000000" w:rsidDel="00000000" w:rsidP="00000000" w:rsidRDefault="00000000" w:rsidRPr="00000000" w14:paraId="0000032B">
      <w:pPr>
        <w:rPr/>
      </w:pPr>
      <w:r w:rsidDel="00000000" w:rsidR="00000000" w:rsidRPr="00000000">
        <w:rPr>
          <w:rtl w:val="0"/>
        </w:rPr>
        <w:t xml:space="preserve">  id            BIGINT UNSIGNED NOT NULL AUTO_INCREMENT,</w:t>
      </w:r>
    </w:p>
    <w:p w:rsidR="00000000" w:rsidDel="00000000" w:rsidP="00000000" w:rsidRDefault="00000000" w:rsidRPr="00000000" w14:paraId="0000032C">
      <w:pPr>
        <w:rPr/>
      </w:pPr>
      <w:r w:rsidDel="00000000" w:rsidR="00000000" w:rsidRPr="00000000">
        <w:rPr>
          <w:rtl w:val="0"/>
        </w:rPr>
        <w:t xml:space="preserve">  workspace_id  BIGINT UNSIGNED NOT NULL,</w:t>
      </w:r>
    </w:p>
    <w:p w:rsidR="00000000" w:rsidDel="00000000" w:rsidP="00000000" w:rsidRDefault="00000000" w:rsidRPr="00000000" w14:paraId="0000032D">
      <w:pPr>
        <w:rPr/>
      </w:pPr>
      <w:r w:rsidDel="00000000" w:rsidR="00000000" w:rsidRPr="00000000">
        <w:rPr>
          <w:rtl w:val="0"/>
        </w:rPr>
        <w:t xml:space="preserve">  day_of_week   TINYINT UNSIGNED NOT NULL COMMENT '0=CN .. 6=T7',</w:t>
      </w:r>
    </w:p>
    <w:p w:rsidR="00000000" w:rsidDel="00000000" w:rsidP="00000000" w:rsidRDefault="00000000" w:rsidRPr="00000000" w14:paraId="0000032E">
      <w:pPr>
        <w:rPr/>
      </w:pPr>
      <w:r w:rsidDel="00000000" w:rsidR="00000000" w:rsidRPr="00000000">
        <w:rPr>
          <w:rtl w:val="0"/>
        </w:rPr>
        <w:t xml:space="preserve">  is_closed     TINYINT(1)  NOT NULL DEFAULT 0,</w:t>
      </w:r>
    </w:p>
    <w:p w:rsidR="00000000" w:rsidDel="00000000" w:rsidP="00000000" w:rsidRDefault="00000000" w:rsidRPr="00000000" w14:paraId="0000032F">
      <w:pPr>
        <w:rPr/>
      </w:pPr>
      <w:r w:rsidDel="00000000" w:rsidR="00000000" w:rsidRPr="00000000">
        <w:rPr>
          <w:rtl w:val="0"/>
        </w:rPr>
        <w:t xml:space="preserve">  open_time     TIME        NULL,</w:t>
      </w:r>
    </w:p>
    <w:p w:rsidR="00000000" w:rsidDel="00000000" w:rsidP="00000000" w:rsidRDefault="00000000" w:rsidRPr="00000000" w14:paraId="00000330">
      <w:pPr>
        <w:rPr/>
      </w:pPr>
      <w:r w:rsidDel="00000000" w:rsidR="00000000" w:rsidRPr="00000000">
        <w:rPr>
          <w:rtl w:val="0"/>
        </w:rPr>
        <w:t xml:space="preserve">  close_time    TIME        NULL,</w:t>
      </w:r>
    </w:p>
    <w:p w:rsidR="00000000" w:rsidDel="00000000" w:rsidP="00000000" w:rsidRDefault="00000000" w:rsidRPr="00000000" w14:paraId="00000331">
      <w:pPr>
        <w:rPr/>
      </w:pPr>
      <w:r w:rsidDel="00000000" w:rsidR="00000000" w:rsidRPr="00000000">
        <w:rPr>
          <w:rtl w:val="0"/>
        </w:rPr>
        <w:t xml:space="preserve">  effective_from DATE       NULL,</w:t>
      </w:r>
    </w:p>
    <w:p w:rsidR="00000000" w:rsidDel="00000000" w:rsidP="00000000" w:rsidRDefault="00000000" w:rsidRPr="00000000" w14:paraId="00000332">
      <w:pPr>
        <w:rPr/>
      </w:pPr>
      <w:r w:rsidDel="00000000" w:rsidR="00000000" w:rsidRPr="00000000">
        <w:rPr>
          <w:rtl w:val="0"/>
        </w:rPr>
        <w:t xml:space="preserve">  effective_to   DATE       NULL,</w:t>
      </w:r>
    </w:p>
    <w:p w:rsidR="00000000" w:rsidDel="00000000" w:rsidP="00000000" w:rsidRDefault="00000000" w:rsidRPr="00000000" w14:paraId="00000333">
      <w:pPr>
        <w:rPr/>
      </w:pPr>
      <w:r w:rsidDel="00000000" w:rsidR="00000000" w:rsidRPr="00000000">
        <w:rPr>
          <w:rtl w:val="0"/>
        </w:rPr>
        <w:t xml:space="preserve">  PRIMARY KEY (id),</w:t>
      </w:r>
    </w:p>
    <w:p w:rsidR="00000000" w:rsidDel="00000000" w:rsidP="00000000" w:rsidRDefault="00000000" w:rsidRPr="00000000" w14:paraId="00000334">
      <w:pPr>
        <w:rPr/>
      </w:pPr>
      <w:r w:rsidDel="00000000" w:rsidR="00000000" w:rsidRPr="00000000">
        <w:rPr>
          <w:rtl w:val="0"/>
        </w:rPr>
        <w:t xml:space="preserve">  UNIQUE KEY uk_woh_ws_day (workspace_id, day_of_week, effective_from),</w:t>
      </w:r>
    </w:p>
    <w:p w:rsidR="00000000" w:rsidDel="00000000" w:rsidP="00000000" w:rsidRDefault="00000000" w:rsidRPr="00000000" w14:paraId="00000335">
      <w:pPr>
        <w:rPr/>
      </w:pPr>
      <w:r w:rsidDel="00000000" w:rsidR="00000000" w:rsidRPr="00000000">
        <w:rPr>
          <w:rtl w:val="0"/>
        </w:rPr>
        <w:t xml:space="preserve">  CONSTRAINT fk_woh_ws FOREIGN KEY (workspace_id) REFERENCES workspace (id) ON DELETE CASCADE,</w:t>
      </w:r>
    </w:p>
    <w:p w:rsidR="00000000" w:rsidDel="00000000" w:rsidP="00000000" w:rsidRDefault="00000000" w:rsidRPr="00000000" w14:paraId="00000336">
      <w:pPr>
        <w:rPr/>
      </w:pPr>
      <w:r w:rsidDel="00000000" w:rsidR="00000000" w:rsidRPr="00000000">
        <w:rPr>
          <w:rtl w:val="0"/>
        </w:rPr>
        <w:t xml:space="preserve">  CONSTRAINT ck_woh_dow  CHECK (day_of_week BETWEEN 0 AND 6),</w:t>
      </w:r>
    </w:p>
    <w:p w:rsidR="00000000" w:rsidDel="00000000" w:rsidP="00000000" w:rsidRDefault="00000000" w:rsidRPr="00000000" w14:paraId="00000337">
      <w:pPr>
        <w:rPr/>
      </w:pPr>
      <w:r w:rsidDel="00000000" w:rsidR="00000000" w:rsidRPr="00000000">
        <w:rPr>
          <w:rtl w:val="0"/>
        </w:rPr>
        <w:t xml:space="preserve">  CONSTRAINT ck_woh_time CHECK (is_closed = 1 OR (open_time IS NOT NULL AND close_time IS NOT NULL))</w:t>
      </w:r>
    </w:p>
    <w:p w:rsidR="00000000" w:rsidDel="00000000" w:rsidP="00000000" w:rsidRDefault="00000000" w:rsidRPr="00000000" w14:paraId="00000338">
      <w:pPr>
        <w:rPr/>
      </w:pPr>
      <w:r w:rsidDel="00000000" w:rsidR="00000000" w:rsidRPr="00000000">
        <w:rPr>
          <w:rtl w:val="0"/>
        </w:rPr>
        <w:t xml:space="preserve">) ENGINE=InnoDB COMMENT='Giờ hoạt động theo ngày trong tuần (BR-10).';</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 M04-UC10..UC16</w:t>
      </w:r>
    </w:p>
    <w:p w:rsidR="00000000" w:rsidDel="00000000" w:rsidP="00000000" w:rsidRDefault="00000000" w:rsidRPr="00000000" w14:paraId="0000033B">
      <w:pPr>
        <w:rPr/>
      </w:pPr>
      <w:r w:rsidDel="00000000" w:rsidR="00000000" w:rsidRPr="00000000">
        <w:rPr>
          <w:rtl w:val="0"/>
        </w:rPr>
        <w:t xml:space="preserve">CREATE TABLE workspace_submission (</w:t>
      </w:r>
    </w:p>
    <w:p w:rsidR="00000000" w:rsidDel="00000000" w:rsidP="00000000" w:rsidRDefault="00000000" w:rsidRPr="00000000" w14:paraId="0000033C">
      <w:pPr>
        <w:rPr/>
      </w:pPr>
      <w:r w:rsidDel="00000000" w:rsidR="00000000" w:rsidRPr="00000000">
        <w:rPr>
          <w:rtl w:val="0"/>
        </w:rPr>
        <w:t xml:space="preserve">  id               BIGINT UNSIGNED NOT NULL AUTO_INCREMENT,</w:t>
      </w:r>
    </w:p>
    <w:p w:rsidR="00000000" w:rsidDel="00000000" w:rsidP="00000000" w:rsidRDefault="00000000" w:rsidRPr="00000000" w14:paraId="0000033D">
      <w:pPr>
        <w:rPr/>
      </w:pPr>
      <w:r w:rsidDel="00000000" w:rsidR="00000000" w:rsidRPr="00000000">
        <w:rPr>
          <w:rtl w:val="0"/>
        </w:rPr>
        <w:t xml:space="preserve">  workspace_id     BIGINT UNSIGNED NOT NULL,</w:t>
      </w:r>
    </w:p>
    <w:p w:rsidR="00000000" w:rsidDel="00000000" w:rsidP="00000000" w:rsidRDefault="00000000" w:rsidRPr="00000000" w14:paraId="0000033E">
      <w:pPr>
        <w:rPr/>
      </w:pPr>
      <w:r w:rsidDel="00000000" w:rsidR="00000000" w:rsidRPr="00000000">
        <w:rPr>
          <w:rtl w:val="0"/>
        </w:rPr>
        <w:t xml:space="preserve">  submission_type  ENUM('NEW','MAJOR_UPDATE') NOT NULL DEFAULT 'NEW' COMMENT 'BR-06',</w:t>
      </w:r>
    </w:p>
    <w:p w:rsidR="00000000" w:rsidDel="00000000" w:rsidP="00000000" w:rsidRDefault="00000000" w:rsidRPr="00000000" w14:paraId="0000033F">
      <w:pPr>
        <w:rPr/>
      </w:pPr>
      <w:r w:rsidDel="00000000" w:rsidR="00000000" w:rsidRPr="00000000">
        <w:rPr>
          <w:rtl w:val="0"/>
        </w:rPr>
        <w:t xml:space="preserve">  status           ENUM('SUBMITTED','UNDER_REVIEW','APPROVED','REJECTED') NOT NULL DEFAULT 'SUBMITTED',</w:t>
      </w:r>
    </w:p>
    <w:p w:rsidR="00000000" w:rsidDel="00000000" w:rsidP="00000000" w:rsidRDefault="00000000" w:rsidRPr="00000000" w14:paraId="00000340">
      <w:pPr>
        <w:rPr/>
      </w:pPr>
      <w:r w:rsidDel="00000000" w:rsidR="00000000" w:rsidRPr="00000000">
        <w:rPr>
          <w:rtl w:val="0"/>
        </w:rPr>
        <w:t xml:space="preserve">  submitted_by     BIGINT UNSIGNED NOT NULL,</w:t>
      </w:r>
    </w:p>
    <w:p w:rsidR="00000000" w:rsidDel="00000000" w:rsidP="00000000" w:rsidRDefault="00000000" w:rsidRPr="00000000" w14:paraId="00000341">
      <w:pPr>
        <w:rPr/>
      </w:pPr>
      <w:r w:rsidDel="00000000" w:rsidR="00000000" w:rsidRPr="00000000">
        <w:rPr>
          <w:rtl w:val="0"/>
        </w:rPr>
        <w:t xml:space="preserve">  submitted_at     DATETIME(3)  NOT NULL DEFAULT CURRENT_TIMESTAMP(3),</w:t>
      </w:r>
    </w:p>
    <w:p w:rsidR="00000000" w:rsidDel="00000000" w:rsidP="00000000" w:rsidRDefault="00000000" w:rsidRPr="00000000" w14:paraId="00000342">
      <w:pPr>
        <w:rPr/>
      </w:pPr>
      <w:r w:rsidDel="00000000" w:rsidR="00000000" w:rsidRPr="00000000">
        <w:rPr>
          <w:rtl w:val="0"/>
        </w:rPr>
        <w:t xml:space="preserve">  reviewed_by      BIGINT UNSIGNED NULL,</w:t>
      </w:r>
    </w:p>
    <w:p w:rsidR="00000000" w:rsidDel="00000000" w:rsidP="00000000" w:rsidRDefault="00000000" w:rsidRPr="00000000" w14:paraId="00000343">
      <w:pPr>
        <w:rPr/>
      </w:pPr>
      <w:r w:rsidDel="00000000" w:rsidR="00000000" w:rsidRPr="00000000">
        <w:rPr>
          <w:rtl w:val="0"/>
        </w:rPr>
        <w:t xml:space="preserve">  reviewed_at      DATETIME(3)  NULL,</w:t>
      </w:r>
    </w:p>
    <w:p w:rsidR="00000000" w:rsidDel="00000000" w:rsidP="00000000" w:rsidRDefault="00000000" w:rsidRPr="00000000" w14:paraId="00000344">
      <w:pPr>
        <w:rPr/>
      </w:pPr>
      <w:r w:rsidDel="00000000" w:rsidR="00000000" w:rsidRPr="00000000">
        <w:rPr>
          <w:rtl w:val="0"/>
        </w:rPr>
        <w:t xml:space="preserve">  decision_note    VARCHAR(1000) NULL,</w:t>
      </w:r>
    </w:p>
    <w:p w:rsidR="00000000" w:rsidDel="00000000" w:rsidP="00000000" w:rsidRDefault="00000000" w:rsidRPr="00000000" w14:paraId="00000345">
      <w:pPr>
        <w:rPr/>
      </w:pPr>
      <w:r w:rsidDel="00000000" w:rsidR="00000000" w:rsidRPr="00000000">
        <w:rPr>
          <w:rtl w:val="0"/>
        </w:rPr>
        <w:t xml:space="preserve">  snapshot_json    JSON NULL COMMENT 'Ảnh chụp cấu hình workspace tại thời điểm nộp',</w:t>
      </w:r>
    </w:p>
    <w:p w:rsidR="00000000" w:rsidDel="00000000" w:rsidP="00000000" w:rsidRDefault="00000000" w:rsidRPr="00000000" w14:paraId="00000346">
      <w:pPr>
        <w:rPr/>
      </w:pPr>
      <w:r w:rsidDel="00000000" w:rsidR="00000000" w:rsidRPr="00000000">
        <w:rPr>
          <w:rtl w:val="0"/>
        </w:rPr>
        <w:t xml:space="preserve">  PRIMARY KEY (id),</w:t>
      </w:r>
    </w:p>
    <w:p w:rsidR="00000000" w:rsidDel="00000000" w:rsidP="00000000" w:rsidRDefault="00000000" w:rsidRPr="00000000" w14:paraId="00000347">
      <w:pPr>
        <w:rPr/>
      </w:pPr>
      <w:r w:rsidDel="00000000" w:rsidR="00000000" w:rsidRPr="00000000">
        <w:rPr>
          <w:rtl w:val="0"/>
        </w:rPr>
        <w:t xml:space="preserve">  KEY idx_wsub_ws (workspace_id, status),</w:t>
      </w:r>
    </w:p>
    <w:p w:rsidR="00000000" w:rsidDel="00000000" w:rsidP="00000000" w:rsidRDefault="00000000" w:rsidRPr="00000000" w14:paraId="00000348">
      <w:pPr>
        <w:rPr/>
      </w:pPr>
      <w:r w:rsidDel="00000000" w:rsidR="00000000" w:rsidRPr="00000000">
        <w:rPr>
          <w:rtl w:val="0"/>
        </w:rPr>
        <w:t xml:space="preserve">  KEY idx_wsub_status_time (status, submitted_at),</w:t>
      </w:r>
    </w:p>
    <w:p w:rsidR="00000000" w:rsidDel="00000000" w:rsidP="00000000" w:rsidRDefault="00000000" w:rsidRPr="00000000" w14:paraId="00000349">
      <w:pPr>
        <w:rPr/>
      </w:pPr>
      <w:r w:rsidDel="00000000" w:rsidR="00000000" w:rsidRPr="00000000">
        <w:rPr>
          <w:rtl w:val="0"/>
        </w:rPr>
        <w:t xml:space="preserve">  CONSTRAINT fk_wsub_ws       FOREIGN KEY (workspace_id) REFERENCES workspace (id)  ON DELETE CASCADE,</w:t>
      </w:r>
    </w:p>
    <w:p w:rsidR="00000000" w:rsidDel="00000000" w:rsidP="00000000" w:rsidRDefault="00000000" w:rsidRPr="00000000" w14:paraId="0000034A">
      <w:pPr>
        <w:rPr/>
      </w:pPr>
      <w:r w:rsidDel="00000000" w:rsidR="00000000" w:rsidRPr="00000000">
        <w:rPr>
          <w:rtl w:val="0"/>
        </w:rPr>
        <w:t xml:space="preserve">  CONSTRAINT fk_wsub_submitter FOREIGN KEY (submitted_by) REFERENCES user_account (id) ON DELETE RESTRICT,</w:t>
      </w:r>
    </w:p>
    <w:p w:rsidR="00000000" w:rsidDel="00000000" w:rsidP="00000000" w:rsidRDefault="00000000" w:rsidRPr="00000000" w14:paraId="0000034B">
      <w:pPr>
        <w:rPr/>
      </w:pPr>
      <w:r w:rsidDel="00000000" w:rsidR="00000000" w:rsidRPr="00000000">
        <w:rPr>
          <w:rtl w:val="0"/>
        </w:rPr>
        <w:t xml:space="preserve">  CONSTRAINT fk_wsub_reviewer  FOREIGN KEY (reviewed_by)  REFERENCES user_account (id) ON DELETE SET NULL</w:t>
      </w:r>
    </w:p>
    <w:p w:rsidR="00000000" w:rsidDel="00000000" w:rsidP="00000000" w:rsidRDefault="00000000" w:rsidRPr="00000000" w14:paraId="0000034C">
      <w:pPr>
        <w:rPr/>
      </w:pPr>
      <w:r w:rsidDel="00000000" w:rsidR="00000000" w:rsidRPr="00000000">
        <w:rPr>
          <w:rtl w:val="0"/>
        </w:rPr>
        <w:t xml:space="preserve">) ENGINE=InnoDB COMMENT='Phiếu trình duyệt workspace (BR-06).';</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CREATE TABLE workspace_status_history (</w:t>
      </w:r>
    </w:p>
    <w:p w:rsidR="00000000" w:rsidDel="00000000" w:rsidP="00000000" w:rsidRDefault="00000000" w:rsidRPr="00000000" w14:paraId="0000034F">
      <w:pPr>
        <w:rPr/>
      </w:pPr>
      <w:r w:rsidDel="00000000" w:rsidR="00000000" w:rsidRPr="00000000">
        <w:rPr>
          <w:rtl w:val="0"/>
        </w:rPr>
        <w:t xml:space="preserve">  id            BIGINT UNSIGNED NOT NULL AUTO_INCREMENT,</w:t>
      </w:r>
    </w:p>
    <w:p w:rsidR="00000000" w:rsidDel="00000000" w:rsidP="00000000" w:rsidRDefault="00000000" w:rsidRPr="00000000" w14:paraId="00000350">
      <w:pPr>
        <w:rPr/>
      </w:pPr>
      <w:r w:rsidDel="00000000" w:rsidR="00000000" w:rsidRPr="00000000">
        <w:rPr>
          <w:rtl w:val="0"/>
        </w:rPr>
        <w:t xml:space="preserve">  workspace_id  BIGINT UNSIGNED NOT NULL,</w:t>
      </w:r>
    </w:p>
    <w:p w:rsidR="00000000" w:rsidDel="00000000" w:rsidP="00000000" w:rsidRDefault="00000000" w:rsidRPr="00000000" w14:paraId="00000351">
      <w:pPr>
        <w:rPr/>
      </w:pPr>
      <w:r w:rsidDel="00000000" w:rsidR="00000000" w:rsidRPr="00000000">
        <w:rPr>
          <w:rtl w:val="0"/>
        </w:rPr>
        <w:t xml:space="preserve">  from_status   VARCHAR(30) NULL,</w:t>
      </w:r>
    </w:p>
    <w:p w:rsidR="00000000" w:rsidDel="00000000" w:rsidP="00000000" w:rsidRDefault="00000000" w:rsidRPr="00000000" w14:paraId="00000352">
      <w:pPr>
        <w:rPr/>
      </w:pPr>
      <w:r w:rsidDel="00000000" w:rsidR="00000000" w:rsidRPr="00000000">
        <w:rPr>
          <w:rtl w:val="0"/>
        </w:rPr>
        <w:t xml:space="preserve">  to_status     VARCHAR(30) NOT NULL,</w:t>
      </w:r>
    </w:p>
    <w:p w:rsidR="00000000" w:rsidDel="00000000" w:rsidP="00000000" w:rsidRDefault="00000000" w:rsidRPr="00000000" w14:paraId="00000353">
      <w:pPr>
        <w:rPr/>
      </w:pPr>
      <w:r w:rsidDel="00000000" w:rsidR="00000000" w:rsidRPr="00000000">
        <w:rPr>
          <w:rtl w:val="0"/>
        </w:rPr>
        <w:t xml:space="preserve">  changed_by    BIGINT UNSIGNED NULL,</w:t>
      </w:r>
    </w:p>
    <w:p w:rsidR="00000000" w:rsidDel="00000000" w:rsidP="00000000" w:rsidRDefault="00000000" w:rsidRPr="00000000" w14:paraId="00000354">
      <w:pPr>
        <w:rPr/>
      </w:pPr>
      <w:r w:rsidDel="00000000" w:rsidR="00000000" w:rsidRPr="00000000">
        <w:rPr>
          <w:rtl w:val="0"/>
        </w:rPr>
        <w:t xml:space="preserve">  actor_role    VARCHAR(30) NULL,</w:t>
      </w:r>
    </w:p>
    <w:p w:rsidR="00000000" w:rsidDel="00000000" w:rsidP="00000000" w:rsidRDefault="00000000" w:rsidRPr="00000000" w14:paraId="00000355">
      <w:pPr>
        <w:rPr/>
      </w:pPr>
      <w:r w:rsidDel="00000000" w:rsidR="00000000" w:rsidRPr="00000000">
        <w:rPr>
          <w:rtl w:val="0"/>
        </w:rPr>
        <w:t xml:space="preserve">  reason        VARCHAR(500) NULL,</w:t>
      </w:r>
    </w:p>
    <w:p w:rsidR="00000000" w:rsidDel="00000000" w:rsidP="00000000" w:rsidRDefault="00000000" w:rsidRPr="00000000" w14:paraId="00000356">
      <w:pPr>
        <w:rPr/>
      </w:pPr>
      <w:r w:rsidDel="00000000" w:rsidR="00000000" w:rsidRPr="00000000">
        <w:rPr>
          <w:rtl w:val="0"/>
        </w:rPr>
        <w:t xml:space="preserve">  changed_at    DATETIME(3) NOT NULL DEFAULT CURRENT_TIMESTAMP(3),</w:t>
      </w:r>
    </w:p>
    <w:p w:rsidR="00000000" w:rsidDel="00000000" w:rsidP="00000000" w:rsidRDefault="00000000" w:rsidRPr="00000000" w14:paraId="00000357">
      <w:pPr>
        <w:rPr/>
      </w:pPr>
      <w:r w:rsidDel="00000000" w:rsidR="00000000" w:rsidRPr="00000000">
        <w:rPr>
          <w:rtl w:val="0"/>
        </w:rPr>
        <w:t xml:space="preserve">  PRIMARY KEY (id),</w:t>
      </w:r>
    </w:p>
    <w:p w:rsidR="00000000" w:rsidDel="00000000" w:rsidP="00000000" w:rsidRDefault="00000000" w:rsidRPr="00000000" w14:paraId="00000358">
      <w:pPr>
        <w:rPr/>
      </w:pPr>
      <w:r w:rsidDel="00000000" w:rsidR="00000000" w:rsidRPr="00000000">
        <w:rPr>
          <w:rtl w:val="0"/>
        </w:rPr>
        <w:t xml:space="preserve">  KEY idx_wsh_ws (workspace_id, changed_at),</w:t>
      </w:r>
    </w:p>
    <w:p w:rsidR="00000000" w:rsidDel="00000000" w:rsidP="00000000" w:rsidRDefault="00000000" w:rsidRPr="00000000" w14:paraId="00000359">
      <w:pPr>
        <w:rPr/>
      </w:pPr>
      <w:r w:rsidDel="00000000" w:rsidR="00000000" w:rsidRPr="00000000">
        <w:rPr>
          <w:rtl w:val="0"/>
        </w:rPr>
        <w:t xml:space="preserve">  CONSTRAINT fk_wsh_ws FOREIGN KEY (workspace_id) REFERENCES workspace (id) ON DELETE CASCADE</w:t>
      </w:r>
    </w:p>
    <w:p w:rsidR="00000000" w:rsidDel="00000000" w:rsidP="00000000" w:rsidRDefault="00000000" w:rsidRPr="00000000" w14:paraId="0000035A">
      <w:pPr>
        <w:rPr/>
      </w:pPr>
      <w:r w:rsidDel="00000000" w:rsidR="00000000" w:rsidRPr="00000000">
        <w:rPr>
          <w:rtl w:val="0"/>
        </w:rPr>
        <w:t xml:space="preserve">) ENGINE=InnoDB COMMENT='Lịch sử vòng đời workspace (activate/suspend/restore/archive).';</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 =============================================================================</w:t>
      </w:r>
    </w:p>
    <w:p w:rsidR="00000000" w:rsidDel="00000000" w:rsidP="00000000" w:rsidRDefault="00000000" w:rsidRPr="00000000" w14:paraId="0000035D">
      <w:pPr>
        <w:rPr/>
      </w:pPr>
      <w:r w:rsidDel="00000000" w:rsidR="00000000" w:rsidRPr="00000000">
        <w:rPr>
          <w:rtl w:val="0"/>
        </w:rPr>
        <w:t xml:space="preserve">-- MODULE M05 — AMENITY &amp; MEDIA MANAGEMENT  (16 UC)</w:t>
      </w:r>
    </w:p>
    <w:p w:rsidR="00000000" w:rsidDel="00000000" w:rsidP="00000000" w:rsidRDefault="00000000" w:rsidRPr="00000000" w14:paraId="0000035E">
      <w:pPr>
        <w:rPr/>
      </w:pPr>
      <w:r w:rsidDel="00000000" w:rsidR="00000000" w:rsidRPr="00000000">
        <w:rPr>
          <w:rtl w:val="0"/>
        </w:rPr>
        <w:t xml:space="preserve">-- =============================================================================</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CREATE TABLE amenity (</w:t>
      </w:r>
    </w:p>
    <w:p w:rsidR="00000000" w:rsidDel="00000000" w:rsidP="00000000" w:rsidRDefault="00000000" w:rsidRPr="00000000" w14:paraId="00000361">
      <w:pPr>
        <w:rPr/>
      </w:pPr>
      <w:r w:rsidDel="00000000" w:rsidR="00000000" w:rsidRPr="00000000">
        <w:rPr>
          <w:rtl w:val="0"/>
        </w:rPr>
        <w:t xml:space="preserve">  id           BIGINT UNSIGNED NOT NULL AUTO_INCREMENT,</w:t>
      </w:r>
    </w:p>
    <w:p w:rsidR="00000000" w:rsidDel="00000000" w:rsidP="00000000" w:rsidRDefault="00000000" w:rsidRPr="00000000" w14:paraId="00000362">
      <w:pPr>
        <w:rPr/>
      </w:pPr>
      <w:r w:rsidDel="00000000" w:rsidR="00000000" w:rsidRPr="00000000">
        <w:rPr>
          <w:rtl w:val="0"/>
        </w:rPr>
        <w:t xml:space="preserve">  code         VARCHAR(50)  NOT NULL,</w:t>
      </w:r>
    </w:p>
    <w:p w:rsidR="00000000" w:rsidDel="00000000" w:rsidP="00000000" w:rsidRDefault="00000000" w:rsidRPr="00000000" w14:paraId="00000363">
      <w:pPr>
        <w:rPr/>
      </w:pPr>
      <w:r w:rsidDel="00000000" w:rsidR="00000000" w:rsidRPr="00000000">
        <w:rPr>
          <w:rtl w:val="0"/>
        </w:rPr>
        <w:t xml:space="preserve">  name_vi      VARCHAR(100) NOT NULL,</w:t>
      </w:r>
    </w:p>
    <w:p w:rsidR="00000000" w:rsidDel="00000000" w:rsidP="00000000" w:rsidRDefault="00000000" w:rsidRPr="00000000" w14:paraId="00000364">
      <w:pPr>
        <w:rPr/>
      </w:pPr>
      <w:r w:rsidDel="00000000" w:rsidR="00000000" w:rsidRPr="00000000">
        <w:rPr>
          <w:rtl w:val="0"/>
        </w:rPr>
        <w:t xml:space="preserve">  name_en      VARCHAR(100) NOT NULL COMMENT 'CR03: song ngữ',</w:t>
      </w:r>
    </w:p>
    <w:p w:rsidR="00000000" w:rsidDel="00000000" w:rsidP="00000000" w:rsidRDefault="00000000" w:rsidRPr="00000000" w14:paraId="00000365">
      <w:pPr>
        <w:rPr/>
      </w:pPr>
      <w:r w:rsidDel="00000000" w:rsidR="00000000" w:rsidRPr="00000000">
        <w:rPr>
          <w:rtl w:val="0"/>
        </w:rPr>
        <w:t xml:space="preserve">  category     ENUM('FACILITY','SERVICE','EQUIPMENT','ACCESSIBILITY','FOOD_DRINK','OTHER') NOT NULL DEFAULT 'FACILITY',</w:t>
      </w:r>
    </w:p>
    <w:p w:rsidR="00000000" w:rsidDel="00000000" w:rsidP="00000000" w:rsidRDefault="00000000" w:rsidRPr="00000000" w14:paraId="00000366">
      <w:pPr>
        <w:rPr/>
      </w:pPr>
      <w:r w:rsidDel="00000000" w:rsidR="00000000" w:rsidRPr="00000000">
        <w:rPr>
          <w:rtl w:val="0"/>
        </w:rPr>
        <w:t xml:space="preserve">  icon_name    VARCHAR(100) NULL,</w:t>
      </w:r>
    </w:p>
    <w:p w:rsidR="00000000" w:rsidDel="00000000" w:rsidP="00000000" w:rsidRDefault="00000000" w:rsidRPr="00000000" w14:paraId="00000367">
      <w:pPr>
        <w:rPr/>
      </w:pPr>
      <w:r w:rsidDel="00000000" w:rsidR="00000000" w:rsidRPr="00000000">
        <w:rPr>
          <w:rtl w:val="0"/>
        </w:rPr>
        <w:t xml:space="preserve">  is_active    TINYINT(1)   NOT NULL DEFAULT 1,</w:t>
      </w:r>
    </w:p>
    <w:p w:rsidR="00000000" w:rsidDel="00000000" w:rsidP="00000000" w:rsidRDefault="00000000" w:rsidRPr="00000000" w14:paraId="00000368">
      <w:pPr>
        <w:rPr/>
      </w:pPr>
      <w:r w:rsidDel="00000000" w:rsidR="00000000" w:rsidRPr="00000000">
        <w:rPr>
          <w:rtl w:val="0"/>
        </w:rPr>
        <w:t xml:space="preserve">  created_by   BIGINT UNSIGNED NULL,</w:t>
      </w:r>
    </w:p>
    <w:p w:rsidR="00000000" w:rsidDel="00000000" w:rsidP="00000000" w:rsidRDefault="00000000" w:rsidRPr="00000000" w14:paraId="00000369">
      <w:pPr>
        <w:rPr/>
      </w:pPr>
      <w:r w:rsidDel="00000000" w:rsidR="00000000" w:rsidRPr="00000000">
        <w:rPr>
          <w:rtl w:val="0"/>
        </w:rPr>
        <w:t xml:space="preserve">  created_at   DATETIME(3)  NOT NULL DEFAULT CURRENT_TIMESTAMP(3),</w:t>
      </w:r>
    </w:p>
    <w:p w:rsidR="00000000" w:rsidDel="00000000" w:rsidP="00000000" w:rsidRDefault="00000000" w:rsidRPr="00000000" w14:paraId="0000036A">
      <w:pPr>
        <w:rPr/>
      </w:pPr>
      <w:r w:rsidDel="00000000" w:rsidR="00000000" w:rsidRPr="00000000">
        <w:rPr>
          <w:rtl w:val="0"/>
        </w:rPr>
        <w:t xml:space="preserve">  updated_at   DATETIME(3)  NOT NULL DEFAULT CURRENT_TIMESTAMP(3) ON UPDATE CURRENT_TIMESTAMP(3),</w:t>
      </w:r>
    </w:p>
    <w:p w:rsidR="00000000" w:rsidDel="00000000" w:rsidP="00000000" w:rsidRDefault="00000000" w:rsidRPr="00000000" w14:paraId="0000036B">
      <w:pPr>
        <w:rPr/>
      </w:pPr>
      <w:r w:rsidDel="00000000" w:rsidR="00000000" w:rsidRPr="00000000">
        <w:rPr>
          <w:rtl w:val="0"/>
        </w:rPr>
        <w:t xml:space="preserve">  deleted_at   DATETIME(3)  NULL,</w:t>
      </w:r>
    </w:p>
    <w:p w:rsidR="00000000" w:rsidDel="00000000" w:rsidP="00000000" w:rsidRDefault="00000000" w:rsidRPr="00000000" w14:paraId="0000036C">
      <w:pPr>
        <w:rPr/>
      </w:pPr>
      <w:r w:rsidDel="00000000" w:rsidR="00000000" w:rsidRPr="00000000">
        <w:rPr>
          <w:rtl w:val="0"/>
        </w:rPr>
        <w:t xml:space="preserve">  PRIMARY KEY (id),</w:t>
      </w:r>
    </w:p>
    <w:p w:rsidR="00000000" w:rsidDel="00000000" w:rsidP="00000000" w:rsidRDefault="00000000" w:rsidRPr="00000000" w14:paraId="0000036D">
      <w:pPr>
        <w:rPr/>
      </w:pPr>
      <w:r w:rsidDel="00000000" w:rsidR="00000000" w:rsidRPr="00000000">
        <w:rPr>
          <w:rtl w:val="0"/>
        </w:rPr>
        <w:t xml:space="preserve">  UNIQUE KEY uk_amenity_code (code),</w:t>
      </w:r>
    </w:p>
    <w:p w:rsidR="00000000" w:rsidDel="00000000" w:rsidP="00000000" w:rsidRDefault="00000000" w:rsidRPr="00000000" w14:paraId="0000036E">
      <w:pPr>
        <w:rPr/>
      </w:pPr>
      <w:r w:rsidDel="00000000" w:rsidR="00000000" w:rsidRPr="00000000">
        <w:rPr>
          <w:rtl w:val="0"/>
        </w:rPr>
        <w:t xml:space="preserve">  KEY idx_amenity_active (is_active)</w:t>
      </w:r>
    </w:p>
    <w:p w:rsidR="00000000" w:rsidDel="00000000" w:rsidP="00000000" w:rsidRDefault="00000000" w:rsidRPr="00000000" w14:paraId="0000036F">
      <w:pPr>
        <w:rPr/>
      </w:pPr>
      <w:r w:rsidDel="00000000" w:rsidR="00000000" w:rsidRPr="00000000">
        <w:rPr>
          <w:rtl w:val="0"/>
        </w:rPr>
        <w:t xml:space="preserve">) ENGINE=InnoDB COMMENT='Danh mục tiện ích do Administrator quản lý (M05-UC01..UC04).';</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CREATE TABLE workspace_amenity (</w:t>
      </w:r>
    </w:p>
    <w:p w:rsidR="00000000" w:rsidDel="00000000" w:rsidP="00000000" w:rsidRDefault="00000000" w:rsidRPr="00000000" w14:paraId="00000372">
      <w:pPr>
        <w:rPr/>
      </w:pPr>
      <w:r w:rsidDel="00000000" w:rsidR="00000000" w:rsidRPr="00000000">
        <w:rPr>
          <w:rtl w:val="0"/>
        </w:rPr>
        <w:t xml:space="preserve">  workspace_id BIGINT UNSIGNED NOT NULL,</w:t>
      </w:r>
    </w:p>
    <w:p w:rsidR="00000000" w:rsidDel="00000000" w:rsidP="00000000" w:rsidRDefault="00000000" w:rsidRPr="00000000" w14:paraId="00000373">
      <w:pPr>
        <w:rPr/>
      </w:pPr>
      <w:r w:rsidDel="00000000" w:rsidR="00000000" w:rsidRPr="00000000">
        <w:rPr>
          <w:rtl w:val="0"/>
        </w:rPr>
        <w:t xml:space="preserve">  amenity_id   BIGINT UNSIGNED NOT NULL,</w:t>
      </w:r>
    </w:p>
    <w:p w:rsidR="00000000" w:rsidDel="00000000" w:rsidP="00000000" w:rsidRDefault="00000000" w:rsidRPr="00000000" w14:paraId="00000374">
      <w:pPr>
        <w:rPr/>
      </w:pPr>
      <w:r w:rsidDel="00000000" w:rsidR="00000000" w:rsidRPr="00000000">
        <w:rPr>
          <w:rtl w:val="0"/>
        </w:rPr>
        <w:t xml:space="preserve">  note         VARCHAR(255) NULL,</w:t>
      </w:r>
    </w:p>
    <w:p w:rsidR="00000000" w:rsidDel="00000000" w:rsidP="00000000" w:rsidRDefault="00000000" w:rsidRPr="00000000" w14:paraId="00000375">
      <w:pPr>
        <w:rPr/>
      </w:pPr>
      <w:r w:rsidDel="00000000" w:rsidR="00000000" w:rsidRPr="00000000">
        <w:rPr>
          <w:rtl w:val="0"/>
        </w:rPr>
        <w:t xml:space="preserve">  assigned_at  DATETIME(3) NOT NULL DEFAULT CURRENT_TIMESTAMP(3),</w:t>
      </w:r>
    </w:p>
    <w:p w:rsidR="00000000" w:rsidDel="00000000" w:rsidP="00000000" w:rsidRDefault="00000000" w:rsidRPr="00000000" w14:paraId="00000376">
      <w:pPr>
        <w:rPr/>
      </w:pPr>
      <w:r w:rsidDel="00000000" w:rsidR="00000000" w:rsidRPr="00000000">
        <w:rPr>
          <w:rtl w:val="0"/>
        </w:rPr>
        <w:t xml:space="preserve">  PRIMARY KEY (workspace_id, amenity_id),</w:t>
      </w:r>
    </w:p>
    <w:p w:rsidR="00000000" w:rsidDel="00000000" w:rsidP="00000000" w:rsidRDefault="00000000" w:rsidRPr="00000000" w14:paraId="00000377">
      <w:pPr>
        <w:rPr/>
      </w:pPr>
      <w:r w:rsidDel="00000000" w:rsidR="00000000" w:rsidRPr="00000000">
        <w:rPr>
          <w:rtl w:val="0"/>
        </w:rPr>
        <w:t xml:space="preserve">  KEY idx_wa_amenity (amenity_id),</w:t>
      </w:r>
    </w:p>
    <w:p w:rsidR="00000000" w:rsidDel="00000000" w:rsidP="00000000" w:rsidRDefault="00000000" w:rsidRPr="00000000" w14:paraId="00000378">
      <w:pPr>
        <w:rPr/>
      </w:pPr>
      <w:r w:rsidDel="00000000" w:rsidR="00000000" w:rsidRPr="00000000">
        <w:rPr>
          <w:rtl w:val="0"/>
        </w:rPr>
        <w:t xml:space="preserve">  CONSTRAINT fk_wa_ws      FOREIGN KEY (workspace_id) REFERENCES workspace (id) ON DELETE CASCADE,</w:t>
      </w:r>
    </w:p>
    <w:p w:rsidR="00000000" w:rsidDel="00000000" w:rsidP="00000000" w:rsidRDefault="00000000" w:rsidRPr="00000000" w14:paraId="00000379">
      <w:pPr>
        <w:rPr/>
      </w:pPr>
      <w:r w:rsidDel="00000000" w:rsidR="00000000" w:rsidRPr="00000000">
        <w:rPr>
          <w:rtl w:val="0"/>
        </w:rPr>
        <w:t xml:space="preserve">  CONSTRAINT fk_wa_amenity FOREIGN KEY (amenity_id)   REFERENCES amenity (id)   ON DELETE CASCADE</w:t>
      </w:r>
    </w:p>
    <w:p w:rsidR="00000000" w:rsidDel="00000000" w:rsidP="00000000" w:rsidRDefault="00000000" w:rsidRPr="00000000" w14:paraId="0000037A">
      <w:pPr>
        <w:rPr/>
      </w:pPr>
      <w:r w:rsidDel="00000000" w:rsidR="00000000" w:rsidRPr="00000000">
        <w:rPr>
          <w:rtl w:val="0"/>
        </w:rPr>
        <w:t xml:space="preserve">) ENGINE=InnoDB COMMENT='Tiện ích gán cho workspace (M05-UC05/UC06).';</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CREATE TABLE workspace_media (</w:t>
      </w:r>
    </w:p>
    <w:p w:rsidR="00000000" w:rsidDel="00000000" w:rsidP="00000000" w:rsidRDefault="00000000" w:rsidRPr="00000000" w14:paraId="0000037D">
      <w:pPr>
        <w:rPr/>
      </w:pPr>
      <w:r w:rsidDel="00000000" w:rsidR="00000000" w:rsidRPr="00000000">
        <w:rPr>
          <w:rtl w:val="0"/>
        </w:rPr>
        <w:t xml:space="preserve">  id              BIGINT UNSIGNED NOT NULL AUTO_INCREMENT,</w:t>
      </w:r>
    </w:p>
    <w:p w:rsidR="00000000" w:rsidDel="00000000" w:rsidP="00000000" w:rsidRDefault="00000000" w:rsidRPr="00000000" w14:paraId="0000037E">
      <w:pPr>
        <w:rPr/>
      </w:pPr>
      <w:r w:rsidDel="00000000" w:rsidR="00000000" w:rsidRPr="00000000">
        <w:rPr>
          <w:rtl w:val="0"/>
        </w:rPr>
        <w:t xml:space="preserve">  workspace_id    BIGINT UNSIGNED NOT NULL,</w:t>
      </w:r>
    </w:p>
    <w:p w:rsidR="00000000" w:rsidDel="00000000" w:rsidP="00000000" w:rsidRDefault="00000000" w:rsidRPr="00000000" w14:paraId="0000037F">
      <w:pPr>
        <w:rPr/>
      </w:pPr>
      <w:r w:rsidDel="00000000" w:rsidR="00000000" w:rsidRPr="00000000">
        <w:rPr>
          <w:rtl w:val="0"/>
        </w:rPr>
        <w:t xml:space="preserve">  media_type      ENUM('IMAGE','VIDEO','PANORAMA_360') NOT NULL DEFAULT 'IMAGE',</w:t>
      </w:r>
    </w:p>
    <w:p w:rsidR="00000000" w:rsidDel="00000000" w:rsidP="00000000" w:rsidRDefault="00000000" w:rsidRPr="00000000" w14:paraId="00000380">
      <w:pPr>
        <w:rPr/>
      </w:pPr>
      <w:r w:rsidDel="00000000" w:rsidR="00000000" w:rsidRPr="00000000">
        <w:rPr>
          <w:rtl w:val="0"/>
        </w:rPr>
        <w:t xml:space="preserve">  file_url        VARCHAR(512) NOT NULL COMMENT 'Cloudinary secure_url',</w:t>
      </w:r>
    </w:p>
    <w:p w:rsidR="00000000" w:rsidDel="00000000" w:rsidP="00000000" w:rsidRDefault="00000000" w:rsidRPr="00000000" w14:paraId="00000381">
      <w:pPr>
        <w:rPr/>
      </w:pPr>
      <w:r w:rsidDel="00000000" w:rsidR="00000000" w:rsidRPr="00000000">
        <w:rPr>
          <w:rtl w:val="0"/>
        </w:rPr>
        <w:t xml:space="preserve">  file_public_id  VARCHAR(255) NULL,</w:t>
      </w:r>
    </w:p>
    <w:p w:rsidR="00000000" w:rsidDel="00000000" w:rsidP="00000000" w:rsidRDefault="00000000" w:rsidRPr="00000000" w14:paraId="00000382">
      <w:pPr>
        <w:rPr/>
      </w:pPr>
      <w:r w:rsidDel="00000000" w:rsidR="00000000" w:rsidRPr="00000000">
        <w:rPr>
          <w:rtl w:val="0"/>
        </w:rPr>
        <w:t xml:space="preserve">  thumbnail_url   VARCHAR(512) NULL,</w:t>
      </w:r>
    </w:p>
    <w:p w:rsidR="00000000" w:rsidDel="00000000" w:rsidP="00000000" w:rsidRDefault="00000000" w:rsidRPr="00000000" w14:paraId="00000383">
      <w:pPr>
        <w:rPr/>
      </w:pPr>
      <w:r w:rsidDel="00000000" w:rsidR="00000000" w:rsidRPr="00000000">
        <w:rPr>
          <w:rtl w:val="0"/>
        </w:rPr>
        <w:t xml:space="preserve">  caption         VARCHAR(255) NULL,</w:t>
      </w:r>
    </w:p>
    <w:p w:rsidR="00000000" w:rsidDel="00000000" w:rsidP="00000000" w:rsidRDefault="00000000" w:rsidRPr="00000000" w14:paraId="00000384">
      <w:pPr>
        <w:rPr/>
      </w:pPr>
      <w:r w:rsidDel="00000000" w:rsidR="00000000" w:rsidRPr="00000000">
        <w:rPr>
          <w:rtl w:val="0"/>
        </w:rPr>
        <w:t xml:space="preserve">  alt_text        VARCHAR(255) NULL COMMENT 'CR13 accessibility',</w:t>
      </w:r>
    </w:p>
    <w:p w:rsidR="00000000" w:rsidDel="00000000" w:rsidP="00000000" w:rsidRDefault="00000000" w:rsidRPr="00000000" w14:paraId="00000385">
      <w:pPr>
        <w:rPr/>
      </w:pPr>
      <w:r w:rsidDel="00000000" w:rsidR="00000000" w:rsidRPr="00000000">
        <w:rPr>
          <w:rtl w:val="0"/>
        </w:rPr>
        <w:t xml:space="preserve">  display_order   SMALLINT UNSIGNED NOT NULL DEFAULT 0 COMMENT 'M05-UC12',</w:t>
      </w:r>
    </w:p>
    <w:p w:rsidR="00000000" w:rsidDel="00000000" w:rsidP="00000000" w:rsidRDefault="00000000" w:rsidRPr="00000000" w14:paraId="00000386">
      <w:pPr>
        <w:rPr/>
      </w:pPr>
      <w:r w:rsidDel="00000000" w:rsidR="00000000" w:rsidRPr="00000000">
        <w:rPr>
          <w:rtl w:val="0"/>
        </w:rPr>
        <w:t xml:space="preserve">  is_cover        TINYINT(1)   NOT NULL DEFAULT 0 COMMENT 'M05-UC11',</w:t>
      </w:r>
    </w:p>
    <w:p w:rsidR="00000000" w:rsidDel="00000000" w:rsidP="00000000" w:rsidRDefault="00000000" w:rsidRPr="00000000" w14:paraId="00000387">
      <w:pPr>
        <w:rPr/>
      </w:pPr>
      <w:r w:rsidDel="00000000" w:rsidR="00000000" w:rsidRPr="00000000">
        <w:rPr>
          <w:rtl w:val="0"/>
        </w:rPr>
        <w:t xml:space="preserve">  mime_type       VARCHAR(100) NOT NULL,</w:t>
      </w:r>
    </w:p>
    <w:p w:rsidR="00000000" w:rsidDel="00000000" w:rsidP="00000000" w:rsidRDefault="00000000" w:rsidRPr="00000000" w14:paraId="00000388">
      <w:pPr>
        <w:rPr/>
      </w:pPr>
      <w:r w:rsidDel="00000000" w:rsidR="00000000" w:rsidRPr="00000000">
        <w:rPr>
          <w:rtl w:val="0"/>
        </w:rPr>
        <w:t xml:space="preserve">  file_size_bytes INT UNSIGNED NOT NULL COMMENT 'BR-37: &lt;= 5MB cho ảnh',</w:t>
      </w:r>
    </w:p>
    <w:p w:rsidR="00000000" w:rsidDel="00000000" w:rsidP="00000000" w:rsidRDefault="00000000" w:rsidRPr="00000000" w14:paraId="00000389">
      <w:pPr>
        <w:rPr/>
      </w:pPr>
      <w:r w:rsidDel="00000000" w:rsidR="00000000" w:rsidRPr="00000000">
        <w:rPr>
          <w:rtl w:val="0"/>
        </w:rPr>
        <w:t xml:space="preserve">  width_px        INT UNSIGNED NULL,</w:t>
      </w:r>
    </w:p>
    <w:p w:rsidR="00000000" w:rsidDel="00000000" w:rsidP="00000000" w:rsidRDefault="00000000" w:rsidRPr="00000000" w14:paraId="0000038A">
      <w:pPr>
        <w:rPr/>
      </w:pPr>
      <w:r w:rsidDel="00000000" w:rsidR="00000000" w:rsidRPr="00000000">
        <w:rPr>
          <w:rtl w:val="0"/>
        </w:rPr>
        <w:t xml:space="preserve">  height_px       INT UNSIGNED NULL,</w:t>
      </w:r>
    </w:p>
    <w:p w:rsidR="00000000" w:rsidDel="00000000" w:rsidP="00000000" w:rsidRDefault="00000000" w:rsidRPr="00000000" w14:paraId="0000038B">
      <w:pPr>
        <w:rPr/>
      </w:pPr>
      <w:r w:rsidDel="00000000" w:rsidR="00000000" w:rsidRPr="00000000">
        <w:rPr>
          <w:rtl w:val="0"/>
        </w:rPr>
        <w:t xml:space="preserve">  processing_status ENUM('PENDING','PROCESSING','READY','FAILED') NOT NULL DEFAULT 'READY'</w:t>
      </w:r>
    </w:p>
    <w:p w:rsidR="00000000" w:rsidDel="00000000" w:rsidP="00000000" w:rsidRDefault="00000000" w:rsidRPr="00000000" w14:paraId="0000038C">
      <w:pPr>
        <w:rPr/>
      </w:pPr>
      <w:r w:rsidDel="00000000" w:rsidR="00000000" w:rsidRPr="00000000">
        <w:rPr>
          <w:rtl w:val="0"/>
        </w:rPr>
        <w:t xml:space="preserve">                    COMMENT 'CR17: xử lý media 360 bất đồng bộ (MSG20)',</w:t>
      </w:r>
    </w:p>
    <w:p w:rsidR="00000000" w:rsidDel="00000000" w:rsidP="00000000" w:rsidRDefault="00000000" w:rsidRPr="00000000" w14:paraId="0000038D">
      <w:pPr>
        <w:rPr/>
      </w:pPr>
      <w:r w:rsidDel="00000000" w:rsidR="00000000" w:rsidRPr="00000000">
        <w:rPr>
          <w:rtl w:val="0"/>
        </w:rPr>
        <w:t xml:space="preserve">  uploaded_by     BIGINT UNSIGNED NULL,</w:t>
      </w:r>
    </w:p>
    <w:p w:rsidR="00000000" w:rsidDel="00000000" w:rsidP="00000000" w:rsidRDefault="00000000" w:rsidRPr="00000000" w14:paraId="0000038E">
      <w:pPr>
        <w:rPr/>
      </w:pPr>
      <w:r w:rsidDel="00000000" w:rsidR="00000000" w:rsidRPr="00000000">
        <w:rPr>
          <w:rtl w:val="0"/>
        </w:rPr>
        <w:t xml:space="preserve">  created_at      DATETIME(3)  NOT NULL DEFAULT CURRENT_TIMESTAMP(3),</w:t>
      </w:r>
    </w:p>
    <w:p w:rsidR="00000000" w:rsidDel="00000000" w:rsidP="00000000" w:rsidRDefault="00000000" w:rsidRPr="00000000" w14:paraId="0000038F">
      <w:pPr>
        <w:rPr/>
      </w:pPr>
      <w:r w:rsidDel="00000000" w:rsidR="00000000" w:rsidRPr="00000000">
        <w:rPr>
          <w:rtl w:val="0"/>
        </w:rPr>
        <w:t xml:space="preserve">  updated_at      DATETIME(3)  NOT NULL DEFAULT CURRENT_TIMESTAMP(3) ON UPDATE CURRENT_TIMESTAMP(3),</w:t>
      </w:r>
    </w:p>
    <w:p w:rsidR="00000000" w:rsidDel="00000000" w:rsidP="00000000" w:rsidRDefault="00000000" w:rsidRPr="00000000" w14:paraId="00000390">
      <w:pPr>
        <w:rPr/>
      </w:pPr>
      <w:r w:rsidDel="00000000" w:rsidR="00000000" w:rsidRPr="00000000">
        <w:rPr>
          <w:rtl w:val="0"/>
        </w:rPr>
        <w:t xml:space="preserve">  deleted_at      DATETIME(3)  NULL,</w:t>
      </w:r>
    </w:p>
    <w:p w:rsidR="00000000" w:rsidDel="00000000" w:rsidP="00000000" w:rsidRDefault="00000000" w:rsidRPr="00000000" w14:paraId="00000391">
      <w:pPr>
        <w:rPr/>
      </w:pPr>
      <w:r w:rsidDel="00000000" w:rsidR="00000000" w:rsidRPr="00000000">
        <w:rPr>
          <w:rtl w:val="0"/>
        </w:rPr>
        <w:t xml:space="preserve">  PRIMARY KEY (id),</w:t>
      </w:r>
    </w:p>
    <w:p w:rsidR="00000000" w:rsidDel="00000000" w:rsidP="00000000" w:rsidRDefault="00000000" w:rsidRPr="00000000" w14:paraId="00000392">
      <w:pPr>
        <w:rPr/>
      </w:pPr>
      <w:r w:rsidDel="00000000" w:rsidR="00000000" w:rsidRPr="00000000">
        <w:rPr>
          <w:rtl w:val="0"/>
        </w:rPr>
        <w:t xml:space="preserve">  KEY idx_wm_ws_type_order (workspace_id, media_type, display_order),</w:t>
      </w:r>
    </w:p>
    <w:p w:rsidR="00000000" w:rsidDel="00000000" w:rsidP="00000000" w:rsidRDefault="00000000" w:rsidRPr="00000000" w14:paraId="00000393">
      <w:pPr>
        <w:rPr/>
      </w:pPr>
      <w:r w:rsidDel="00000000" w:rsidR="00000000" w:rsidRPr="00000000">
        <w:rPr>
          <w:rtl w:val="0"/>
        </w:rPr>
        <w:t xml:space="preserve">  CONSTRAINT fk_wm_ws FOREIGN KEY (workspace_id) REFERENCES workspace (id) ON DELETE CASCADE</w:t>
      </w:r>
    </w:p>
    <w:p w:rsidR="00000000" w:rsidDel="00000000" w:rsidP="00000000" w:rsidRDefault="00000000" w:rsidRPr="00000000" w14:paraId="00000394">
      <w:pPr>
        <w:rPr/>
      </w:pPr>
      <w:r w:rsidDel="00000000" w:rsidR="00000000" w:rsidRPr="00000000">
        <w:rPr>
          <w:rtl w:val="0"/>
        </w:rPr>
        <w:t xml:space="preserve">) ENGINE=InnoDB COMMENT='Thư viện ảnh/video/360 của workspace (M05-UC07..UC16).';</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ALTER TABLE workspace</w:t>
      </w:r>
    </w:p>
    <w:p w:rsidR="00000000" w:rsidDel="00000000" w:rsidP="00000000" w:rsidRDefault="00000000" w:rsidRPr="00000000" w14:paraId="00000397">
      <w:pPr>
        <w:rPr/>
      </w:pPr>
      <w:r w:rsidDel="00000000" w:rsidR="00000000" w:rsidRPr="00000000">
        <w:rPr>
          <w:rtl w:val="0"/>
        </w:rPr>
        <w:t xml:space="preserve">  ADD CONSTRAINT fk_ws_cover_media FOREIGN KEY (cover_media_id) REFERENCES workspace_media (id) ON DELETE SET NULL;</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 =============================================================================</w:t>
      </w:r>
    </w:p>
    <w:p w:rsidR="00000000" w:rsidDel="00000000" w:rsidP="00000000" w:rsidRDefault="00000000" w:rsidRPr="00000000" w14:paraId="0000039A">
      <w:pPr>
        <w:rPr/>
      </w:pPr>
      <w:r w:rsidDel="00000000" w:rsidR="00000000" w:rsidRPr="00000000">
        <w:rPr>
          <w:rtl w:val="0"/>
        </w:rPr>
        <w:t xml:space="preserve">-- MODULE M06 — FLOOR PLAN &amp; SEAT MANAGEMENT  (21 UC)</w:t>
      </w:r>
    </w:p>
    <w:p w:rsidR="00000000" w:rsidDel="00000000" w:rsidP="00000000" w:rsidRDefault="00000000" w:rsidRPr="00000000" w14:paraId="0000039B">
      <w:pPr>
        <w:rPr/>
      </w:pPr>
      <w:r w:rsidDel="00000000" w:rsidR="00000000" w:rsidRPr="00000000">
        <w:rPr>
          <w:rtl w:val="0"/>
        </w:rPr>
        <w:t xml:space="preserve">-- =============================================================================</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CREATE TABLE floor_plan (</w:t>
      </w:r>
    </w:p>
    <w:p w:rsidR="00000000" w:rsidDel="00000000" w:rsidP="00000000" w:rsidRDefault="00000000" w:rsidRPr="00000000" w14:paraId="0000039E">
      <w:pPr>
        <w:rPr/>
      </w:pPr>
      <w:r w:rsidDel="00000000" w:rsidR="00000000" w:rsidRPr="00000000">
        <w:rPr>
          <w:rtl w:val="0"/>
        </w:rPr>
        <w:t xml:space="preserve">  id                  BIGINT UNSIGNED NOT NULL AUTO_INCREMENT,</w:t>
      </w:r>
    </w:p>
    <w:p w:rsidR="00000000" w:rsidDel="00000000" w:rsidP="00000000" w:rsidRDefault="00000000" w:rsidRPr="00000000" w14:paraId="0000039F">
      <w:pPr>
        <w:rPr/>
      </w:pPr>
      <w:r w:rsidDel="00000000" w:rsidR="00000000" w:rsidRPr="00000000">
        <w:rPr>
          <w:rtl w:val="0"/>
        </w:rPr>
        <w:t xml:space="preserve">  workspace_id        BIGINT UNSIGNED NOT NULL,</w:t>
      </w:r>
    </w:p>
    <w:p w:rsidR="00000000" w:rsidDel="00000000" w:rsidP="00000000" w:rsidRDefault="00000000" w:rsidRPr="00000000" w14:paraId="000003A0">
      <w:pPr>
        <w:rPr/>
      </w:pPr>
      <w:r w:rsidDel="00000000" w:rsidR="00000000" w:rsidRPr="00000000">
        <w:rPr>
          <w:rtl w:val="0"/>
        </w:rPr>
        <w:t xml:space="preserve">  name                VARCHAR(150) NOT NULL,</w:t>
      </w:r>
    </w:p>
    <w:p w:rsidR="00000000" w:rsidDel="00000000" w:rsidP="00000000" w:rsidRDefault="00000000" w:rsidRPr="00000000" w14:paraId="000003A1">
      <w:pPr>
        <w:rPr/>
      </w:pPr>
      <w:r w:rsidDel="00000000" w:rsidR="00000000" w:rsidRPr="00000000">
        <w:rPr>
          <w:rtl w:val="0"/>
        </w:rPr>
        <w:t xml:space="preserve">  floor_number        SMALLINT     NOT NULL DEFAULT 1,</w:t>
      </w:r>
    </w:p>
    <w:p w:rsidR="00000000" w:rsidDel="00000000" w:rsidP="00000000" w:rsidRDefault="00000000" w:rsidRPr="00000000" w14:paraId="000003A2">
      <w:pPr>
        <w:rPr/>
      </w:pPr>
      <w:r w:rsidDel="00000000" w:rsidR="00000000" w:rsidRPr="00000000">
        <w:rPr>
          <w:rtl w:val="0"/>
        </w:rPr>
        <w:t xml:space="preserve">  description         VARCHAR(500) NULL,</w:t>
      </w:r>
    </w:p>
    <w:p w:rsidR="00000000" w:rsidDel="00000000" w:rsidP="00000000" w:rsidRDefault="00000000" w:rsidRPr="00000000" w14:paraId="000003A3">
      <w:pPr>
        <w:rPr/>
      </w:pPr>
      <w:r w:rsidDel="00000000" w:rsidR="00000000" w:rsidRPr="00000000">
        <w:rPr>
          <w:rtl w:val="0"/>
        </w:rPr>
        <w:t xml:space="preserve">  background_url      VARCHAR(512) NULL COMMENT 'Ảnh nền sơ đồ (Cloudinary)',</w:t>
      </w:r>
    </w:p>
    <w:p w:rsidR="00000000" w:rsidDel="00000000" w:rsidP="00000000" w:rsidRDefault="00000000" w:rsidRPr="00000000" w14:paraId="000003A4">
      <w:pPr>
        <w:rPr/>
      </w:pPr>
      <w:r w:rsidDel="00000000" w:rsidR="00000000" w:rsidRPr="00000000">
        <w:rPr>
          <w:rtl w:val="0"/>
        </w:rPr>
        <w:t xml:space="preserve">  canvas_width        INT UNSIGNED NOT NULL DEFAULT 1000,</w:t>
      </w:r>
    </w:p>
    <w:p w:rsidR="00000000" w:rsidDel="00000000" w:rsidP="00000000" w:rsidRDefault="00000000" w:rsidRPr="00000000" w14:paraId="000003A5">
      <w:pPr>
        <w:rPr/>
      </w:pPr>
      <w:r w:rsidDel="00000000" w:rsidR="00000000" w:rsidRPr="00000000">
        <w:rPr>
          <w:rtl w:val="0"/>
        </w:rPr>
        <w:t xml:space="preserve">  canvas_height       INT UNSIGNED NOT NULL DEFAULT 800,</w:t>
      </w:r>
    </w:p>
    <w:p w:rsidR="00000000" w:rsidDel="00000000" w:rsidP="00000000" w:rsidRDefault="00000000" w:rsidRPr="00000000" w14:paraId="000003A6">
      <w:pPr>
        <w:rPr/>
      </w:pPr>
      <w:r w:rsidDel="00000000" w:rsidR="00000000" w:rsidRPr="00000000">
        <w:rPr>
          <w:rtl w:val="0"/>
        </w:rPr>
        <w:t xml:space="preserve">  scale_ratio         DECIMAL(8,4) NULL COMMENT 'px -&gt; mét',</w:t>
      </w:r>
    </w:p>
    <w:p w:rsidR="00000000" w:rsidDel="00000000" w:rsidP="00000000" w:rsidRDefault="00000000" w:rsidRPr="00000000" w14:paraId="000003A7">
      <w:pPr>
        <w:rPr/>
      </w:pPr>
      <w:r w:rsidDel="00000000" w:rsidR="00000000" w:rsidRPr="00000000">
        <w:rPr>
          <w:rtl w:val="0"/>
        </w:rPr>
        <w:t xml:space="preserve">  status              ENUM('DRAFT','ACTIVE','INACTIVE','ARCHIVED') NOT NULL DEFAULT 'DRAFT',</w:t>
      </w:r>
    </w:p>
    <w:p w:rsidR="00000000" w:rsidDel="00000000" w:rsidP="00000000" w:rsidRDefault="00000000" w:rsidRPr="00000000" w14:paraId="000003A8">
      <w:pPr>
        <w:rPr/>
      </w:pPr>
      <w:r w:rsidDel="00000000" w:rsidR="00000000" w:rsidRPr="00000000">
        <w:rPr>
          <w:rtl w:val="0"/>
        </w:rPr>
        <w:t xml:space="preserve">  cloned_from_id      BIGINT UNSIGNED NULL COMMENT 'M06-UC05 Clone Floor Plan',</w:t>
      </w:r>
    </w:p>
    <w:p w:rsidR="00000000" w:rsidDel="00000000" w:rsidP="00000000" w:rsidRDefault="00000000" w:rsidRPr="00000000" w14:paraId="000003A9">
      <w:pPr>
        <w:rPr/>
      </w:pPr>
      <w:r w:rsidDel="00000000" w:rsidR="00000000" w:rsidRPr="00000000">
        <w:rPr>
          <w:rtl w:val="0"/>
        </w:rPr>
        <w:t xml:space="preserve">  version             INT UNSIGNED NOT NULL DEFAULT 0,</w:t>
      </w:r>
    </w:p>
    <w:p w:rsidR="00000000" w:rsidDel="00000000" w:rsidP="00000000" w:rsidRDefault="00000000" w:rsidRPr="00000000" w14:paraId="000003AA">
      <w:pPr>
        <w:rPr/>
      </w:pPr>
      <w:r w:rsidDel="00000000" w:rsidR="00000000" w:rsidRPr="00000000">
        <w:rPr>
          <w:rtl w:val="0"/>
        </w:rPr>
        <w:t xml:space="preserve">  created_at          DATETIME(3) NOT NULL DEFAULT CURRENT_TIMESTAMP(3),</w:t>
      </w:r>
    </w:p>
    <w:p w:rsidR="00000000" w:rsidDel="00000000" w:rsidP="00000000" w:rsidRDefault="00000000" w:rsidRPr="00000000" w14:paraId="000003AB">
      <w:pPr>
        <w:rPr/>
      </w:pPr>
      <w:r w:rsidDel="00000000" w:rsidR="00000000" w:rsidRPr="00000000">
        <w:rPr>
          <w:rtl w:val="0"/>
        </w:rPr>
        <w:t xml:space="preserve">  updated_at          DATETIME(3) NOT NULL DEFAULT CURRENT_TIMESTAMP(3) ON UPDATE CURRENT_TIMESTAMP(3),</w:t>
      </w:r>
    </w:p>
    <w:p w:rsidR="00000000" w:rsidDel="00000000" w:rsidP="00000000" w:rsidRDefault="00000000" w:rsidRPr="00000000" w14:paraId="000003AC">
      <w:pPr>
        <w:rPr/>
      </w:pPr>
      <w:r w:rsidDel="00000000" w:rsidR="00000000" w:rsidRPr="00000000">
        <w:rPr>
          <w:rtl w:val="0"/>
        </w:rPr>
        <w:t xml:space="preserve">  deleted_at          DATETIME(3) NULL COMMENT 'BR-09: soft delete',</w:t>
      </w:r>
    </w:p>
    <w:p w:rsidR="00000000" w:rsidDel="00000000" w:rsidP="00000000" w:rsidRDefault="00000000" w:rsidRPr="00000000" w14:paraId="000003AD">
      <w:pPr>
        <w:rPr/>
      </w:pPr>
      <w:r w:rsidDel="00000000" w:rsidR="00000000" w:rsidRPr="00000000">
        <w:rPr>
          <w:rtl w:val="0"/>
        </w:rPr>
        <w:t xml:space="preserve">  PRIMARY KEY (id),</w:t>
      </w:r>
    </w:p>
    <w:p w:rsidR="00000000" w:rsidDel="00000000" w:rsidP="00000000" w:rsidRDefault="00000000" w:rsidRPr="00000000" w14:paraId="000003AE">
      <w:pPr>
        <w:rPr/>
      </w:pPr>
      <w:r w:rsidDel="00000000" w:rsidR="00000000" w:rsidRPr="00000000">
        <w:rPr>
          <w:rtl w:val="0"/>
        </w:rPr>
        <w:t xml:space="preserve">  UNIQUE KEY uk_fp_ws_floor (workspace_id, floor_number, name),</w:t>
      </w:r>
    </w:p>
    <w:p w:rsidR="00000000" w:rsidDel="00000000" w:rsidP="00000000" w:rsidRDefault="00000000" w:rsidRPr="00000000" w14:paraId="000003AF">
      <w:pPr>
        <w:rPr/>
      </w:pPr>
      <w:r w:rsidDel="00000000" w:rsidR="00000000" w:rsidRPr="00000000">
        <w:rPr>
          <w:rtl w:val="0"/>
        </w:rPr>
        <w:t xml:space="preserve">  KEY idx_fp_ws_status (workspace_id, status),</w:t>
      </w:r>
    </w:p>
    <w:p w:rsidR="00000000" w:rsidDel="00000000" w:rsidP="00000000" w:rsidRDefault="00000000" w:rsidRPr="00000000" w14:paraId="000003B0">
      <w:pPr>
        <w:rPr/>
      </w:pPr>
      <w:r w:rsidDel="00000000" w:rsidR="00000000" w:rsidRPr="00000000">
        <w:rPr>
          <w:rtl w:val="0"/>
        </w:rPr>
        <w:t xml:space="preserve">  CONSTRAINT fk_fp_ws    FOREIGN KEY (workspace_id)   REFERENCES workspace (id)  ON DELETE CASCADE,</w:t>
      </w:r>
    </w:p>
    <w:p w:rsidR="00000000" w:rsidDel="00000000" w:rsidP="00000000" w:rsidRDefault="00000000" w:rsidRPr="00000000" w14:paraId="000003B1">
      <w:pPr>
        <w:rPr/>
      </w:pPr>
      <w:r w:rsidDel="00000000" w:rsidR="00000000" w:rsidRPr="00000000">
        <w:rPr>
          <w:rtl w:val="0"/>
        </w:rPr>
        <w:t xml:space="preserve">  CONSTRAINT fk_fp_clone FOREIGN KEY (cloned_from_id) REFERENCES floor_plan (id) ON DELETE SET NULL</w:t>
      </w:r>
    </w:p>
    <w:p w:rsidR="00000000" w:rsidDel="00000000" w:rsidP="00000000" w:rsidRDefault="00000000" w:rsidRPr="00000000" w14:paraId="000003B2">
      <w:pPr>
        <w:rPr/>
      </w:pPr>
      <w:r w:rsidDel="00000000" w:rsidR="00000000" w:rsidRPr="00000000">
        <w:rPr>
          <w:rtl w:val="0"/>
        </w:rPr>
        <w:t xml:space="preserve">) ENGINE=InnoDB COMMENT='Sơ đồ tầng (M06-UC01..UC05).';</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CREATE TABLE floor_section (</w:t>
      </w:r>
    </w:p>
    <w:p w:rsidR="00000000" w:rsidDel="00000000" w:rsidP="00000000" w:rsidRDefault="00000000" w:rsidRPr="00000000" w14:paraId="000003B5">
      <w:pPr>
        <w:rPr/>
      </w:pPr>
      <w:r w:rsidDel="00000000" w:rsidR="00000000" w:rsidRPr="00000000">
        <w:rPr>
          <w:rtl w:val="0"/>
        </w:rPr>
        <w:t xml:space="preserve">  id            BIGINT UNSIGNED NOT NULL AUTO_INCREMENT,</w:t>
      </w:r>
    </w:p>
    <w:p w:rsidR="00000000" w:rsidDel="00000000" w:rsidP="00000000" w:rsidRDefault="00000000" w:rsidRPr="00000000" w14:paraId="000003B6">
      <w:pPr>
        <w:rPr/>
      </w:pPr>
      <w:r w:rsidDel="00000000" w:rsidR="00000000" w:rsidRPr="00000000">
        <w:rPr>
          <w:rtl w:val="0"/>
        </w:rPr>
        <w:t xml:space="preserve">  floor_plan_id BIGINT UNSIGNED NOT NULL,</w:t>
      </w:r>
    </w:p>
    <w:p w:rsidR="00000000" w:rsidDel="00000000" w:rsidP="00000000" w:rsidRDefault="00000000" w:rsidRPr="00000000" w14:paraId="000003B7">
      <w:pPr>
        <w:rPr/>
      </w:pPr>
      <w:r w:rsidDel="00000000" w:rsidR="00000000" w:rsidRPr="00000000">
        <w:rPr>
          <w:rtl w:val="0"/>
        </w:rPr>
        <w:t xml:space="preserve">  name          VARCHAR(150) NOT NULL,</w:t>
      </w:r>
    </w:p>
    <w:p w:rsidR="00000000" w:rsidDel="00000000" w:rsidP="00000000" w:rsidRDefault="00000000" w:rsidRPr="00000000" w14:paraId="000003B8">
      <w:pPr>
        <w:rPr/>
      </w:pPr>
      <w:r w:rsidDel="00000000" w:rsidR="00000000" w:rsidRPr="00000000">
        <w:rPr>
          <w:rtl w:val="0"/>
        </w:rPr>
        <w:t xml:space="preserve">  section_type  ENUM('ZONE','ROOM_GROUP','QUIET_AREA','COMMON_AREA','OTHER') NOT NULL DEFAULT 'ZONE',</w:t>
      </w:r>
    </w:p>
    <w:p w:rsidR="00000000" w:rsidDel="00000000" w:rsidP="00000000" w:rsidRDefault="00000000" w:rsidRPr="00000000" w14:paraId="000003B9">
      <w:pPr>
        <w:rPr/>
      </w:pPr>
      <w:r w:rsidDel="00000000" w:rsidR="00000000" w:rsidRPr="00000000">
        <w:rPr>
          <w:rtl w:val="0"/>
        </w:rPr>
        <w:t xml:space="preserve">  pos_x         DECIMAL(10,2) NOT NULL DEFAULT 0,</w:t>
      </w:r>
    </w:p>
    <w:p w:rsidR="00000000" w:rsidDel="00000000" w:rsidP="00000000" w:rsidRDefault="00000000" w:rsidRPr="00000000" w14:paraId="000003BA">
      <w:pPr>
        <w:rPr/>
      </w:pPr>
      <w:r w:rsidDel="00000000" w:rsidR="00000000" w:rsidRPr="00000000">
        <w:rPr>
          <w:rtl w:val="0"/>
        </w:rPr>
        <w:t xml:space="preserve">  pos_y         DECIMAL(10,2) NOT NULL DEFAULT 0,</w:t>
      </w:r>
    </w:p>
    <w:p w:rsidR="00000000" w:rsidDel="00000000" w:rsidP="00000000" w:rsidRDefault="00000000" w:rsidRPr="00000000" w14:paraId="000003BB">
      <w:pPr>
        <w:rPr/>
      </w:pPr>
      <w:r w:rsidDel="00000000" w:rsidR="00000000" w:rsidRPr="00000000">
        <w:rPr>
          <w:rtl w:val="0"/>
        </w:rPr>
        <w:t xml:space="preserve">  width         DECIMAL(10,2) NOT NULL DEFAULT 0,</w:t>
      </w:r>
    </w:p>
    <w:p w:rsidR="00000000" w:rsidDel="00000000" w:rsidP="00000000" w:rsidRDefault="00000000" w:rsidRPr="00000000" w14:paraId="000003BC">
      <w:pPr>
        <w:rPr/>
      </w:pPr>
      <w:r w:rsidDel="00000000" w:rsidR="00000000" w:rsidRPr="00000000">
        <w:rPr>
          <w:rtl w:val="0"/>
        </w:rPr>
        <w:t xml:space="preserve">  height        DECIMAL(10,2) NOT NULL DEFAULT 0,</w:t>
      </w:r>
    </w:p>
    <w:p w:rsidR="00000000" w:rsidDel="00000000" w:rsidP="00000000" w:rsidRDefault="00000000" w:rsidRPr="00000000" w14:paraId="000003BD">
      <w:pPr>
        <w:rPr/>
      </w:pPr>
      <w:r w:rsidDel="00000000" w:rsidR="00000000" w:rsidRPr="00000000">
        <w:rPr>
          <w:rtl w:val="0"/>
        </w:rPr>
        <w:t xml:space="preserve">  color_hex     CHAR(7)      NULL,</w:t>
      </w:r>
    </w:p>
    <w:p w:rsidR="00000000" w:rsidDel="00000000" w:rsidP="00000000" w:rsidRDefault="00000000" w:rsidRPr="00000000" w14:paraId="000003BE">
      <w:pPr>
        <w:rPr/>
      </w:pPr>
      <w:r w:rsidDel="00000000" w:rsidR="00000000" w:rsidRPr="00000000">
        <w:rPr>
          <w:rtl w:val="0"/>
        </w:rPr>
        <w:t xml:space="preserve">  display_order SMALLINT UNSIGNED NOT NULL DEFAULT 0,</w:t>
      </w:r>
    </w:p>
    <w:p w:rsidR="00000000" w:rsidDel="00000000" w:rsidP="00000000" w:rsidRDefault="00000000" w:rsidRPr="00000000" w14:paraId="000003BF">
      <w:pPr>
        <w:rPr/>
      </w:pPr>
      <w:r w:rsidDel="00000000" w:rsidR="00000000" w:rsidRPr="00000000">
        <w:rPr>
          <w:rtl w:val="0"/>
        </w:rPr>
        <w:t xml:space="preserve">  created_at    DATETIME(3) NOT NULL DEFAULT CURRENT_TIMESTAMP(3),</w:t>
      </w:r>
    </w:p>
    <w:p w:rsidR="00000000" w:rsidDel="00000000" w:rsidP="00000000" w:rsidRDefault="00000000" w:rsidRPr="00000000" w14:paraId="000003C0">
      <w:pPr>
        <w:rPr/>
      </w:pPr>
      <w:r w:rsidDel="00000000" w:rsidR="00000000" w:rsidRPr="00000000">
        <w:rPr>
          <w:rtl w:val="0"/>
        </w:rPr>
        <w:t xml:space="preserve">  updated_at    DATETIME(3) NOT NULL DEFAULT CURRENT_TIMESTAMP(3) ON UPDATE CURRENT_TIMESTAMP(3),</w:t>
      </w:r>
    </w:p>
    <w:p w:rsidR="00000000" w:rsidDel="00000000" w:rsidP="00000000" w:rsidRDefault="00000000" w:rsidRPr="00000000" w14:paraId="000003C1">
      <w:pPr>
        <w:rPr/>
      </w:pPr>
      <w:r w:rsidDel="00000000" w:rsidR="00000000" w:rsidRPr="00000000">
        <w:rPr>
          <w:rtl w:val="0"/>
        </w:rPr>
        <w:t xml:space="preserve">  deleted_at    DATETIME(3) NULL,</w:t>
      </w:r>
    </w:p>
    <w:p w:rsidR="00000000" w:rsidDel="00000000" w:rsidP="00000000" w:rsidRDefault="00000000" w:rsidRPr="00000000" w14:paraId="000003C2">
      <w:pPr>
        <w:rPr/>
      </w:pPr>
      <w:r w:rsidDel="00000000" w:rsidR="00000000" w:rsidRPr="00000000">
        <w:rPr>
          <w:rtl w:val="0"/>
        </w:rPr>
        <w:t xml:space="preserve">  PRIMARY KEY (id),</w:t>
      </w:r>
    </w:p>
    <w:p w:rsidR="00000000" w:rsidDel="00000000" w:rsidP="00000000" w:rsidRDefault="00000000" w:rsidRPr="00000000" w14:paraId="000003C3">
      <w:pPr>
        <w:rPr/>
      </w:pPr>
      <w:r w:rsidDel="00000000" w:rsidR="00000000" w:rsidRPr="00000000">
        <w:rPr>
          <w:rtl w:val="0"/>
        </w:rPr>
        <w:t xml:space="preserve">  UNIQUE KEY uk_fs_plan_name (floor_plan_id, name),</w:t>
      </w:r>
    </w:p>
    <w:p w:rsidR="00000000" w:rsidDel="00000000" w:rsidP="00000000" w:rsidRDefault="00000000" w:rsidRPr="00000000" w14:paraId="000003C4">
      <w:pPr>
        <w:rPr/>
      </w:pPr>
      <w:r w:rsidDel="00000000" w:rsidR="00000000" w:rsidRPr="00000000">
        <w:rPr>
          <w:rtl w:val="0"/>
        </w:rPr>
        <w:t xml:space="preserve">  CONSTRAINT fk_fs_plan FOREIGN KEY (floor_plan_id) REFERENCES floor_plan (id) ON DELETE CASCADE</w:t>
      </w:r>
    </w:p>
    <w:p w:rsidR="00000000" w:rsidDel="00000000" w:rsidP="00000000" w:rsidRDefault="00000000" w:rsidRPr="00000000" w14:paraId="000003C5">
      <w:pPr>
        <w:rPr/>
      </w:pPr>
      <w:r w:rsidDel="00000000" w:rsidR="00000000" w:rsidRPr="00000000">
        <w:rPr>
          <w:rtl w:val="0"/>
        </w:rPr>
        <w:t xml:space="preserve">) ENGINE=InnoDB COMMENT='Khu vực trên sơ đồ tầng (M06-UC06..UC09).';</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CREATE TABLE seat_type (</w:t>
      </w:r>
    </w:p>
    <w:p w:rsidR="00000000" w:rsidDel="00000000" w:rsidP="00000000" w:rsidRDefault="00000000" w:rsidRPr="00000000" w14:paraId="000003C8">
      <w:pPr>
        <w:rPr/>
      </w:pPr>
      <w:r w:rsidDel="00000000" w:rsidR="00000000" w:rsidRPr="00000000">
        <w:rPr>
          <w:rtl w:val="0"/>
        </w:rPr>
        <w:t xml:space="preserve">  id                BIGINT UNSIGNED NOT NULL AUTO_INCREMENT,</w:t>
      </w:r>
    </w:p>
    <w:p w:rsidR="00000000" w:rsidDel="00000000" w:rsidP="00000000" w:rsidRDefault="00000000" w:rsidRPr="00000000" w14:paraId="000003C9">
      <w:pPr>
        <w:rPr/>
      </w:pPr>
      <w:r w:rsidDel="00000000" w:rsidR="00000000" w:rsidRPr="00000000">
        <w:rPr>
          <w:rtl w:val="0"/>
        </w:rPr>
        <w:t xml:space="preserve">  organizer_id      BIGINT UNSIGNED NULL COMMENT 'NULL = loại dùng chung toàn nền tảng',</w:t>
      </w:r>
    </w:p>
    <w:p w:rsidR="00000000" w:rsidDel="00000000" w:rsidP="00000000" w:rsidRDefault="00000000" w:rsidRPr="00000000" w14:paraId="000003CA">
      <w:pPr>
        <w:rPr/>
      </w:pPr>
      <w:r w:rsidDel="00000000" w:rsidR="00000000" w:rsidRPr="00000000">
        <w:rPr>
          <w:rtl w:val="0"/>
        </w:rPr>
        <w:t xml:space="preserve">  code              VARCHAR(50)  NOT NULL,</w:t>
      </w:r>
    </w:p>
    <w:p w:rsidR="00000000" w:rsidDel="00000000" w:rsidP="00000000" w:rsidRDefault="00000000" w:rsidRPr="00000000" w14:paraId="000003CB">
      <w:pPr>
        <w:rPr/>
      </w:pPr>
      <w:r w:rsidDel="00000000" w:rsidR="00000000" w:rsidRPr="00000000">
        <w:rPr>
          <w:rtl w:val="0"/>
        </w:rPr>
        <w:t xml:space="preserve">  name              VARCHAR(100) NOT NULL,</w:t>
      </w:r>
    </w:p>
    <w:p w:rsidR="00000000" w:rsidDel="00000000" w:rsidP="00000000" w:rsidRDefault="00000000" w:rsidRPr="00000000" w14:paraId="000003CC">
      <w:pPr>
        <w:rPr/>
      </w:pPr>
      <w:r w:rsidDel="00000000" w:rsidR="00000000" w:rsidRPr="00000000">
        <w:rPr>
          <w:rtl w:val="0"/>
        </w:rPr>
        <w:t xml:space="preserve">  category          ENUM('HOT_DESK','DEDICATED_DESK','PRIVATE_OFFICE','MEETING_ROOM','EVENT_SPACE','PHONE_BOOTH')</w:t>
      </w:r>
    </w:p>
    <w:p w:rsidR="00000000" w:rsidDel="00000000" w:rsidP="00000000" w:rsidRDefault="00000000" w:rsidRPr="00000000" w14:paraId="000003CD">
      <w:pPr>
        <w:rPr/>
      </w:pPr>
      <w:r w:rsidDel="00000000" w:rsidR="00000000" w:rsidRPr="00000000">
        <w:rPr>
          <w:rtl w:val="0"/>
        </w:rPr>
        <w:t xml:space="preserve">                    NOT NULL DEFAULT 'HOT_DESK',</w:t>
      </w:r>
    </w:p>
    <w:p w:rsidR="00000000" w:rsidDel="00000000" w:rsidP="00000000" w:rsidRDefault="00000000" w:rsidRPr="00000000" w14:paraId="000003CE">
      <w:pPr>
        <w:rPr/>
      </w:pPr>
      <w:r w:rsidDel="00000000" w:rsidR="00000000" w:rsidRPr="00000000">
        <w:rPr>
          <w:rtl w:val="0"/>
        </w:rPr>
        <w:t xml:space="preserve">  default_capacity  SMALLINT UNSIGNED NOT NULL DEFAULT 1,</w:t>
      </w:r>
    </w:p>
    <w:p w:rsidR="00000000" w:rsidDel="00000000" w:rsidP="00000000" w:rsidRDefault="00000000" w:rsidRPr="00000000" w14:paraId="000003CF">
      <w:pPr>
        <w:rPr/>
      </w:pPr>
      <w:r w:rsidDel="00000000" w:rsidR="00000000" w:rsidRPr="00000000">
        <w:rPr>
          <w:rtl w:val="0"/>
        </w:rPr>
        <w:t xml:space="preserve">  icon_name         VARCHAR(100) NULL,</w:t>
      </w:r>
    </w:p>
    <w:p w:rsidR="00000000" w:rsidDel="00000000" w:rsidP="00000000" w:rsidRDefault="00000000" w:rsidRPr="00000000" w14:paraId="000003D0">
      <w:pPr>
        <w:rPr/>
      </w:pPr>
      <w:r w:rsidDel="00000000" w:rsidR="00000000" w:rsidRPr="00000000">
        <w:rPr>
          <w:rtl w:val="0"/>
        </w:rPr>
        <w:t xml:space="preserve">  color_hex         CHAR(7)      NULL,</w:t>
      </w:r>
    </w:p>
    <w:p w:rsidR="00000000" w:rsidDel="00000000" w:rsidP="00000000" w:rsidRDefault="00000000" w:rsidRPr="00000000" w14:paraId="000003D1">
      <w:pPr>
        <w:rPr/>
      </w:pPr>
      <w:r w:rsidDel="00000000" w:rsidR="00000000" w:rsidRPr="00000000">
        <w:rPr>
          <w:rtl w:val="0"/>
        </w:rPr>
        <w:t xml:space="preserve">  description       VARCHAR(500) NULL,</w:t>
      </w:r>
    </w:p>
    <w:p w:rsidR="00000000" w:rsidDel="00000000" w:rsidP="00000000" w:rsidRDefault="00000000" w:rsidRPr="00000000" w14:paraId="000003D2">
      <w:pPr>
        <w:rPr/>
      </w:pPr>
      <w:r w:rsidDel="00000000" w:rsidR="00000000" w:rsidRPr="00000000">
        <w:rPr>
          <w:rtl w:val="0"/>
        </w:rPr>
        <w:t xml:space="preserve">  is_active         TINYINT(1)   NOT NULL DEFAULT 1,</w:t>
      </w:r>
    </w:p>
    <w:p w:rsidR="00000000" w:rsidDel="00000000" w:rsidP="00000000" w:rsidRDefault="00000000" w:rsidRPr="00000000" w14:paraId="000003D3">
      <w:pPr>
        <w:rPr/>
      </w:pPr>
      <w:r w:rsidDel="00000000" w:rsidR="00000000" w:rsidRPr="00000000">
        <w:rPr>
          <w:rtl w:val="0"/>
        </w:rPr>
        <w:t xml:space="preserve">  created_at        DATETIME(3)  NOT NULL DEFAULT CURRENT_TIMESTAMP(3),</w:t>
      </w:r>
    </w:p>
    <w:p w:rsidR="00000000" w:rsidDel="00000000" w:rsidP="00000000" w:rsidRDefault="00000000" w:rsidRPr="00000000" w14:paraId="000003D4">
      <w:pPr>
        <w:rPr/>
      </w:pPr>
      <w:r w:rsidDel="00000000" w:rsidR="00000000" w:rsidRPr="00000000">
        <w:rPr>
          <w:rtl w:val="0"/>
        </w:rPr>
        <w:t xml:space="preserve">  updated_at        DATETIME(3)  NOT NULL DEFAULT CURRENT_TIMESTAMP(3) ON UPDATE CURRENT_TIMESTAMP(3),</w:t>
      </w:r>
    </w:p>
    <w:p w:rsidR="00000000" w:rsidDel="00000000" w:rsidP="00000000" w:rsidRDefault="00000000" w:rsidRPr="00000000" w14:paraId="000003D5">
      <w:pPr>
        <w:rPr/>
      </w:pPr>
      <w:r w:rsidDel="00000000" w:rsidR="00000000" w:rsidRPr="00000000">
        <w:rPr>
          <w:rtl w:val="0"/>
        </w:rPr>
        <w:t xml:space="preserve">  deleted_at        DATETIME(3)  NULL,</w:t>
      </w:r>
    </w:p>
    <w:p w:rsidR="00000000" w:rsidDel="00000000" w:rsidP="00000000" w:rsidRDefault="00000000" w:rsidRPr="00000000" w14:paraId="000003D6">
      <w:pPr>
        <w:rPr/>
      </w:pPr>
      <w:r w:rsidDel="00000000" w:rsidR="00000000" w:rsidRPr="00000000">
        <w:rPr>
          <w:rtl w:val="0"/>
        </w:rPr>
        <w:t xml:space="preserve">  PRIMARY KEY (id),</w:t>
      </w:r>
    </w:p>
    <w:p w:rsidR="00000000" w:rsidDel="00000000" w:rsidP="00000000" w:rsidRDefault="00000000" w:rsidRPr="00000000" w14:paraId="000003D7">
      <w:pPr>
        <w:rPr/>
      </w:pPr>
      <w:r w:rsidDel="00000000" w:rsidR="00000000" w:rsidRPr="00000000">
        <w:rPr>
          <w:rtl w:val="0"/>
        </w:rPr>
        <w:t xml:space="preserve">  UNIQUE KEY uk_st_org_code (organizer_id, code),</w:t>
      </w:r>
    </w:p>
    <w:p w:rsidR="00000000" w:rsidDel="00000000" w:rsidP="00000000" w:rsidRDefault="00000000" w:rsidRPr="00000000" w14:paraId="000003D8">
      <w:pPr>
        <w:rPr/>
      </w:pPr>
      <w:r w:rsidDel="00000000" w:rsidR="00000000" w:rsidRPr="00000000">
        <w:rPr>
          <w:rtl w:val="0"/>
        </w:rPr>
        <w:t xml:space="preserve">  CONSTRAINT fk_st_organizer FOREIGN KEY (organizer_id) REFERENCES organizer_profile (id) ON DELETE CASCADE</w:t>
      </w:r>
    </w:p>
    <w:p w:rsidR="00000000" w:rsidDel="00000000" w:rsidP="00000000" w:rsidRDefault="00000000" w:rsidRPr="00000000" w14:paraId="000003D9">
      <w:pPr>
        <w:rPr/>
      </w:pPr>
      <w:r w:rsidDel="00000000" w:rsidR="00000000" w:rsidRPr="00000000">
        <w:rPr>
          <w:rtl w:val="0"/>
        </w:rPr>
        <w:t xml:space="preserve">) ENGINE=InnoDB COMMENT='Loại chỗ ngồi / phòng (M06-UC17..UC20).';</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CREATE TABLE workspace_resource (</w:t>
      </w:r>
    </w:p>
    <w:p w:rsidR="00000000" w:rsidDel="00000000" w:rsidP="00000000" w:rsidRDefault="00000000" w:rsidRPr="00000000" w14:paraId="000003DC">
      <w:pPr>
        <w:rPr/>
      </w:pPr>
      <w:r w:rsidDel="00000000" w:rsidR="00000000" w:rsidRPr="00000000">
        <w:rPr>
          <w:rtl w:val="0"/>
        </w:rPr>
        <w:t xml:space="preserve">  id                BIGINT UNSIGNED NOT NULL AUTO_INCREMENT,</w:t>
      </w:r>
    </w:p>
    <w:p w:rsidR="00000000" w:rsidDel="00000000" w:rsidP="00000000" w:rsidRDefault="00000000" w:rsidRPr="00000000" w14:paraId="000003DD">
      <w:pPr>
        <w:rPr/>
      </w:pPr>
      <w:r w:rsidDel="00000000" w:rsidR="00000000" w:rsidRPr="00000000">
        <w:rPr>
          <w:rtl w:val="0"/>
        </w:rPr>
        <w:t xml:space="preserve">  public_id         CHAR(36)     NOT NULL,</w:t>
      </w:r>
    </w:p>
    <w:p w:rsidR="00000000" w:rsidDel="00000000" w:rsidP="00000000" w:rsidRDefault="00000000" w:rsidRPr="00000000" w14:paraId="000003DE">
      <w:pPr>
        <w:rPr/>
      </w:pPr>
      <w:r w:rsidDel="00000000" w:rsidR="00000000" w:rsidRPr="00000000">
        <w:rPr>
          <w:rtl w:val="0"/>
        </w:rPr>
        <w:t xml:space="preserve">  workspace_id      BIGINT UNSIGNED NOT NULL,</w:t>
      </w:r>
    </w:p>
    <w:p w:rsidR="00000000" w:rsidDel="00000000" w:rsidP="00000000" w:rsidRDefault="00000000" w:rsidRPr="00000000" w14:paraId="000003DF">
      <w:pPr>
        <w:rPr/>
      </w:pPr>
      <w:r w:rsidDel="00000000" w:rsidR="00000000" w:rsidRPr="00000000">
        <w:rPr>
          <w:rtl w:val="0"/>
        </w:rPr>
        <w:t xml:space="preserve">  floor_plan_id     BIGINT UNSIGNED NOT NULL,</w:t>
      </w:r>
    </w:p>
    <w:p w:rsidR="00000000" w:rsidDel="00000000" w:rsidP="00000000" w:rsidRDefault="00000000" w:rsidRPr="00000000" w14:paraId="000003E0">
      <w:pPr>
        <w:rPr/>
      </w:pPr>
      <w:r w:rsidDel="00000000" w:rsidR="00000000" w:rsidRPr="00000000">
        <w:rPr>
          <w:rtl w:val="0"/>
        </w:rPr>
        <w:t xml:space="preserve">  floor_section_id  BIGINT UNSIGNED NULL,</w:t>
      </w:r>
    </w:p>
    <w:p w:rsidR="00000000" w:rsidDel="00000000" w:rsidP="00000000" w:rsidRDefault="00000000" w:rsidRPr="00000000" w14:paraId="000003E1">
      <w:pPr>
        <w:rPr/>
      </w:pPr>
      <w:r w:rsidDel="00000000" w:rsidR="00000000" w:rsidRPr="00000000">
        <w:rPr>
          <w:rtl w:val="0"/>
        </w:rPr>
        <w:t xml:space="preserve">  seat_type_id      BIGINT UNSIGNED NOT NULL,</w:t>
      </w:r>
    </w:p>
    <w:p w:rsidR="00000000" w:rsidDel="00000000" w:rsidP="00000000" w:rsidRDefault="00000000" w:rsidRPr="00000000" w14:paraId="000003E2">
      <w:pPr>
        <w:rPr/>
      </w:pPr>
      <w:r w:rsidDel="00000000" w:rsidR="00000000" w:rsidRPr="00000000">
        <w:rPr>
          <w:rtl w:val="0"/>
        </w:rPr>
        <w:t xml:space="preserve">  resource_kind     ENUM('SEAT','ROOM') NOT NULL DEFAULT 'SEAT',</w:t>
      </w:r>
    </w:p>
    <w:p w:rsidR="00000000" w:rsidDel="00000000" w:rsidP="00000000" w:rsidRDefault="00000000" w:rsidRPr="00000000" w14:paraId="000003E3">
      <w:pPr>
        <w:rPr/>
      </w:pPr>
      <w:r w:rsidDel="00000000" w:rsidR="00000000" w:rsidRPr="00000000">
        <w:rPr>
          <w:rtl w:val="0"/>
        </w:rPr>
        <w:t xml:space="preserve">  code              VARCHAR(50)  NOT NULL COMMENT 'Nhãn hiển thị: A-01, MR-02',</w:t>
      </w:r>
    </w:p>
    <w:p w:rsidR="00000000" w:rsidDel="00000000" w:rsidP="00000000" w:rsidRDefault="00000000" w:rsidRPr="00000000" w14:paraId="000003E4">
      <w:pPr>
        <w:rPr/>
      </w:pPr>
      <w:r w:rsidDel="00000000" w:rsidR="00000000" w:rsidRPr="00000000">
        <w:rPr>
          <w:rtl w:val="0"/>
        </w:rPr>
        <w:t xml:space="preserve">  name              VARCHAR(150) NULL,</w:t>
      </w:r>
    </w:p>
    <w:p w:rsidR="00000000" w:rsidDel="00000000" w:rsidP="00000000" w:rsidRDefault="00000000" w:rsidRPr="00000000" w14:paraId="000003E5">
      <w:pPr>
        <w:rPr/>
      </w:pPr>
      <w:r w:rsidDel="00000000" w:rsidR="00000000" w:rsidRPr="00000000">
        <w:rPr>
          <w:rtl w:val="0"/>
        </w:rPr>
        <w:t xml:space="preserve">  capacity          SMALLINT UNSIGNED NOT NULL DEFAULT 1,</w:t>
      </w:r>
    </w:p>
    <w:p w:rsidR="00000000" w:rsidDel="00000000" w:rsidP="00000000" w:rsidRDefault="00000000" w:rsidRPr="00000000" w14:paraId="000003E6">
      <w:pPr>
        <w:rPr/>
      </w:pPr>
      <w:r w:rsidDel="00000000" w:rsidR="00000000" w:rsidRPr="00000000">
        <w:rPr>
          <w:rtl w:val="0"/>
        </w:rPr>
        <w:t xml:space="preserve">  -- Toạ độ trên sơ đồ (BR-08, MSG22)</w:t>
      </w:r>
    </w:p>
    <w:p w:rsidR="00000000" w:rsidDel="00000000" w:rsidP="00000000" w:rsidRDefault="00000000" w:rsidRPr="00000000" w14:paraId="000003E7">
      <w:pPr>
        <w:rPr/>
      </w:pPr>
      <w:r w:rsidDel="00000000" w:rsidR="00000000" w:rsidRPr="00000000">
        <w:rPr>
          <w:rtl w:val="0"/>
        </w:rPr>
        <w:t xml:space="preserve">  pos_x             DECIMAL(10,2) NOT NULL,</w:t>
      </w:r>
    </w:p>
    <w:p w:rsidR="00000000" w:rsidDel="00000000" w:rsidP="00000000" w:rsidRDefault="00000000" w:rsidRPr="00000000" w14:paraId="000003E8">
      <w:pPr>
        <w:rPr/>
      </w:pPr>
      <w:r w:rsidDel="00000000" w:rsidR="00000000" w:rsidRPr="00000000">
        <w:rPr>
          <w:rtl w:val="0"/>
        </w:rPr>
        <w:t xml:space="preserve">  pos_y             DECIMAL(10,2) NOT NULL,</w:t>
      </w:r>
    </w:p>
    <w:p w:rsidR="00000000" w:rsidDel="00000000" w:rsidP="00000000" w:rsidRDefault="00000000" w:rsidRPr="00000000" w14:paraId="000003E9">
      <w:pPr>
        <w:rPr/>
      </w:pPr>
      <w:r w:rsidDel="00000000" w:rsidR="00000000" w:rsidRPr="00000000">
        <w:rPr>
          <w:rtl w:val="0"/>
        </w:rPr>
        <w:t xml:space="preserve">  width             DECIMAL(10,2) NOT NULL DEFAULT 40,</w:t>
      </w:r>
    </w:p>
    <w:p w:rsidR="00000000" w:rsidDel="00000000" w:rsidP="00000000" w:rsidRDefault="00000000" w:rsidRPr="00000000" w14:paraId="000003EA">
      <w:pPr>
        <w:rPr/>
      </w:pPr>
      <w:r w:rsidDel="00000000" w:rsidR="00000000" w:rsidRPr="00000000">
        <w:rPr>
          <w:rtl w:val="0"/>
        </w:rPr>
        <w:t xml:space="preserve">  height            DECIMAL(10,2) NOT NULL DEFAULT 40,</w:t>
      </w:r>
    </w:p>
    <w:p w:rsidR="00000000" w:rsidDel="00000000" w:rsidP="00000000" w:rsidRDefault="00000000" w:rsidRPr="00000000" w14:paraId="000003EB">
      <w:pPr>
        <w:rPr/>
      </w:pPr>
      <w:r w:rsidDel="00000000" w:rsidR="00000000" w:rsidRPr="00000000">
        <w:rPr>
          <w:rtl w:val="0"/>
        </w:rPr>
        <w:t xml:space="preserve">  rotation_deg      SMALLINT      NOT NULL DEFAULT 0,</w:t>
      </w:r>
    </w:p>
    <w:p w:rsidR="00000000" w:rsidDel="00000000" w:rsidP="00000000" w:rsidRDefault="00000000" w:rsidRPr="00000000" w14:paraId="000003EC">
      <w:pPr>
        <w:rPr/>
      </w:pPr>
      <w:r w:rsidDel="00000000" w:rsidR="00000000" w:rsidRPr="00000000">
        <w:rPr>
          <w:rtl w:val="0"/>
        </w:rPr>
        <w:t xml:space="preserve">  status            ENUM('ACTIVE','DISABLED','MAINTENANCE','ARCHIVED') NOT NULL DEFAULT 'ACTIVE'</w:t>
      </w:r>
    </w:p>
    <w:p w:rsidR="00000000" w:rsidDel="00000000" w:rsidP="00000000" w:rsidRDefault="00000000" w:rsidRPr="00000000" w14:paraId="000003ED">
      <w:pPr>
        <w:rPr/>
      </w:pPr>
      <w:r w:rsidDel="00000000" w:rsidR="00000000" w:rsidRPr="00000000">
        <w:rPr>
          <w:rtl w:val="0"/>
        </w:rPr>
        <w:t xml:space="preserve">                    COMMENT 'BR-09: chỉ Disable, không xoá vật lý khi còn booking',</w:t>
      </w:r>
    </w:p>
    <w:p w:rsidR="00000000" w:rsidDel="00000000" w:rsidP="00000000" w:rsidRDefault="00000000" w:rsidRPr="00000000" w14:paraId="000003EE">
      <w:pPr>
        <w:rPr/>
      </w:pPr>
      <w:r w:rsidDel="00000000" w:rsidR="00000000" w:rsidRPr="00000000">
        <w:rPr>
          <w:rtl w:val="0"/>
        </w:rPr>
        <w:t xml:space="preserve">  min_booking_minutes SMALLINT UNSIGNED NOT NULL DEFAULT 60,</w:t>
      </w:r>
    </w:p>
    <w:p w:rsidR="00000000" w:rsidDel="00000000" w:rsidP="00000000" w:rsidRDefault="00000000" w:rsidRPr="00000000" w14:paraId="000003EF">
      <w:pPr>
        <w:rPr/>
      </w:pPr>
      <w:r w:rsidDel="00000000" w:rsidR="00000000" w:rsidRPr="00000000">
        <w:rPr>
          <w:rtl w:val="0"/>
        </w:rPr>
        <w:t xml:space="preserve">  max_booking_minutes INT UNSIGNED NULL,</w:t>
      </w:r>
    </w:p>
    <w:p w:rsidR="00000000" w:rsidDel="00000000" w:rsidP="00000000" w:rsidRDefault="00000000" w:rsidRPr="00000000" w14:paraId="000003F0">
      <w:pPr>
        <w:rPr/>
      </w:pPr>
      <w:r w:rsidDel="00000000" w:rsidR="00000000" w:rsidRPr="00000000">
        <w:rPr>
          <w:rtl w:val="0"/>
        </w:rPr>
        <w:t xml:space="preserve">  version           INT UNSIGNED NOT NULL DEFAULT 0 COMMENT 'BR-35 optimistic locking',</w:t>
      </w:r>
    </w:p>
    <w:p w:rsidR="00000000" w:rsidDel="00000000" w:rsidP="00000000" w:rsidRDefault="00000000" w:rsidRPr="00000000" w14:paraId="000003F1">
      <w:pPr>
        <w:rPr/>
      </w:pPr>
      <w:r w:rsidDel="00000000" w:rsidR="00000000" w:rsidRPr="00000000">
        <w:rPr>
          <w:rtl w:val="0"/>
        </w:rPr>
        <w:t xml:space="preserve">  created_at        DATETIME(3)  NOT NULL DEFAULT CURRENT_TIMESTAMP(3),</w:t>
      </w:r>
    </w:p>
    <w:p w:rsidR="00000000" w:rsidDel="00000000" w:rsidP="00000000" w:rsidRDefault="00000000" w:rsidRPr="00000000" w14:paraId="000003F2">
      <w:pPr>
        <w:rPr/>
      </w:pPr>
      <w:r w:rsidDel="00000000" w:rsidR="00000000" w:rsidRPr="00000000">
        <w:rPr>
          <w:rtl w:val="0"/>
        </w:rPr>
        <w:t xml:space="preserve">  updated_at        DATETIME(3)  NOT NULL DEFAULT CURRENT_TIMESTAMP(3) ON UPDATE CURRENT_TIMESTAMP(3),</w:t>
      </w:r>
    </w:p>
    <w:p w:rsidR="00000000" w:rsidDel="00000000" w:rsidP="00000000" w:rsidRDefault="00000000" w:rsidRPr="00000000" w14:paraId="000003F3">
      <w:pPr>
        <w:rPr/>
      </w:pPr>
      <w:r w:rsidDel="00000000" w:rsidR="00000000" w:rsidRPr="00000000">
        <w:rPr>
          <w:rtl w:val="0"/>
        </w:rPr>
        <w:t xml:space="preserve">  deleted_at        DATETIME(3)  NULL,</w:t>
      </w:r>
    </w:p>
    <w:p w:rsidR="00000000" w:rsidDel="00000000" w:rsidP="00000000" w:rsidRDefault="00000000" w:rsidRPr="00000000" w14:paraId="000003F4">
      <w:pPr>
        <w:rPr/>
      </w:pPr>
      <w:r w:rsidDel="00000000" w:rsidR="00000000" w:rsidRPr="00000000">
        <w:rPr>
          <w:rtl w:val="0"/>
        </w:rPr>
        <w:t xml:space="preserve">  PRIMARY KEY (id),</w:t>
      </w:r>
    </w:p>
    <w:p w:rsidR="00000000" w:rsidDel="00000000" w:rsidP="00000000" w:rsidRDefault="00000000" w:rsidRPr="00000000" w14:paraId="000003F5">
      <w:pPr>
        <w:rPr/>
      </w:pPr>
      <w:r w:rsidDel="00000000" w:rsidR="00000000" w:rsidRPr="00000000">
        <w:rPr>
          <w:rtl w:val="0"/>
        </w:rPr>
        <w:t xml:space="preserve">  UNIQUE KEY uk_res_public_id (public_id),</w:t>
      </w:r>
    </w:p>
    <w:p w:rsidR="00000000" w:rsidDel="00000000" w:rsidP="00000000" w:rsidRDefault="00000000" w:rsidRPr="00000000" w14:paraId="000003F6">
      <w:pPr>
        <w:rPr/>
      </w:pPr>
      <w:r w:rsidDel="00000000" w:rsidR="00000000" w:rsidRPr="00000000">
        <w:rPr>
          <w:rtl w:val="0"/>
        </w:rPr>
        <w:t xml:space="preserve">  UNIQUE KEY uk_res_plan_code (floor_plan_id, code),</w:t>
      </w:r>
    </w:p>
    <w:p w:rsidR="00000000" w:rsidDel="00000000" w:rsidP="00000000" w:rsidRDefault="00000000" w:rsidRPr="00000000" w14:paraId="000003F7">
      <w:pPr>
        <w:rPr/>
      </w:pPr>
      <w:r w:rsidDel="00000000" w:rsidR="00000000" w:rsidRPr="00000000">
        <w:rPr>
          <w:rtl w:val="0"/>
        </w:rPr>
        <w:t xml:space="preserve">  KEY idx_res_ws_status (workspace_id, status),</w:t>
      </w:r>
    </w:p>
    <w:p w:rsidR="00000000" w:rsidDel="00000000" w:rsidP="00000000" w:rsidRDefault="00000000" w:rsidRPr="00000000" w14:paraId="000003F8">
      <w:pPr>
        <w:rPr/>
      </w:pPr>
      <w:r w:rsidDel="00000000" w:rsidR="00000000" w:rsidRPr="00000000">
        <w:rPr>
          <w:rtl w:val="0"/>
        </w:rPr>
        <w:t xml:space="preserve">  KEY idx_res_seat_type (seat_type_id),</w:t>
      </w:r>
    </w:p>
    <w:p w:rsidR="00000000" w:rsidDel="00000000" w:rsidP="00000000" w:rsidRDefault="00000000" w:rsidRPr="00000000" w14:paraId="000003F9">
      <w:pPr>
        <w:rPr/>
      </w:pPr>
      <w:r w:rsidDel="00000000" w:rsidR="00000000" w:rsidRPr="00000000">
        <w:rPr>
          <w:rtl w:val="0"/>
        </w:rPr>
        <w:t xml:space="preserve">  KEY idx_res_section (floor_section_id),</w:t>
      </w:r>
    </w:p>
    <w:p w:rsidR="00000000" w:rsidDel="00000000" w:rsidP="00000000" w:rsidRDefault="00000000" w:rsidRPr="00000000" w14:paraId="000003FA">
      <w:pPr>
        <w:rPr/>
      </w:pPr>
      <w:r w:rsidDel="00000000" w:rsidR="00000000" w:rsidRPr="00000000">
        <w:rPr>
          <w:rtl w:val="0"/>
        </w:rPr>
        <w:t xml:space="preserve">  CONSTRAINT fk_res_ws      FOREIGN KEY (workspace_id)     REFERENCES workspace (id)      ON DELETE CASCADE,</w:t>
      </w:r>
    </w:p>
    <w:p w:rsidR="00000000" w:rsidDel="00000000" w:rsidP="00000000" w:rsidRDefault="00000000" w:rsidRPr="00000000" w14:paraId="000003FB">
      <w:pPr>
        <w:rPr/>
      </w:pPr>
      <w:r w:rsidDel="00000000" w:rsidR="00000000" w:rsidRPr="00000000">
        <w:rPr>
          <w:rtl w:val="0"/>
        </w:rPr>
        <w:t xml:space="preserve">  CONSTRAINT fk_res_plan    FOREIGN KEY (floor_plan_id)    REFERENCES floor_plan (id)     ON DELETE CASCADE,</w:t>
      </w:r>
    </w:p>
    <w:p w:rsidR="00000000" w:rsidDel="00000000" w:rsidP="00000000" w:rsidRDefault="00000000" w:rsidRPr="00000000" w14:paraId="000003FC">
      <w:pPr>
        <w:rPr/>
      </w:pPr>
      <w:r w:rsidDel="00000000" w:rsidR="00000000" w:rsidRPr="00000000">
        <w:rPr>
          <w:rtl w:val="0"/>
        </w:rPr>
        <w:t xml:space="preserve">  CONSTRAINT fk_res_section FOREIGN KEY (floor_section_id) REFERENCES floor_section (id)  ON DELETE SET NULL,</w:t>
      </w:r>
    </w:p>
    <w:p w:rsidR="00000000" w:rsidDel="00000000" w:rsidP="00000000" w:rsidRDefault="00000000" w:rsidRPr="00000000" w14:paraId="000003FD">
      <w:pPr>
        <w:rPr/>
      </w:pPr>
      <w:r w:rsidDel="00000000" w:rsidR="00000000" w:rsidRPr="00000000">
        <w:rPr>
          <w:rtl w:val="0"/>
        </w:rPr>
        <w:t xml:space="preserve">  CONSTRAINT fk_res_type    FOREIGN KEY (seat_type_id)     REFERENCES seat_type (id)      ON DELETE RESTRICT,</w:t>
      </w:r>
    </w:p>
    <w:p w:rsidR="00000000" w:rsidDel="00000000" w:rsidP="00000000" w:rsidRDefault="00000000" w:rsidRPr="00000000" w14:paraId="000003FE">
      <w:pPr>
        <w:rPr/>
      </w:pPr>
      <w:r w:rsidDel="00000000" w:rsidR="00000000" w:rsidRPr="00000000">
        <w:rPr>
          <w:rtl w:val="0"/>
        </w:rPr>
        <w:t xml:space="preserve">  CONSTRAINT ck_res_capacity CHECK (capacity &gt;= 1)</w:t>
      </w:r>
    </w:p>
    <w:p w:rsidR="00000000" w:rsidDel="00000000" w:rsidP="00000000" w:rsidRDefault="00000000" w:rsidRPr="00000000" w14:paraId="000003FF">
      <w:pPr>
        <w:rPr/>
      </w:pPr>
      <w:r w:rsidDel="00000000" w:rsidR="00000000" w:rsidRPr="00000000">
        <w:rPr>
          <w:rtl w:val="0"/>
        </w:rPr>
        <w:t xml:space="preserve">) ENGINE=InnoDB COMMENT='Chỗ ngồi / phòng có thể đặt (M06-UC10..UC16).';</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 =============================================================================</w:t>
      </w:r>
    </w:p>
    <w:p w:rsidR="00000000" w:rsidDel="00000000" w:rsidP="00000000" w:rsidRDefault="00000000" w:rsidRPr="00000000" w14:paraId="00000402">
      <w:pPr>
        <w:rPr/>
      </w:pPr>
      <w:r w:rsidDel="00000000" w:rsidR="00000000" w:rsidRPr="00000000">
        <w:rPr>
          <w:rtl w:val="0"/>
        </w:rPr>
        <w:t xml:space="preserve">-- MODULE M07 — REAL-TIME AVAILABILITY MANAGEMENT  (7 UC)</w:t>
      </w:r>
    </w:p>
    <w:p w:rsidR="00000000" w:rsidDel="00000000" w:rsidP="00000000" w:rsidRDefault="00000000" w:rsidRPr="00000000" w14:paraId="00000403">
      <w:pPr>
        <w:rPr/>
      </w:pPr>
      <w:r w:rsidDel="00000000" w:rsidR="00000000" w:rsidRPr="00000000">
        <w:rPr>
          <w:rtl w:val="0"/>
        </w:rPr>
        <w:t xml:space="preserve">-- =============================================================================</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 M07-UC03..UC06, BR-12</w:t>
      </w:r>
    </w:p>
    <w:p w:rsidR="00000000" w:rsidDel="00000000" w:rsidP="00000000" w:rsidRDefault="00000000" w:rsidRPr="00000000" w14:paraId="00000406">
      <w:pPr>
        <w:rPr/>
      </w:pPr>
      <w:r w:rsidDel="00000000" w:rsidR="00000000" w:rsidRPr="00000000">
        <w:rPr>
          <w:rtl w:val="0"/>
        </w:rPr>
        <w:t xml:space="preserve">CREATE TABLE blocked_time_slot (</w:t>
      </w:r>
    </w:p>
    <w:p w:rsidR="00000000" w:rsidDel="00000000" w:rsidP="00000000" w:rsidRDefault="00000000" w:rsidRPr="00000000" w14:paraId="00000407">
      <w:pPr>
        <w:rPr/>
      </w:pPr>
      <w:r w:rsidDel="00000000" w:rsidR="00000000" w:rsidRPr="00000000">
        <w:rPr>
          <w:rtl w:val="0"/>
        </w:rPr>
        <w:t xml:space="preserve">  id            BIGINT UNSIGNED NOT NULL AUTO_INCREMENT,</w:t>
      </w:r>
    </w:p>
    <w:p w:rsidR="00000000" w:rsidDel="00000000" w:rsidP="00000000" w:rsidRDefault="00000000" w:rsidRPr="00000000" w14:paraId="00000408">
      <w:pPr>
        <w:rPr/>
      </w:pPr>
      <w:r w:rsidDel="00000000" w:rsidR="00000000" w:rsidRPr="00000000">
        <w:rPr>
          <w:rtl w:val="0"/>
        </w:rPr>
        <w:t xml:space="preserve">  workspace_id  BIGINT UNSIGNED NOT NULL,</w:t>
      </w:r>
    </w:p>
    <w:p w:rsidR="00000000" w:rsidDel="00000000" w:rsidP="00000000" w:rsidRDefault="00000000" w:rsidRPr="00000000" w14:paraId="00000409">
      <w:pPr>
        <w:rPr/>
      </w:pPr>
      <w:r w:rsidDel="00000000" w:rsidR="00000000" w:rsidRPr="00000000">
        <w:rPr>
          <w:rtl w:val="0"/>
        </w:rPr>
        <w:t xml:space="preserve">  resource_id   BIGINT UNSIGNED NULL COMMENT 'NULL = chặn toàn workspace',</w:t>
      </w:r>
    </w:p>
    <w:p w:rsidR="00000000" w:rsidDel="00000000" w:rsidP="00000000" w:rsidRDefault="00000000" w:rsidRPr="00000000" w14:paraId="0000040A">
      <w:pPr>
        <w:rPr/>
      </w:pPr>
      <w:r w:rsidDel="00000000" w:rsidR="00000000" w:rsidRPr="00000000">
        <w:rPr>
          <w:rtl w:val="0"/>
        </w:rPr>
        <w:t xml:space="preserve">  block_reason  ENUM('MAINTENANCE','INTERNAL_EVENT','HOLIDAY','PRIVATE_BOOKING','OTHER') NOT NULL DEFAULT 'MAINTENANCE',</w:t>
      </w:r>
    </w:p>
    <w:p w:rsidR="00000000" w:rsidDel="00000000" w:rsidP="00000000" w:rsidRDefault="00000000" w:rsidRPr="00000000" w14:paraId="0000040B">
      <w:pPr>
        <w:rPr/>
      </w:pPr>
      <w:r w:rsidDel="00000000" w:rsidR="00000000" w:rsidRPr="00000000">
        <w:rPr>
          <w:rtl w:val="0"/>
        </w:rPr>
        <w:t xml:space="preserve">  note          VARCHAR(500) NULL,</w:t>
      </w:r>
    </w:p>
    <w:p w:rsidR="00000000" w:rsidDel="00000000" w:rsidP="00000000" w:rsidRDefault="00000000" w:rsidRPr="00000000" w14:paraId="0000040C">
      <w:pPr>
        <w:rPr/>
      </w:pPr>
      <w:r w:rsidDel="00000000" w:rsidR="00000000" w:rsidRPr="00000000">
        <w:rPr>
          <w:rtl w:val="0"/>
        </w:rPr>
        <w:t xml:space="preserve">  start_at      DATETIME(3)  NOT NULL,</w:t>
      </w:r>
    </w:p>
    <w:p w:rsidR="00000000" w:rsidDel="00000000" w:rsidP="00000000" w:rsidRDefault="00000000" w:rsidRPr="00000000" w14:paraId="0000040D">
      <w:pPr>
        <w:rPr/>
      </w:pPr>
      <w:r w:rsidDel="00000000" w:rsidR="00000000" w:rsidRPr="00000000">
        <w:rPr>
          <w:rtl w:val="0"/>
        </w:rPr>
        <w:t xml:space="preserve">  end_at        DATETIME(3)  NOT NULL,</w:t>
      </w:r>
    </w:p>
    <w:p w:rsidR="00000000" w:rsidDel="00000000" w:rsidP="00000000" w:rsidRDefault="00000000" w:rsidRPr="00000000" w14:paraId="0000040E">
      <w:pPr>
        <w:rPr/>
      </w:pPr>
      <w:r w:rsidDel="00000000" w:rsidR="00000000" w:rsidRPr="00000000">
        <w:rPr>
          <w:rtl w:val="0"/>
        </w:rPr>
        <w:t xml:space="preserve">  status        ENUM('ACTIVE','CANCELLED') NOT NULL DEFAULT 'ACTIVE',</w:t>
      </w:r>
    </w:p>
    <w:p w:rsidR="00000000" w:rsidDel="00000000" w:rsidP="00000000" w:rsidRDefault="00000000" w:rsidRPr="00000000" w14:paraId="0000040F">
      <w:pPr>
        <w:rPr/>
      </w:pPr>
      <w:r w:rsidDel="00000000" w:rsidR="00000000" w:rsidRPr="00000000">
        <w:rPr>
          <w:rtl w:val="0"/>
        </w:rPr>
        <w:t xml:space="preserve">  created_by    BIGINT UNSIGNED NOT NULL,</w:t>
      </w:r>
    </w:p>
    <w:p w:rsidR="00000000" w:rsidDel="00000000" w:rsidP="00000000" w:rsidRDefault="00000000" w:rsidRPr="00000000" w14:paraId="00000410">
      <w:pPr>
        <w:rPr/>
      </w:pPr>
      <w:r w:rsidDel="00000000" w:rsidR="00000000" w:rsidRPr="00000000">
        <w:rPr>
          <w:rtl w:val="0"/>
        </w:rPr>
        <w:t xml:space="preserve">  created_at    DATETIME(3)  NOT NULL DEFAULT CURRENT_TIMESTAMP(3),</w:t>
      </w:r>
    </w:p>
    <w:p w:rsidR="00000000" w:rsidDel="00000000" w:rsidP="00000000" w:rsidRDefault="00000000" w:rsidRPr="00000000" w14:paraId="00000411">
      <w:pPr>
        <w:rPr/>
      </w:pPr>
      <w:r w:rsidDel="00000000" w:rsidR="00000000" w:rsidRPr="00000000">
        <w:rPr>
          <w:rtl w:val="0"/>
        </w:rPr>
        <w:t xml:space="preserve">  updated_at    DATETIME(3)  NOT NULL DEFAULT CURRENT_TIMESTAMP(3) ON UPDATE CURRENT_TIMESTAMP(3),</w:t>
      </w:r>
    </w:p>
    <w:p w:rsidR="00000000" w:rsidDel="00000000" w:rsidP="00000000" w:rsidRDefault="00000000" w:rsidRPr="00000000" w14:paraId="00000412">
      <w:pPr>
        <w:rPr/>
      </w:pPr>
      <w:r w:rsidDel="00000000" w:rsidR="00000000" w:rsidRPr="00000000">
        <w:rPr>
          <w:rtl w:val="0"/>
        </w:rPr>
        <w:t xml:space="preserve">  PRIMARY KEY (id),</w:t>
      </w:r>
    </w:p>
    <w:p w:rsidR="00000000" w:rsidDel="00000000" w:rsidP="00000000" w:rsidRDefault="00000000" w:rsidRPr="00000000" w14:paraId="00000413">
      <w:pPr>
        <w:rPr/>
      </w:pPr>
      <w:r w:rsidDel="00000000" w:rsidR="00000000" w:rsidRPr="00000000">
        <w:rPr>
          <w:rtl w:val="0"/>
        </w:rPr>
        <w:t xml:space="preserve">  KEY idx_bts_res_time (resource_id, start_at, end_at),</w:t>
      </w:r>
    </w:p>
    <w:p w:rsidR="00000000" w:rsidDel="00000000" w:rsidP="00000000" w:rsidRDefault="00000000" w:rsidRPr="00000000" w14:paraId="00000414">
      <w:pPr>
        <w:rPr/>
      </w:pPr>
      <w:r w:rsidDel="00000000" w:rsidR="00000000" w:rsidRPr="00000000">
        <w:rPr>
          <w:rtl w:val="0"/>
        </w:rPr>
        <w:t xml:space="preserve">  KEY idx_bts_ws_time (workspace_id, start_at, end_at),</w:t>
      </w:r>
    </w:p>
    <w:p w:rsidR="00000000" w:rsidDel="00000000" w:rsidP="00000000" w:rsidRDefault="00000000" w:rsidRPr="00000000" w14:paraId="00000415">
      <w:pPr>
        <w:rPr/>
      </w:pPr>
      <w:r w:rsidDel="00000000" w:rsidR="00000000" w:rsidRPr="00000000">
        <w:rPr>
          <w:rtl w:val="0"/>
        </w:rPr>
        <w:t xml:space="preserve">  CONSTRAINT fk_bts_ws  FOREIGN KEY (workspace_id) REFERENCES workspace (id)          ON DELETE CASCADE,</w:t>
      </w:r>
    </w:p>
    <w:p w:rsidR="00000000" w:rsidDel="00000000" w:rsidP="00000000" w:rsidRDefault="00000000" w:rsidRPr="00000000" w14:paraId="00000416">
      <w:pPr>
        <w:rPr/>
      </w:pPr>
      <w:r w:rsidDel="00000000" w:rsidR="00000000" w:rsidRPr="00000000">
        <w:rPr>
          <w:rtl w:val="0"/>
        </w:rPr>
        <w:t xml:space="preserve">  CONSTRAINT fk_bts_res FOREIGN KEY (resource_id)  REFERENCES workspace_resource (id) ON DELETE CASCADE,</w:t>
      </w:r>
    </w:p>
    <w:p w:rsidR="00000000" w:rsidDel="00000000" w:rsidP="00000000" w:rsidRDefault="00000000" w:rsidRPr="00000000" w14:paraId="00000417">
      <w:pPr>
        <w:rPr/>
      </w:pPr>
      <w:r w:rsidDel="00000000" w:rsidR="00000000" w:rsidRPr="00000000">
        <w:rPr>
          <w:rtl w:val="0"/>
        </w:rPr>
        <w:t xml:space="preserve">  CONSTRAINT ck_bts_range CHECK (end_at &gt; start_at)</w:t>
      </w:r>
    </w:p>
    <w:p w:rsidR="00000000" w:rsidDel="00000000" w:rsidP="00000000" w:rsidRDefault="00000000" w:rsidRPr="00000000" w14:paraId="00000418">
      <w:pPr>
        <w:rPr/>
      </w:pPr>
      <w:r w:rsidDel="00000000" w:rsidR="00000000" w:rsidRPr="00000000">
        <w:rPr>
          <w:rtl w:val="0"/>
        </w:rPr>
        <w:t xml:space="preserve">) ENGINE=InnoDB COMMENT='Khoảng thời gian bị chặn đặt chỗ (BR-12).';</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 M07-UC07 (non-screen), BR-11: giữ chỗ tạm 10 phút</w:t>
      </w:r>
    </w:p>
    <w:p w:rsidR="00000000" w:rsidDel="00000000" w:rsidP="00000000" w:rsidRDefault="00000000" w:rsidRPr="00000000" w14:paraId="0000041B">
      <w:pPr>
        <w:rPr/>
      </w:pPr>
      <w:r w:rsidDel="00000000" w:rsidR="00000000" w:rsidRPr="00000000">
        <w:rPr>
          <w:rtl w:val="0"/>
        </w:rPr>
        <w:t xml:space="preserve">CREATE TABLE resource_hold (</w:t>
      </w:r>
    </w:p>
    <w:p w:rsidR="00000000" w:rsidDel="00000000" w:rsidP="00000000" w:rsidRDefault="00000000" w:rsidRPr="00000000" w14:paraId="0000041C">
      <w:pPr>
        <w:rPr/>
      </w:pPr>
      <w:r w:rsidDel="00000000" w:rsidR="00000000" w:rsidRPr="00000000">
        <w:rPr>
          <w:rtl w:val="0"/>
        </w:rPr>
        <w:t xml:space="preserve">  id            BIGINT UNSIGNED NOT NULL AUTO_INCREMENT,</w:t>
      </w:r>
    </w:p>
    <w:p w:rsidR="00000000" w:rsidDel="00000000" w:rsidP="00000000" w:rsidRDefault="00000000" w:rsidRPr="00000000" w14:paraId="0000041D">
      <w:pPr>
        <w:rPr/>
      </w:pPr>
      <w:r w:rsidDel="00000000" w:rsidR="00000000" w:rsidRPr="00000000">
        <w:rPr>
          <w:rtl w:val="0"/>
        </w:rPr>
        <w:t xml:space="preserve">  hold_token    CHAR(36)     NOT NULL,</w:t>
      </w:r>
    </w:p>
    <w:p w:rsidR="00000000" w:rsidDel="00000000" w:rsidP="00000000" w:rsidRDefault="00000000" w:rsidRPr="00000000" w14:paraId="0000041E">
      <w:pPr>
        <w:rPr/>
      </w:pPr>
      <w:r w:rsidDel="00000000" w:rsidR="00000000" w:rsidRPr="00000000">
        <w:rPr>
          <w:rtl w:val="0"/>
        </w:rPr>
        <w:t xml:space="preserve">  customer_id   BIGINT UNSIGNED NOT NULL,</w:t>
      </w:r>
    </w:p>
    <w:p w:rsidR="00000000" w:rsidDel="00000000" w:rsidP="00000000" w:rsidRDefault="00000000" w:rsidRPr="00000000" w14:paraId="0000041F">
      <w:pPr>
        <w:rPr/>
      </w:pPr>
      <w:r w:rsidDel="00000000" w:rsidR="00000000" w:rsidRPr="00000000">
        <w:rPr>
          <w:rtl w:val="0"/>
        </w:rPr>
        <w:t xml:space="preserve">  workspace_id  BIGINT UNSIGNED NOT NULL,</w:t>
      </w:r>
    </w:p>
    <w:p w:rsidR="00000000" w:rsidDel="00000000" w:rsidP="00000000" w:rsidRDefault="00000000" w:rsidRPr="00000000" w14:paraId="00000420">
      <w:pPr>
        <w:rPr/>
      </w:pPr>
      <w:r w:rsidDel="00000000" w:rsidR="00000000" w:rsidRPr="00000000">
        <w:rPr>
          <w:rtl w:val="0"/>
        </w:rPr>
        <w:t xml:space="preserve">  resource_id   BIGINT UNSIGNED NOT NULL,</w:t>
      </w:r>
    </w:p>
    <w:p w:rsidR="00000000" w:rsidDel="00000000" w:rsidP="00000000" w:rsidRDefault="00000000" w:rsidRPr="00000000" w14:paraId="00000421">
      <w:pPr>
        <w:rPr/>
      </w:pPr>
      <w:r w:rsidDel="00000000" w:rsidR="00000000" w:rsidRPr="00000000">
        <w:rPr>
          <w:rtl w:val="0"/>
        </w:rPr>
        <w:t xml:space="preserve">  start_at      DATETIME(3)  NOT NULL,</w:t>
      </w:r>
    </w:p>
    <w:p w:rsidR="00000000" w:rsidDel="00000000" w:rsidP="00000000" w:rsidRDefault="00000000" w:rsidRPr="00000000" w14:paraId="00000422">
      <w:pPr>
        <w:rPr/>
      </w:pPr>
      <w:r w:rsidDel="00000000" w:rsidR="00000000" w:rsidRPr="00000000">
        <w:rPr>
          <w:rtl w:val="0"/>
        </w:rPr>
        <w:t xml:space="preserve">  end_at        DATETIME(3)  NOT NULL,</w:t>
      </w:r>
    </w:p>
    <w:p w:rsidR="00000000" w:rsidDel="00000000" w:rsidP="00000000" w:rsidRDefault="00000000" w:rsidRPr="00000000" w14:paraId="00000423">
      <w:pPr>
        <w:rPr/>
      </w:pPr>
      <w:r w:rsidDel="00000000" w:rsidR="00000000" w:rsidRPr="00000000">
        <w:rPr>
          <w:rtl w:val="0"/>
        </w:rPr>
        <w:t xml:space="preserve">  status        ENUM('ACTIVE','CONVERTED','EXPIRED','RELEASED') NOT NULL DEFAULT 'ACTIVE',</w:t>
      </w:r>
    </w:p>
    <w:p w:rsidR="00000000" w:rsidDel="00000000" w:rsidP="00000000" w:rsidRDefault="00000000" w:rsidRPr="00000000" w14:paraId="00000424">
      <w:pPr>
        <w:rPr/>
      </w:pPr>
      <w:r w:rsidDel="00000000" w:rsidR="00000000" w:rsidRPr="00000000">
        <w:rPr>
          <w:rtl w:val="0"/>
        </w:rPr>
        <w:t xml:space="preserve">  expires_at    DATETIME(3)  NOT NULL COMMENT 'BR-11: created_at + 10 phút',</w:t>
      </w:r>
    </w:p>
    <w:p w:rsidR="00000000" w:rsidDel="00000000" w:rsidP="00000000" w:rsidRDefault="00000000" w:rsidRPr="00000000" w14:paraId="00000425">
      <w:pPr>
        <w:rPr/>
      </w:pPr>
      <w:r w:rsidDel="00000000" w:rsidR="00000000" w:rsidRPr="00000000">
        <w:rPr>
          <w:rtl w:val="0"/>
        </w:rPr>
        <w:t xml:space="preserve">  booking_id    BIGINT UNSIGNED NULL,</w:t>
      </w:r>
    </w:p>
    <w:p w:rsidR="00000000" w:rsidDel="00000000" w:rsidP="00000000" w:rsidRDefault="00000000" w:rsidRPr="00000000" w14:paraId="00000426">
      <w:pPr>
        <w:rPr/>
      </w:pPr>
      <w:r w:rsidDel="00000000" w:rsidR="00000000" w:rsidRPr="00000000">
        <w:rPr>
          <w:rtl w:val="0"/>
        </w:rPr>
        <w:t xml:space="preserve">  created_at    DATETIME(3)  NOT NULL DEFAULT CURRENT_TIMESTAMP(3),</w:t>
      </w:r>
    </w:p>
    <w:p w:rsidR="00000000" w:rsidDel="00000000" w:rsidP="00000000" w:rsidRDefault="00000000" w:rsidRPr="00000000" w14:paraId="00000427">
      <w:pPr>
        <w:rPr/>
      </w:pPr>
      <w:r w:rsidDel="00000000" w:rsidR="00000000" w:rsidRPr="00000000">
        <w:rPr>
          <w:rtl w:val="0"/>
        </w:rPr>
        <w:t xml:space="preserve">  released_at   DATETIME(3)  NULL,</w:t>
      </w:r>
    </w:p>
    <w:p w:rsidR="00000000" w:rsidDel="00000000" w:rsidP="00000000" w:rsidRDefault="00000000" w:rsidRPr="00000000" w14:paraId="00000428">
      <w:pPr>
        <w:rPr/>
      </w:pPr>
      <w:r w:rsidDel="00000000" w:rsidR="00000000" w:rsidRPr="00000000">
        <w:rPr>
          <w:rtl w:val="0"/>
        </w:rPr>
        <w:t xml:space="preserve">  PRIMARY KEY (id),</w:t>
      </w:r>
    </w:p>
    <w:p w:rsidR="00000000" w:rsidDel="00000000" w:rsidP="00000000" w:rsidRDefault="00000000" w:rsidRPr="00000000" w14:paraId="00000429">
      <w:pPr>
        <w:rPr/>
      </w:pPr>
      <w:r w:rsidDel="00000000" w:rsidR="00000000" w:rsidRPr="00000000">
        <w:rPr>
          <w:rtl w:val="0"/>
        </w:rPr>
        <w:t xml:space="preserve">  UNIQUE KEY uk_hold_token (hold_token),</w:t>
      </w:r>
    </w:p>
    <w:p w:rsidR="00000000" w:rsidDel="00000000" w:rsidP="00000000" w:rsidRDefault="00000000" w:rsidRPr="00000000" w14:paraId="0000042A">
      <w:pPr>
        <w:rPr/>
      </w:pPr>
      <w:r w:rsidDel="00000000" w:rsidR="00000000" w:rsidRPr="00000000">
        <w:rPr>
          <w:rtl w:val="0"/>
        </w:rPr>
        <w:t xml:space="preserve">  KEY idx_hold_res_time (resource_id, status, start_at, end_at),</w:t>
      </w:r>
    </w:p>
    <w:p w:rsidR="00000000" w:rsidDel="00000000" w:rsidP="00000000" w:rsidRDefault="00000000" w:rsidRPr="00000000" w14:paraId="0000042B">
      <w:pPr>
        <w:rPr/>
      </w:pPr>
      <w:r w:rsidDel="00000000" w:rsidR="00000000" w:rsidRPr="00000000">
        <w:rPr>
          <w:rtl w:val="0"/>
        </w:rPr>
        <w:t xml:space="preserve">  KEY idx_hold_expiry (status, expires_at) COMMENT 'Job dọn hold hết hạn',</w:t>
      </w:r>
    </w:p>
    <w:p w:rsidR="00000000" w:rsidDel="00000000" w:rsidP="00000000" w:rsidRDefault="00000000" w:rsidRPr="00000000" w14:paraId="0000042C">
      <w:pPr>
        <w:rPr/>
      </w:pPr>
      <w:r w:rsidDel="00000000" w:rsidR="00000000" w:rsidRPr="00000000">
        <w:rPr>
          <w:rtl w:val="0"/>
        </w:rPr>
        <w:t xml:space="preserve">  CONSTRAINT fk_hold_customer FOREIGN KEY (customer_id) REFERENCES user_account (id)       ON DELETE CASCADE,</w:t>
      </w:r>
    </w:p>
    <w:p w:rsidR="00000000" w:rsidDel="00000000" w:rsidP="00000000" w:rsidRDefault="00000000" w:rsidRPr="00000000" w14:paraId="0000042D">
      <w:pPr>
        <w:rPr/>
      </w:pPr>
      <w:r w:rsidDel="00000000" w:rsidR="00000000" w:rsidRPr="00000000">
        <w:rPr>
          <w:rtl w:val="0"/>
        </w:rPr>
        <w:t xml:space="preserve">  CONSTRAINT fk_hold_ws       FOREIGN KEY (workspace_id) REFERENCES workspace (id)         ON DELETE CASCADE,</w:t>
      </w:r>
    </w:p>
    <w:p w:rsidR="00000000" w:rsidDel="00000000" w:rsidP="00000000" w:rsidRDefault="00000000" w:rsidRPr="00000000" w14:paraId="0000042E">
      <w:pPr>
        <w:rPr/>
      </w:pPr>
      <w:r w:rsidDel="00000000" w:rsidR="00000000" w:rsidRPr="00000000">
        <w:rPr>
          <w:rtl w:val="0"/>
        </w:rPr>
        <w:t xml:space="preserve">  CONSTRAINT fk_hold_res      FOREIGN KEY (resource_id)  REFERENCES workspace_resource (id) ON DELETE CASCADE,</w:t>
      </w:r>
    </w:p>
    <w:p w:rsidR="00000000" w:rsidDel="00000000" w:rsidP="00000000" w:rsidRDefault="00000000" w:rsidRPr="00000000" w14:paraId="0000042F">
      <w:pPr>
        <w:rPr/>
      </w:pPr>
      <w:r w:rsidDel="00000000" w:rsidR="00000000" w:rsidRPr="00000000">
        <w:rPr>
          <w:rtl w:val="0"/>
        </w:rPr>
        <w:t xml:space="preserve">  CONSTRAINT ck_hold_range CHECK (end_at &gt; start_at)</w:t>
      </w:r>
    </w:p>
    <w:p w:rsidR="00000000" w:rsidDel="00000000" w:rsidP="00000000" w:rsidRDefault="00000000" w:rsidRPr="00000000" w14:paraId="00000430">
      <w:pPr>
        <w:rPr/>
      </w:pPr>
      <w:r w:rsidDel="00000000" w:rsidR="00000000" w:rsidRPr="00000000">
        <w:rPr>
          <w:rtl w:val="0"/>
        </w:rPr>
        <w:t xml:space="preserve">) ENGINE=InnoDB COMMENT='Giữ chỗ tạm thời trong lúc thanh toán (BR-11).';</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 BR-35 / CR04: chống double-booking ở tầng CSDL bằng UNIQUE trên từng slot</w:t>
      </w:r>
    </w:p>
    <w:p w:rsidR="00000000" w:rsidDel="00000000" w:rsidP="00000000" w:rsidRDefault="00000000" w:rsidRPr="00000000" w14:paraId="00000433">
      <w:pPr>
        <w:rPr/>
      </w:pPr>
      <w:r w:rsidDel="00000000" w:rsidR="00000000" w:rsidRPr="00000000">
        <w:rPr>
          <w:rtl w:val="0"/>
        </w:rPr>
        <w:t xml:space="preserve">CREATE TABLE resource_time_slot (</w:t>
      </w:r>
    </w:p>
    <w:p w:rsidR="00000000" w:rsidDel="00000000" w:rsidP="00000000" w:rsidRDefault="00000000" w:rsidRPr="00000000" w14:paraId="00000434">
      <w:pPr>
        <w:rPr/>
      </w:pPr>
      <w:r w:rsidDel="00000000" w:rsidR="00000000" w:rsidRPr="00000000">
        <w:rPr>
          <w:rtl w:val="0"/>
        </w:rPr>
        <w:t xml:space="preserve">  id              BIGINT UNSIGNED NOT NULL AUTO_INCREMENT,</w:t>
      </w:r>
    </w:p>
    <w:p w:rsidR="00000000" w:rsidDel="00000000" w:rsidP="00000000" w:rsidRDefault="00000000" w:rsidRPr="00000000" w14:paraId="00000435">
      <w:pPr>
        <w:rPr/>
      </w:pPr>
      <w:r w:rsidDel="00000000" w:rsidR="00000000" w:rsidRPr="00000000">
        <w:rPr>
          <w:rtl w:val="0"/>
        </w:rPr>
        <w:t xml:space="preserve">  resource_id     BIGINT UNSIGNED NOT NULL,</w:t>
      </w:r>
    </w:p>
    <w:p w:rsidR="00000000" w:rsidDel="00000000" w:rsidP="00000000" w:rsidRDefault="00000000" w:rsidRPr="00000000" w14:paraId="00000436">
      <w:pPr>
        <w:rPr/>
      </w:pPr>
      <w:r w:rsidDel="00000000" w:rsidR="00000000" w:rsidRPr="00000000">
        <w:rPr>
          <w:rtl w:val="0"/>
        </w:rPr>
        <w:t xml:space="preserve">  slot_start      DATETIME(3)  NOT NULL COMMENT 'Chuẩn hoá theo bước 30 phút',</w:t>
      </w:r>
    </w:p>
    <w:p w:rsidR="00000000" w:rsidDel="00000000" w:rsidP="00000000" w:rsidRDefault="00000000" w:rsidRPr="00000000" w14:paraId="00000437">
      <w:pPr>
        <w:rPr/>
      </w:pPr>
      <w:r w:rsidDel="00000000" w:rsidR="00000000" w:rsidRPr="00000000">
        <w:rPr>
          <w:rtl w:val="0"/>
        </w:rPr>
        <w:t xml:space="preserve">  slot_end        DATETIME(3)  NOT NULL,</w:t>
      </w:r>
    </w:p>
    <w:p w:rsidR="00000000" w:rsidDel="00000000" w:rsidP="00000000" w:rsidRDefault="00000000" w:rsidRPr="00000000" w14:paraId="00000438">
      <w:pPr>
        <w:rPr/>
      </w:pPr>
      <w:r w:rsidDel="00000000" w:rsidR="00000000" w:rsidRPr="00000000">
        <w:rPr>
          <w:rtl w:val="0"/>
        </w:rPr>
        <w:t xml:space="preserve">  occupied_by     ENUM('BOOKING','HOLD','BLOCK') NOT NULL,</w:t>
      </w:r>
    </w:p>
    <w:p w:rsidR="00000000" w:rsidDel="00000000" w:rsidP="00000000" w:rsidRDefault="00000000" w:rsidRPr="00000000" w14:paraId="00000439">
      <w:pPr>
        <w:rPr/>
      </w:pPr>
      <w:r w:rsidDel="00000000" w:rsidR="00000000" w:rsidRPr="00000000">
        <w:rPr>
          <w:rtl w:val="0"/>
        </w:rPr>
        <w:t xml:space="preserve">  booking_item_id BIGINT UNSIGNED NULL,</w:t>
      </w:r>
    </w:p>
    <w:p w:rsidR="00000000" w:rsidDel="00000000" w:rsidP="00000000" w:rsidRDefault="00000000" w:rsidRPr="00000000" w14:paraId="0000043A">
      <w:pPr>
        <w:rPr/>
      </w:pPr>
      <w:r w:rsidDel="00000000" w:rsidR="00000000" w:rsidRPr="00000000">
        <w:rPr>
          <w:rtl w:val="0"/>
        </w:rPr>
        <w:t xml:space="preserve">  hold_id         BIGINT UNSIGNED NULL,</w:t>
      </w:r>
    </w:p>
    <w:p w:rsidR="00000000" w:rsidDel="00000000" w:rsidP="00000000" w:rsidRDefault="00000000" w:rsidRPr="00000000" w14:paraId="0000043B">
      <w:pPr>
        <w:rPr/>
      </w:pPr>
      <w:r w:rsidDel="00000000" w:rsidR="00000000" w:rsidRPr="00000000">
        <w:rPr>
          <w:rtl w:val="0"/>
        </w:rPr>
        <w:t xml:space="preserve">  block_id        BIGINT UNSIGNED NULL,</w:t>
      </w:r>
    </w:p>
    <w:p w:rsidR="00000000" w:rsidDel="00000000" w:rsidP="00000000" w:rsidRDefault="00000000" w:rsidRPr="00000000" w14:paraId="0000043C">
      <w:pPr>
        <w:rPr/>
      </w:pPr>
      <w:r w:rsidDel="00000000" w:rsidR="00000000" w:rsidRPr="00000000">
        <w:rPr>
          <w:rtl w:val="0"/>
        </w:rPr>
        <w:t xml:space="preserve">  created_at      DATETIME(3)  NOT NULL DEFAULT CURRENT_TIMESTAMP(3),</w:t>
      </w:r>
    </w:p>
    <w:p w:rsidR="00000000" w:rsidDel="00000000" w:rsidP="00000000" w:rsidRDefault="00000000" w:rsidRPr="00000000" w14:paraId="0000043D">
      <w:pPr>
        <w:rPr/>
      </w:pPr>
      <w:r w:rsidDel="00000000" w:rsidR="00000000" w:rsidRPr="00000000">
        <w:rPr>
          <w:rtl w:val="0"/>
        </w:rPr>
        <w:t xml:space="preserve">  PRIMARY KEY (id),</w:t>
      </w:r>
    </w:p>
    <w:p w:rsidR="00000000" w:rsidDel="00000000" w:rsidP="00000000" w:rsidRDefault="00000000" w:rsidRPr="00000000" w14:paraId="0000043E">
      <w:pPr>
        <w:rPr/>
      </w:pPr>
      <w:r w:rsidDel="00000000" w:rsidR="00000000" w:rsidRPr="00000000">
        <w:rPr>
          <w:rtl w:val="0"/>
        </w:rPr>
        <w:t xml:space="preserve">  UNIQUE KEY uk_slot_resource_start (resource_id, slot_start)</w:t>
      </w:r>
    </w:p>
    <w:p w:rsidR="00000000" w:rsidDel="00000000" w:rsidP="00000000" w:rsidRDefault="00000000" w:rsidRPr="00000000" w14:paraId="0000043F">
      <w:pPr>
        <w:rPr/>
      </w:pPr>
      <w:r w:rsidDel="00000000" w:rsidR="00000000" w:rsidRPr="00000000">
        <w:rPr>
          <w:rtl w:val="0"/>
        </w:rPr>
        <w:t xml:space="preserve">    COMMENT 'BR-35: bảo đảm 1 chỗ - 1 slot - 1 người thắng',</w:t>
      </w:r>
    </w:p>
    <w:p w:rsidR="00000000" w:rsidDel="00000000" w:rsidP="00000000" w:rsidRDefault="00000000" w:rsidRPr="00000000" w14:paraId="00000440">
      <w:pPr>
        <w:rPr/>
      </w:pPr>
      <w:r w:rsidDel="00000000" w:rsidR="00000000" w:rsidRPr="00000000">
        <w:rPr>
          <w:rtl w:val="0"/>
        </w:rPr>
        <w:t xml:space="preserve">  KEY idx_slot_booking_item (booking_item_id),</w:t>
      </w:r>
    </w:p>
    <w:p w:rsidR="00000000" w:rsidDel="00000000" w:rsidP="00000000" w:rsidRDefault="00000000" w:rsidRPr="00000000" w14:paraId="00000441">
      <w:pPr>
        <w:rPr/>
      </w:pPr>
      <w:r w:rsidDel="00000000" w:rsidR="00000000" w:rsidRPr="00000000">
        <w:rPr>
          <w:rtl w:val="0"/>
        </w:rPr>
        <w:t xml:space="preserve">  KEY idx_slot_hold (hold_id),</w:t>
      </w:r>
    </w:p>
    <w:p w:rsidR="00000000" w:rsidDel="00000000" w:rsidP="00000000" w:rsidRDefault="00000000" w:rsidRPr="00000000" w14:paraId="00000442">
      <w:pPr>
        <w:rPr/>
      </w:pPr>
      <w:r w:rsidDel="00000000" w:rsidR="00000000" w:rsidRPr="00000000">
        <w:rPr>
          <w:rtl w:val="0"/>
        </w:rPr>
        <w:t xml:space="preserve">  CONSTRAINT fk_slot_res  FOREIGN KEY (resource_id) REFERENCES workspace_resource (id) ON DELETE CASCADE,</w:t>
      </w:r>
    </w:p>
    <w:p w:rsidR="00000000" w:rsidDel="00000000" w:rsidP="00000000" w:rsidRDefault="00000000" w:rsidRPr="00000000" w14:paraId="00000443">
      <w:pPr>
        <w:rPr/>
      </w:pPr>
      <w:r w:rsidDel="00000000" w:rsidR="00000000" w:rsidRPr="00000000">
        <w:rPr>
          <w:rtl w:val="0"/>
        </w:rPr>
        <w:t xml:space="preserve">  CONSTRAINT fk_slot_hold FOREIGN KEY (hold_id)     REFERENCES resource_hold (id)      ON DELETE CASCADE,</w:t>
      </w:r>
    </w:p>
    <w:p w:rsidR="00000000" w:rsidDel="00000000" w:rsidP="00000000" w:rsidRDefault="00000000" w:rsidRPr="00000000" w14:paraId="00000444">
      <w:pPr>
        <w:rPr/>
      </w:pPr>
      <w:r w:rsidDel="00000000" w:rsidR="00000000" w:rsidRPr="00000000">
        <w:rPr>
          <w:rtl w:val="0"/>
        </w:rPr>
        <w:t xml:space="preserve">  CONSTRAINT fk_slot_block FOREIGN KEY (block_id)   REFERENCES blocked_time_slot (id)  ON DELETE CASCADE</w:t>
      </w:r>
    </w:p>
    <w:p w:rsidR="00000000" w:rsidDel="00000000" w:rsidP="00000000" w:rsidRDefault="00000000" w:rsidRPr="00000000" w14:paraId="00000445">
      <w:pPr>
        <w:rPr/>
      </w:pPr>
      <w:r w:rsidDel="00000000" w:rsidR="00000000" w:rsidRPr="00000000">
        <w:rPr>
          <w:rtl w:val="0"/>
        </w:rPr>
        <w:t xml:space="preserve">) ENGINE=InnoDB COMMENT='Bảng khoá slot chống trùng lịch ở mức CSDL (BR-35, CR04, MSG28).';</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 =============================================================================</w:t>
      </w:r>
    </w:p>
    <w:p w:rsidR="00000000" w:rsidDel="00000000" w:rsidP="00000000" w:rsidRDefault="00000000" w:rsidRPr="00000000" w14:paraId="00000448">
      <w:pPr>
        <w:rPr/>
      </w:pPr>
      <w:r w:rsidDel="00000000" w:rsidR="00000000" w:rsidRPr="00000000">
        <w:rPr>
          <w:rtl w:val="0"/>
        </w:rPr>
        <w:t xml:space="preserve">-- MODULE M08 — SEARCH &amp; DISCOVERY  (14 UC)</w:t>
      </w:r>
    </w:p>
    <w:p w:rsidR="00000000" w:rsidDel="00000000" w:rsidP="00000000" w:rsidRDefault="00000000" w:rsidRPr="00000000" w14:paraId="00000449">
      <w:pPr>
        <w:rPr/>
      </w:pPr>
      <w:r w:rsidDel="00000000" w:rsidR="00000000" w:rsidRPr="00000000">
        <w:rPr>
          <w:rtl w:val="0"/>
        </w:rPr>
        <w:t xml:space="preserve">-- =============================================================================</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CREATE TABLE saved_search_filter (</w:t>
      </w:r>
    </w:p>
    <w:p w:rsidR="00000000" w:rsidDel="00000000" w:rsidP="00000000" w:rsidRDefault="00000000" w:rsidRPr="00000000" w14:paraId="0000044C">
      <w:pPr>
        <w:rPr/>
      </w:pPr>
      <w:r w:rsidDel="00000000" w:rsidR="00000000" w:rsidRPr="00000000">
        <w:rPr>
          <w:rtl w:val="0"/>
        </w:rPr>
        <w:t xml:space="preserve">  id            BIGINT UNSIGNED NOT NULL AUTO_INCREMENT,</w:t>
      </w:r>
    </w:p>
    <w:p w:rsidR="00000000" w:rsidDel="00000000" w:rsidP="00000000" w:rsidRDefault="00000000" w:rsidRPr="00000000" w14:paraId="0000044D">
      <w:pPr>
        <w:rPr/>
      </w:pPr>
      <w:r w:rsidDel="00000000" w:rsidR="00000000" w:rsidRPr="00000000">
        <w:rPr>
          <w:rtl w:val="0"/>
        </w:rPr>
        <w:t xml:space="preserve">  customer_id   BIGINT UNSIGNED NOT NULL,</w:t>
      </w:r>
    </w:p>
    <w:p w:rsidR="00000000" w:rsidDel="00000000" w:rsidP="00000000" w:rsidRDefault="00000000" w:rsidRPr="00000000" w14:paraId="0000044E">
      <w:pPr>
        <w:rPr/>
      </w:pPr>
      <w:r w:rsidDel="00000000" w:rsidR="00000000" w:rsidRPr="00000000">
        <w:rPr>
          <w:rtl w:val="0"/>
        </w:rPr>
        <w:t xml:space="preserve">  name          VARCHAR(150) NOT NULL,</w:t>
      </w:r>
    </w:p>
    <w:p w:rsidR="00000000" w:rsidDel="00000000" w:rsidP="00000000" w:rsidRDefault="00000000" w:rsidRPr="00000000" w14:paraId="0000044F">
      <w:pPr>
        <w:rPr/>
      </w:pPr>
      <w:r w:rsidDel="00000000" w:rsidR="00000000" w:rsidRPr="00000000">
        <w:rPr>
          <w:rtl w:val="0"/>
        </w:rPr>
        <w:t xml:space="preserve">  keyword       VARCHAR(255) NULL,</w:t>
      </w:r>
    </w:p>
    <w:p w:rsidR="00000000" w:rsidDel="00000000" w:rsidP="00000000" w:rsidRDefault="00000000" w:rsidRPr="00000000" w14:paraId="00000450">
      <w:pPr>
        <w:rPr/>
      </w:pPr>
      <w:r w:rsidDel="00000000" w:rsidR="00000000" w:rsidRPr="00000000">
        <w:rPr>
          <w:rtl w:val="0"/>
        </w:rPr>
        <w:t xml:space="preserve">  city          VARCHAR(100) NULL,</w:t>
      </w:r>
    </w:p>
    <w:p w:rsidR="00000000" w:rsidDel="00000000" w:rsidP="00000000" w:rsidRDefault="00000000" w:rsidRPr="00000000" w14:paraId="00000451">
      <w:pPr>
        <w:rPr/>
      </w:pPr>
      <w:r w:rsidDel="00000000" w:rsidR="00000000" w:rsidRPr="00000000">
        <w:rPr>
          <w:rtl w:val="0"/>
        </w:rPr>
        <w:t xml:space="preserve">  district      VARCHAR(100) NULL,</w:t>
      </w:r>
    </w:p>
    <w:p w:rsidR="00000000" w:rsidDel="00000000" w:rsidP="00000000" w:rsidRDefault="00000000" w:rsidRPr="00000000" w14:paraId="00000452">
      <w:pPr>
        <w:rPr/>
      </w:pPr>
      <w:r w:rsidDel="00000000" w:rsidR="00000000" w:rsidRPr="00000000">
        <w:rPr>
          <w:rtl w:val="0"/>
        </w:rPr>
        <w:t xml:space="preserve">  latitude      DECIMAL(10,7) NULL,</w:t>
      </w:r>
    </w:p>
    <w:p w:rsidR="00000000" w:rsidDel="00000000" w:rsidP="00000000" w:rsidRDefault="00000000" w:rsidRPr="00000000" w14:paraId="00000453">
      <w:pPr>
        <w:rPr/>
      </w:pPr>
      <w:r w:rsidDel="00000000" w:rsidR="00000000" w:rsidRPr="00000000">
        <w:rPr>
          <w:rtl w:val="0"/>
        </w:rPr>
        <w:t xml:space="preserve">  longitude     DECIMAL(10,7) NULL,</w:t>
      </w:r>
    </w:p>
    <w:p w:rsidR="00000000" w:rsidDel="00000000" w:rsidP="00000000" w:rsidRDefault="00000000" w:rsidRPr="00000000" w14:paraId="00000454">
      <w:pPr>
        <w:rPr/>
      </w:pPr>
      <w:r w:rsidDel="00000000" w:rsidR="00000000" w:rsidRPr="00000000">
        <w:rPr>
          <w:rtl w:val="0"/>
        </w:rPr>
        <w:t xml:space="preserve">  radius_km     DECIMAL(6,2)  NULL,</w:t>
      </w:r>
    </w:p>
    <w:p w:rsidR="00000000" w:rsidDel="00000000" w:rsidP="00000000" w:rsidRDefault="00000000" w:rsidRPr="00000000" w14:paraId="00000455">
      <w:pPr>
        <w:rPr/>
      </w:pPr>
      <w:r w:rsidDel="00000000" w:rsidR="00000000" w:rsidRPr="00000000">
        <w:rPr>
          <w:rtl w:val="0"/>
        </w:rPr>
        <w:t xml:space="preserve">  price_min     DECIMAL(15,2) NULL,</w:t>
      </w:r>
    </w:p>
    <w:p w:rsidR="00000000" w:rsidDel="00000000" w:rsidP="00000000" w:rsidRDefault="00000000" w:rsidRPr="00000000" w14:paraId="00000456">
      <w:pPr>
        <w:rPr/>
      </w:pPr>
      <w:r w:rsidDel="00000000" w:rsidR="00000000" w:rsidRPr="00000000">
        <w:rPr>
          <w:rtl w:val="0"/>
        </w:rPr>
        <w:t xml:space="preserve">  price_max     DECIMAL(15,2) NULL,</w:t>
      </w:r>
    </w:p>
    <w:p w:rsidR="00000000" w:rsidDel="00000000" w:rsidP="00000000" w:rsidRDefault="00000000" w:rsidRPr="00000000" w14:paraId="00000457">
      <w:pPr>
        <w:rPr/>
      </w:pPr>
      <w:r w:rsidDel="00000000" w:rsidR="00000000" w:rsidRPr="00000000">
        <w:rPr>
          <w:rtl w:val="0"/>
        </w:rPr>
        <w:t xml:space="preserve">  seat_type_category VARCHAR(30) NULL,</w:t>
      </w:r>
    </w:p>
    <w:p w:rsidR="00000000" w:rsidDel="00000000" w:rsidP="00000000" w:rsidRDefault="00000000" w:rsidRPr="00000000" w14:paraId="00000458">
      <w:pPr>
        <w:rPr/>
      </w:pPr>
      <w:r w:rsidDel="00000000" w:rsidR="00000000" w:rsidRPr="00000000">
        <w:rPr>
          <w:rtl w:val="0"/>
        </w:rPr>
        <w:t xml:space="preserve">  min_capacity  SMALLINT UNSIGNED NULL,</w:t>
      </w:r>
    </w:p>
    <w:p w:rsidR="00000000" w:rsidDel="00000000" w:rsidP="00000000" w:rsidRDefault="00000000" w:rsidRPr="00000000" w14:paraId="00000459">
      <w:pPr>
        <w:rPr/>
      </w:pPr>
      <w:r w:rsidDel="00000000" w:rsidR="00000000" w:rsidRPr="00000000">
        <w:rPr>
          <w:rtl w:val="0"/>
        </w:rPr>
        <w:t xml:space="preserve">  min_rating    DECIMAL(2,1)  NULL,</w:t>
      </w:r>
    </w:p>
    <w:p w:rsidR="00000000" w:rsidDel="00000000" w:rsidP="00000000" w:rsidRDefault="00000000" w:rsidRPr="00000000" w14:paraId="0000045A">
      <w:pPr>
        <w:rPr/>
      </w:pPr>
      <w:r w:rsidDel="00000000" w:rsidR="00000000" w:rsidRPr="00000000">
        <w:rPr>
          <w:rtl w:val="0"/>
        </w:rPr>
        <w:t xml:space="preserve">  amenity_ids   JSON NULL,</w:t>
      </w:r>
    </w:p>
    <w:p w:rsidR="00000000" w:rsidDel="00000000" w:rsidP="00000000" w:rsidRDefault="00000000" w:rsidRPr="00000000" w14:paraId="0000045B">
      <w:pPr>
        <w:rPr/>
      </w:pPr>
      <w:r w:rsidDel="00000000" w:rsidR="00000000" w:rsidRPr="00000000">
        <w:rPr>
          <w:rtl w:val="0"/>
        </w:rPr>
        <w:t xml:space="preserve">  extra_criteria JSON NULL,</w:t>
      </w:r>
    </w:p>
    <w:p w:rsidR="00000000" w:rsidDel="00000000" w:rsidP="00000000" w:rsidRDefault="00000000" w:rsidRPr="00000000" w14:paraId="0000045C">
      <w:pPr>
        <w:rPr/>
      </w:pPr>
      <w:r w:rsidDel="00000000" w:rsidR="00000000" w:rsidRPr="00000000">
        <w:rPr>
          <w:rtl w:val="0"/>
        </w:rPr>
        <w:t xml:space="preserve">  sort_by       VARCHAR(50)  NULL,</w:t>
      </w:r>
    </w:p>
    <w:p w:rsidR="00000000" w:rsidDel="00000000" w:rsidP="00000000" w:rsidRDefault="00000000" w:rsidRPr="00000000" w14:paraId="0000045D">
      <w:pPr>
        <w:rPr/>
      </w:pPr>
      <w:r w:rsidDel="00000000" w:rsidR="00000000" w:rsidRPr="00000000">
        <w:rPr>
          <w:rtl w:val="0"/>
        </w:rPr>
        <w:t xml:space="preserve">  last_applied_at DATETIME(3) NULL,</w:t>
      </w:r>
    </w:p>
    <w:p w:rsidR="00000000" w:rsidDel="00000000" w:rsidP="00000000" w:rsidRDefault="00000000" w:rsidRPr="00000000" w14:paraId="0000045E">
      <w:pPr>
        <w:rPr/>
      </w:pPr>
      <w:r w:rsidDel="00000000" w:rsidR="00000000" w:rsidRPr="00000000">
        <w:rPr>
          <w:rtl w:val="0"/>
        </w:rPr>
        <w:t xml:space="preserve">  created_at    DATETIME(3)  NOT NULL DEFAULT CURRENT_TIMESTAMP(3),</w:t>
      </w:r>
    </w:p>
    <w:p w:rsidR="00000000" w:rsidDel="00000000" w:rsidP="00000000" w:rsidRDefault="00000000" w:rsidRPr="00000000" w14:paraId="0000045F">
      <w:pPr>
        <w:rPr/>
      </w:pPr>
      <w:r w:rsidDel="00000000" w:rsidR="00000000" w:rsidRPr="00000000">
        <w:rPr>
          <w:rtl w:val="0"/>
        </w:rPr>
        <w:t xml:space="preserve">  updated_at    DATETIME(3)  NOT NULL DEFAULT CURRENT_TIMESTAMP(3) ON UPDATE CURRENT_TIMESTAMP(3),</w:t>
      </w:r>
    </w:p>
    <w:p w:rsidR="00000000" w:rsidDel="00000000" w:rsidP="00000000" w:rsidRDefault="00000000" w:rsidRPr="00000000" w14:paraId="00000460">
      <w:pPr>
        <w:rPr/>
      </w:pPr>
      <w:r w:rsidDel="00000000" w:rsidR="00000000" w:rsidRPr="00000000">
        <w:rPr>
          <w:rtl w:val="0"/>
        </w:rPr>
        <w:t xml:space="preserve">  PRIMARY KEY (id),</w:t>
      </w:r>
    </w:p>
    <w:p w:rsidR="00000000" w:rsidDel="00000000" w:rsidP="00000000" w:rsidRDefault="00000000" w:rsidRPr="00000000" w14:paraId="00000461">
      <w:pPr>
        <w:rPr/>
      </w:pPr>
      <w:r w:rsidDel="00000000" w:rsidR="00000000" w:rsidRPr="00000000">
        <w:rPr>
          <w:rtl w:val="0"/>
        </w:rPr>
        <w:t xml:space="preserve">  UNIQUE KEY uk_ssf_customer_name (customer_id, name),</w:t>
      </w:r>
    </w:p>
    <w:p w:rsidR="00000000" w:rsidDel="00000000" w:rsidP="00000000" w:rsidRDefault="00000000" w:rsidRPr="00000000" w14:paraId="00000462">
      <w:pPr>
        <w:rPr/>
      </w:pPr>
      <w:r w:rsidDel="00000000" w:rsidR="00000000" w:rsidRPr="00000000">
        <w:rPr>
          <w:rtl w:val="0"/>
        </w:rPr>
        <w:t xml:space="preserve">  CONSTRAINT fk_ssf_customer FOREIGN KEY (customer_id) REFERENCES user_account (id) ON DELETE CASCADE</w:t>
      </w:r>
    </w:p>
    <w:p w:rsidR="00000000" w:rsidDel="00000000" w:rsidP="00000000" w:rsidRDefault="00000000" w:rsidRPr="00000000" w14:paraId="00000463">
      <w:pPr>
        <w:rPr/>
      </w:pPr>
      <w:r w:rsidDel="00000000" w:rsidR="00000000" w:rsidRPr="00000000">
        <w:rPr>
          <w:rtl w:val="0"/>
        </w:rPr>
        <w:t xml:space="preserve">) ENGINE=InnoDB COMMENT='Bộ lọc tìm kiếm đã lưu (M08-UC05..UC09).';</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CREATE TABLE search_query_log (</w:t>
      </w:r>
    </w:p>
    <w:p w:rsidR="00000000" w:rsidDel="00000000" w:rsidP="00000000" w:rsidRDefault="00000000" w:rsidRPr="00000000" w14:paraId="00000466">
      <w:pPr>
        <w:rPr/>
      </w:pPr>
      <w:r w:rsidDel="00000000" w:rsidR="00000000" w:rsidRPr="00000000">
        <w:rPr>
          <w:rtl w:val="0"/>
        </w:rPr>
        <w:t xml:space="preserve">  id            BIGINT UNSIGNED NOT NULL AUTO_INCREMENT,</w:t>
      </w:r>
    </w:p>
    <w:p w:rsidR="00000000" w:rsidDel="00000000" w:rsidP="00000000" w:rsidRDefault="00000000" w:rsidRPr="00000000" w14:paraId="00000467">
      <w:pPr>
        <w:rPr/>
      </w:pPr>
      <w:r w:rsidDel="00000000" w:rsidR="00000000" w:rsidRPr="00000000">
        <w:rPr>
          <w:rtl w:val="0"/>
        </w:rPr>
        <w:t xml:space="preserve">  customer_id   BIGINT UNSIGNED NULL COMMENT 'NULL = khách vãng lai',</w:t>
      </w:r>
    </w:p>
    <w:p w:rsidR="00000000" w:rsidDel="00000000" w:rsidP="00000000" w:rsidRDefault="00000000" w:rsidRPr="00000000" w14:paraId="00000468">
      <w:pPr>
        <w:rPr/>
      </w:pPr>
      <w:r w:rsidDel="00000000" w:rsidR="00000000" w:rsidRPr="00000000">
        <w:rPr>
          <w:rtl w:val="0"/>
        </w:rPr>
        <w:t xml:space="preserve">  keyword       VARCHAR(255) NULL,</w:t>
      </w:r>
    </w:p>
    <w:p w:rsidR="00000000" w:rsidDel="00000000" w:rsidP="00000000" w:rsidRDefault="00000000" w:rsidRPr="00000000" w14:paraId="00000469">
      <w:pPr>
        <w:rPr/>
      </w:pPr>
      <w:r w:rsidDel="00000000" w:rsidR="00000000" w:rsidRPr="00000000">
        <w:rPr>
          <w:rtl w:val="0"/>
        </w:rPr>
        <w:t xml:space="preserve">  criteria_json JSON NULL,</w:t>
      </w:r>
    </w:p>
    <w:p w:rsidR="00000000" w:rsidDel="00000000" w:rsidP="00000000" w:rsidRDefault="00000000" w:rsidRPr="00000000" w14:paraId="0000046A">
      <w:pPr>
        <w:rPr/>
      </w:pPr>
      <w:r w:rsidDel="00000000" w:rsidR="00000000" w:rsidRPr="00000000">
        <w:rPr>
          <w:rtl w:val="0"/>
        </w:rPr>
        <w:t xml:space="preserve">  result_count  INT UNSIGNED NOT NULL DEFAULT 0,</w:t>
      </w:r>
    </w:p>
    <w:p w:rsidR="00000000" w:rsidDel="00000000" w:rsidP="00000000" w:rsidRDefault="00000000" w:rsidRPr="00000000" w14:paraId="0000046B">
      <w:pPr>
        <w:rPr/>
      </w:pPr>
      <w:r w:rsidDel="00000000" w:rsidR="00000000" w:rsidRPr="00000000">
        <w:rPr>
          <w:rtl w:val="0"/>
        </w:rPr>
        <w:t xml:space="preserve">  searched_at   DATETIME(3)  NOT NULL DEFAULT CURRENT_TIMESTAMP(3),</w:t>
      </w:r>
    </w:p>
    <w:p w:rsidR="00000000" w:rsidDel="00000000" w:rsidP="00000000" w:rsidRDefault="00000000" w:rsidRPr="00000000" w14:paraId="0000046C">
      <w:pPr>
        <w:rPr/>
      </w:pPr>
      <w:r w:rsidDel="00000000" w:rsidR="00000000" w:rsidRPr="00000000">
        <w:rPr>
          <w:rtl w:val="0"/>
        </w:rPr>
        <w:t xml:space="preserve">  PRIMARY KEY (id),</w:t>
      </w:r>
    </w:p>
    <w:p w:rsidR="00000000" w:rsidDel="00000000" w:rsidP="00000000" w:rsidRDefault="00000000" w:rsidRPr="00000000" w14:paraId="0000046D">
      <w:pPr>
        <w:rPr/>
      </w:pPr>
      <w:r w:rsidDel="00000000" w:rsidR="00000000" w:rsidRPr="00000000">
        <w:rPr>
          <w:rtl w:val="0"/>
        </w:rPr>
        <w:t xml:space="preserve">  KEY idx_sql_customer_time (customer_id, searched_at),</w:t>
      </w:r>
    </w:p>
    <w:p w:rsidR="00000000" w:rsidDel="00000000" w:rsidP="00000000" w:rsidRDefault="00000000" w:rsidRPr="00000000" w14:paraId="0000046E">
      <w:pPr>
        <w:rPr/>
      </w:pPr>
      <w:r w:rsidDel="00000000" w:rsidR="00000000" w:rsidRPr="00000000">
        <w:rPr>
          <w:rtl w:val="0"/>
        </w:rPr>
        <w:t xml:space="preserve">  KEY idx_sql_keyword (keyword),</w:t>
      </w:r>
    </w:p>
    <w:p w:rsidR="00000000" w:rsidDel="00000000" w:rsidP="00000000" w:rsidRDefault="00000000" w:rsidRPr="00000000" w14:paraId="0000046F">
      <w:pPr>
        <w:rPr/>
      </w:pPr>
      <w:r w:rsidDel="00000000" w:rsidR="00000000" w:rsidRPr="00000000">
        <w:rPr>
          <w:rtl w:val="0"/>
        </w:rPr>
        <w:t xml:space="preserve">  CONSTRAINT fk_sql_customer FOREIGN KEY (customer_id) REFERENCES user_account (id) ON DELETE SET NULL</w:t>
      </w:r>
    </w:p>
    <w:p w:rsidR="00000000" w:rsidDel="00000000" w:rsidP="00000000" w:rsidRDefault="00000000" w:rsidRPr="00000000" w14:paraId="00000470">
      <w:pPr>
        <w:rPr/>
      </w:pPr>
      <w:r w:rsidDel="00000000" w:rsidR="00000000" w:rsidRPr="00000000">
        <w:rPr>
          <w:rtl w:val="0"/>
        </w:rPr>
        <w:t xml:space="preserve">) ENGINE=InnoDB COMMENT='Nhật ký tìm kiếm phục vụ gợi ý (M08-UC04) và AI (M19-UC03).';</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 =============================================================================</w:t>
      </w:r>
    </w:p>
    <w:p w:rsidR="00000000" w:rsidDel="00000000" w:rsidP="00000000" w:rsidRDefault="00000000" w:rsidRPr="00000000" w14:paraId="00000473">
      <w:pPr>
        <w:rPr/>
      </w:pPr>
      <w:r w:rsidDel="00000000" w:rsidR="00000000" w:rsidRPr="00000000">
        <w:rPr>
          <w:rtl w:val="0"/>
        </w:rPr>
        <w:t xml:space="preserve">-- MODULE M09 — BOOKING MANAGEMENT  (9 UC)</w:t>
      </w:r>
    </w:p>
    <w:p w:rsidR="00000000" w:rsidDel="00000000" w:rsidP="00000000" w:rsidRDefault="00000000" w:rsidRPr="00000000" w14:paraId="00000474">
      <w:pPr>
        <w:rPr/>
      </w:pPr>
      <w:r w:rsidDel="00000000" w:rsidR="00000000" w:rsidRPr="00000000">
        <w:rPr>
          <w:rtl w:val="0"/>
        </w:rPr>
        <w:t xml:space="preserve">-- =============================================================================</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CREATE TABLE booking (</w:t>
      </w:r>
    </w:p>
    <w:p w:rsidR="00000000" w:rsidDel="00000000" w:rsidP="00000000" w:rsidRDefault="00000000" w:rsidRPr="00000000" w14:paraId="00000477">
      <w:pPr>
        <w:rPr/>
      </w:pPr>
      <w:r w:rsidDel="00000000" w:rsidR="00000000" w:rsidRPr="00000000">
        <w:rPr>
          <w:rtl w:val="0"/>
        </w:rPr>
        <w:t xml:space="preserve">  id                    BIGINT UNSIGNED NOT NULL AUTO_INCREMENT,</w:t>
      </w:r>
    </w:p>
    <w:p w:rsidR="00000000" w:rsidDel="00000000" w:rsidP="00000000" w:rsidRDefault="00000000" w:rsidRPr="00000000" w14:paraId="00000478">
      <w:pPr>
        <w:rPr/>
      </w:pPr>
      <w:r w:rsidDel="00000000" w:rsidR="00000000" w:rsidRPr="00000000">
        <w:rPr>
          <w:rtl w:val="0"/>
        </w:rPr>
        <w:t xml:space="preserve">  booking_code          VARCHAR(20)  NOT NULL COMMENT 'Mã tham chiếu hiển thị (MSG27)',</w:t>
      </w:r>
    </w:p>
    <w:p w:rsidR="00000000" w:rsidDel="00000000" w:rsidP="00000000" w:rsidRDefault="00000000" w:rsidRPr="00000000" w14:paraId="00000479">
      <w:pPr>
        <w:rPr/>
      </w:pPr>
      <w:r w:rsidDel="00000000" w:rsidR="00000000" w:rsidRPr="00000000">
        <w:rPr>
          <w:rtl w:val="0"/>
        </w:rPr>
        <w:t xml:space="preserve">  customer_id           BIGINT UNSIGNED NOT NULL,</w:t>
      </w:r>
    </w:p>
    <w:p w:rsidR="00000000" w:rsidDel="00000000" w:rsidP="00000000" w:rsidRDefault="00000000" w:rsidRPr="00000000" w14:paraId="0000047A">
      <w:pPr>
        <w:rPr/>
      </w:pPr>
      <w:r w:rsidDel="00000000" w:rsidR="00000000" w:rsidRPr="00000000">
        <w:rPr>
          <w:rtl w:val="0"/>
        </w:rPr>
        <w:t xml:space="preserve">  workspace_id          BIGINT UNSIGNED NOT NULL,</w:t>
      </w:r>
    </w:p>
    <w:p w:rsidR="00000000" w:rsidDel="00000000" w:rsidP="00000000" w:rsidRDefault="00000000" w:rsidRPr="00000000" w14:paraId="0000047B">
      <w:pPr>
        <w:rPr/>
      </w:pPr>
      <w:r w:rsidDel="00000000" w:rsidR="00000000" w:rsidRPr="00000000">
        <w:rPr>
          <w:rtl w:val="0"/>
        </w:rPr>
        <w:t xml:space="preserve">  status                ENUM('PENDING_PAYMENT','CONFIRMED','CHECKED_IN','COMPLETED','CANCELLED','NO_SHOW','EXPIRED')</w:t>
      </w:r>
    </w:p>
    <w:p w:rsidR="00000000" w:rsidDel="00000000" w:rsidP="00000000" w:rsidRDefault="00000000" w:rsidRPr="00000000" w14:paraId="0000047C">
      <w:pPr>
        <w:rPr/>
      </w:pPr>
      <w:r w:rsidDel="00000000" w:rsidR="00000000" w:rsidRPr="00000000">
        <w:rPr>
          <w:rtl w:val="0"/>
        </w:rPr>
        <w:t xml:space="preserve">                        NOT NULL DEFAULT 'PENDING_PAYMENT' COMMENT 'BR-13, BR-14',</w:t>
      </w:r>
    </w:p>
    <w:p w:rsidR="00000000" w:rsidDel="00000000" w:rsidP="00000000" w:rsidRDefault="00000000" w:rsidRPr="00000000" w14:paraId="0000047D">
      <w:pPr>
        <w:rPr/>
      </w:pPr>
      <w:r w:rsidDel="00000000" w:rsidR="00000000" w:rsidRPr="00000000">
        <w:rPr>
          <w:rtl w:val="0"/>
        </w:rPr>
        <w:t xml:space="preserve">  start_at              DATETIME(3)  NOT NULL,</w:t>
      </w:r>
    </w:p>
    <w:p w:rsidR="00000000" w:rsidDel="00000000" w:rsidP="00000000" w:rsidRDefault="00000000" w:rsidRPr="00000000" w14:paraId="0000047E">
      <w:pPr>
        <w:rPr/>
      </w:pPr>
      <w:r w:rsidDel="00000000" w:rsidR="00000000" w:rsidRPr="00000000">
        <w:rPr>
          <w:rtl w:val="0"/>
        </w:rPr>
        <w:t xml:space="preserve">  end_at                DATETIME(3)  NOT NULL,</w:t>
      </w:r>
    </w:p>
    <w:p w:rsidR="00000000" w:rsidDel="00000000" w:rsidP="00000000" w:rsidRDefault="00000000" w:rsidRPr="00000000" w14:paraId="0000047F">
      <w:pPr>
        <w:rPr/>
      </w:pPr>
      <w:r w:rsidDel="00000000" w:rsidR="00000000" w:rsidRPr="00000000">
        <w:rPr>
          <w:rtl w:val="0"/>
        </w:rPr>
        <w:t xml:space="preserve">  duration_minutes      INT UNSIGNED NOT NULL,</w:t>
      </w:r>
    </w:p>
    <w:p w:rsidR="00000000" w:rsidDel="00000000" w:rsidP="00000000" w:rsidRDefault="00000000" w:rsidRPr="00000000" w14:paraId="00000480">
      <w:pPr>
        <w:rPr/>
      </w:pPr>
      <w:r w:rsidDel="00000000" w:rsidR="00000000" w:rsidRPr="00000000">
        <w:rPr>
          <w:rtl w:val="0"/>
        </w:rPr>
        <w:t xml:space="preserve">  guest_count           SMALLINT UNSIGNED NOT NULL DEFAULT 1,</w:t>
      </w:r>
    </w:p>
    <w:p w:rsidR="00000000" w:rsidDel="00000000" w:rsidP="00000000" w:rsidRDefault="00000000" w:rsidRPr="00000000" w14:paraId="00000481">
      <w:pPr>
        <w:rPr/>
      </w:pPr>
      <w:r w:rsidDel="00000000" w:rsidR="00000000" w:rsidRPr="00000000">
        <w:rPr>
          <w:rtl w:val="0"/>
        </w:rPr>
        <w:t xml:space="preserve">  note                  VARCHAR(500) NULL,</w:t>
      </w:r>
    </w:p>
    <w:p w:rsidR="00000000" w:rsidDel="00000000" w:rsidP="00000000" w:rsidRDefault="00000000" w:rsidRPr="00000000" w14:paraId="00000482">
      <w:pPr>
        <w:rPr/>
      </w:pPr>
      <w:r w:rsidDel="00000000" w:rsidR="00000000" w:rsidRPr="00000000">
        <w:rPr>
          <w:rtl w:val="0"/>
        </w:rPr>
        <w:t xml:space="preserve">  currency              CHAR(3)      NOT NULL DEFAULT 'VND',</w:t>
      </w:r>
    </w:p>
    <w:p w:rsidR="00000000" w:rsidDel="00000000" w:rsidP="00000000" w:rsidRDefault="00000000" w:rsidRPr="00000000" w14:paraId="00000483">
      <w:pPr>
        <w:rPr/>
      </w:pPr>
      <w:r w:rsidDel="00000000" w:rsidR="00000000" w:rsidRPr="00000000">
        <w:rPr>
          <w:rtl w:val="0"/>
        </w:rPr>
        <w:t xml:space="preserve">  subtotal_amount       DECIMAL(15,2) NOT NULL DEFAULT 0,</w:t>
      </w:r>
    </w:p>
    <w:p w:rsidR="00000000" w:rsidDel="00000000" w:rsidP="00000000" w:rsidRDefault="00000000" w:rsidRPr="00000000" w14:paraId="00000484">
      <w:pPr>
        <w:rPr/>
      </w:pPr>
      <w:r w:rsidDel="00000000" w:rsidR="00000000" w:rsidRPr="00000000">
        <w:rPr>
          <w:rtl w:val="0"/>
        </w:rPr>
        <w:t xml:space="preserve">  discount_amount       DECIMAL(15,2) NOT NULL DEFAULT 0,</w:t>
      </w:r>
    </w:p>
    <w:p w:rsidR="00000000" w:rsidDel="00000000" w:rsidP="00000000" w:rsidRDefault="00000000" w:rsidRPr="00000000" w14:paraId="00000485">
      <w:pPr>
        <w:rPr/>
      </w:pPr>
      <w:r w:rsidDel="00000000" w:rsidR="00000000" w:rsidRPr="00000000">
        <w:rPr>
          <w:rtl w:val="0"/>
        </w:rPr>
        <w:t xml:space="preserve">  membership_benefit_amount DECIMAL(15,2) NOT NULL DEFAULT 0,</w:t>
      </w:r>
    </w:p>
    <w:p w:rsidR="00000000" w:rsidDel="00000000" w:rsidP="00000000" w:rsidRDefault="00000000" w:rsidRPr="00000000" w14:paraId="00000486">
      <w:pPr>
        <w:rPr/>
      </w:pPr>
      <w:r w:rsidDel="00000000" w:rsidR="00000000" w:rsidRPr="00000000">
        <w:rPr>
          <w:rtl w:val="0"/>
        </w:rPr>
        <w:t xml:space="preserve">  platform_fee_amount   DECIMAL(15,2) NOT NULL DEFAULT 0,</w:t>
      </w:r>
    </w:p>
    <w:p w:rsidR="00000000" w:rsidDel="00000000" w:rsidP="00000000" w:rsidRDefault="00000000" w:rsidRPr="00000000" w14:paraId="00000487">
      <w:pPr>
        <w:rPr/>
      </w:pPr>
      <w:r w:rsidDel="00000000" w:rsidR="00000000" w:rsidRPr="00000000">
        <w:rPr>
          <w:rtl w:val="0"/>
        </w:rPr>
        <w:t xml:space="preserve">  tax_amount            DECIMAL(15,2) NOT NULL DEFAULT 0,</w:t>
      </w:r>
    </w:p>
    <w:p w:rsidR="00000000" w:rsidDel="00000000" w:rsidP="00000000" w:rsidRDefault="00000000" w:rsidRPr="00000000" w14:paraId="00000488">
      <w:pPr>
        <w:rPr/>
      </w:pPr>
      <w:r w:rsidDel="00000000" w:rsidR="00000000" w:rsidRPr="00000000">
        <w:rPr>
          <w:rtl w:val="0"/>
        </w:rPr>
        <w:t xml:space="preserve">  total_amount          DECIMAL(15,2) NOT NULL DEFAULT 0 COMMENT 'BR-34: đã gồm thuế &amp; phí',</w:t>
      </w:r>
    </w:p>
    <w:p w:rsidR="00000000" w:rsidDel="00000000" w:rsidP="00000000" w:rsidRDefault="00000000" w:rsidRPr="00000000" w14:paraId="00000489">
      <w:pPr>
        <w:rPr/>
      </w:pPr>
      <w:r w:rsidDel="00000000" w:rsidR="00000000" w:rsidRPr="00000000">
        <w:rPr>
          <w:rtl w:val="0"/>
        </w:rPr>
        <w:t xml:space="preserve">  paid_amount           DECIMAL(15,2) NOT NULL DEFAULT 0,</w:t>
      </w:r>
    </w:p>
    <w:p w:rsidR="00000000" w:rsidDel="00000000" w:rsidP="00000000" w:rsidRDefault="00000000" w:rsidRPr="00000000" w14:paraId="0000048A">
      <w:pPr>
        <w:rPr/>
      </w:pPr>
      <w:r w:rsidDel="00000000" w:rsidR="00000000" w:rsidRPr="00000000">
        <w:rPr>
          <w:rtl w:val="0"/>
        </w:rPr>
        <w:t xml:space="preserve">  refunded_amount       DECIMAL(15,2) NOT NULL DEFAULT 0,</w:t>
      </w:r>
    </w:p>
    <w:p w:rsidR="00000000" w:rsidDel="00000000" w:rsidP="00000000" w:rsidRDefault="00000000" w:rsidRPr="00000000" w14:paraId="0000048B">
      <w:pPr>
        <w:rPr/>
      </w:pPr>
      <w:r w:rsidDel="00000000" w:rsidR="00000000" w:rsidRPr="00000000">
        <w:rPr>
          <w:rtl w:val="0"/>
        </w:rPr>
        <w:t xml:space="preserve">  subscription_id       BIGINT UNSIGNED NULL COMMENT 'Gói membership áp dụng (BR-21)',</w:t>
      </w:r>
    </w:p>
    <w:p w:rsidR="00000000" w:rsidDel="00000000" w:rsidP="00000000" w:rsidRDefault="00000000" w:rsidRPr="00000000" w14:paraId="0000048C">
      <w:pPr>
        <w:rPr/>
      </w:pPr>
      <w:r w:rsidDel="00000000" w:rsidR="00000000" w:rsidRPr="00000000">
        <w:rPr>
          <w:rtl w:val="0"/>
        </w:rPr>
        <w:t xml:space="preserve">  cancellation_policy_id BIGINT UNSIGNED NULL COMMENT 'Ảnh chụp chính sách lúc đặt',</w:t>
      </w:r>
    </w:p>
    <w:p w:rsidR="00000000" w:rsidDel="00000000" w:rsidP="00000000" w:rsidRDefault="00000000" w:rsidRPr="00000000" w14:paraId="0000048D">
      <w:pPr>
        <w:rPr/>
      </w:pPr>
      <w:r w:rsidDel="00000000" w:rsidR="00000000" w:rsidRPr="00000000">
        <w:rPr>
          <w:rtl w:val="0"/>
        </w:rPr>
        <w:t xml:space="preserve">  payment_deadline_at   DATETIME(3)  NULL COMMENT 'BR-14: tối đa 15 phút',</w:t>
      </w:r>
    </w:p>
    <w:p w:rsidR="00000000" w:rsidDel="00000000" w:rsidP="00000000" w:rsidRDefault="00000000" w:rsidRPr="00000000" w14:paraId="0000048E">
      <w:pPr>
        <w:rPr/>
      </w:pPr>
      <w:r w:rsidDel="00000000" w:rsidR="00000000" w:rsidRPr="00000000">
        <w:rPr>
          <w:rtl w:val="0"/>
        </w:rPr>
        <w:t xml:space="preserve">  confirmed_at          DATETIME(3)  NULL,</w:t>
      </w:r>
    </w:p>
    <w:p w:rsidR="00000000" w:rsidDel="00000000" w:rsidP="00000000" w:rsidRDefault="00000000" w:rsidRPr="00000000" w14:paraId="0000048F">
      <w:pPr>
        <w:rPr/>
      </w:pPr>
      <w:r w:rsidDel="00000000" w:rsidR="00000000" w:rsidRPr="00000000">
        <w:rPr>
          <w:rtl w:val="0"/>
        </w:rPr>
        <w:t xml:space="preserve">  completed_at          DATETIME(3)  NULL,</w:t>
      </w:r>
    </w:p>
    <w:p w:rsidR="00000000" w:rsidDel="00000000" w:rsidP="00000000" w:rsidRDefault="00000000" w:rsidRPr="00000000" w14:paraId="00000490">
      <w:pPr>
        <w:rPr/>
      </w:pPr>
      <w:r w:rsidDel="00000000" w:rsidR="00000000" w:rsidRPr="00000000">
        <w:rPr>
          <w:rtl w:val="0"/>
        </w:rPr>
        <w:t xml:space="preserve">  cancelled_at          DATETIME(3)  NULL,</w:t>
      </w:r>
    </w:p>
    <w:p w:rsidR="00000000" w:rsidDel="00000000" w:rsidP="00000000" w:rsidRDefault="00000000" w:rsidRPr="00000000" w14:paraId="00000491">
      <w:pPr>
        <w:rPr/>
      </w:pPr>
      <w:r w:rsidDel="00000000" w:rsidR="00000000" w:rsidRPr="00000000">
        <w:rPr>
          <w:rtl w:val="0"/>
        </w:rPr>
        <w:t xml:space="preserve">  rescheduled_from_id   BIGINT UNSIGNED NULL COMMENT 'M09-UC04',</w:t>
      </w:r>
    </w:p>
    <w:p w:rsidR="00000000" w:rsidDel="00000000" w:rsidP="00000000" w:rsidRDefault="00000000" w:rsidRPr="00000000" w14:paraId="00000492">
      <w:pPr>
        <w:rPr/>
      </w:pPr>
      <w:r w:rsidDel="00000000" w:rsidR="00000000" w:rsidRPr="00000000">
        <w:rPr>
          <w:rtl w:val="0"/>
        </w:rPr>
        <w:t xml:space="preserve">  is_funds_frozen       TINYINT(1)   NOT NULL DEFAULT 0 COMMENT 'BR-33: đóng băng khi có tranh chấp',</w:t>
      </w:r>
    </w:p>
    <w:p w:rsidR="00000000" w:rsidDel="00000000" w:rsidP="00000000" w:rsidRDefault="00000000" w:rsidRPr="00000000" w14:paraId="00000493">
      <w:pPr>
        <w:rPr/>
      </w:pPr>
      <w:r w:rsidDel="00000000" w:rsidR="00000000" w:rsidRPr="00000000">
        <w:rPr>
          <w:rtl w:val="0"/>
        </w:rPr>
        <w:t xml:space="preserve">  version               INT UNSIGNED NOT NULL DEFAULT 0 COMMENT 'BR-35',</w:t>
      </w:r>
    </w:p>
    <w:p w:rsidR="00000000" w:rsidDel="00000000" w:rsidP="00000000" w:rsidRDefault="00000000" w:rsidRPr="00000000" w14:paraId="00000494">
      <w:pPr>
        <w:rPr/>
      </w:pPr>
      <w:r w:rsidDel="00000000" w:rsidR="00000000" w:rsidRPr="00000000">
        <w:rPr>
          <w:rtl w:val="0"/>
        </w:rPr>
        <w:t xml:space="preserve">  created_at            DATETIME(3)  NOT NULL DEFAULT CURRENT_TIMESTAMP(3),</w:t>
      </w:r>
    </w:p>
    <w:p w:rsidR="00000000" w:rsidDel="00000000" w:rsidP="00000000" w:rsidRDefault="00000000" w:rsidRPr="00000000" w14:paraId="00000495">
      <w:pPr>
        <w:rPr/>
      </w:pPr>
      <w:r w:rsidDel="00000000" w:rsidR="00000000" w:rsidRPr="00000000">
        <w:rPr>
          <w:rtl w:val="0"/>
        </w:rPr>
        <w:t xml:space="preserve">  updated_at            DATETIME(3)  NOT NULL DEFAULT CURRENT_TIMESTAMP(3) ON UPDATE CURRENT_TIMESTAMP(3),</w:t>
      </w:r>
    </w:p>
    <w:p w:rsidR="00000000" w:rsidDel="00000000" w:rsidP="00000000" w:rsidRDefault="00000000" w:rsidRPr="00000000" w14:paraId="00000496">
      <w:pPr>
        <w:rPr/>
      </w:pPr>
      <w:r w:rsidDel="00000000" w:rsidR="00000000" w:rsidRPr="00000000">
        <w:rPr>
          <w:rtl w:val="0"/>
        </w:rPr>
        <w:t xml:space="preserve">  PRIMARY KEY (id),</w:t>
      </w:r>
    </w:p>
    <w:p w:rsidR="00000000" w:rsidDel="00000000" w:rsidP="00000000" w:rsidRDefault="00000000" w:rsidRPr="00000000" w14:paraId="00000497">
      <w:pPr>
        <w:rPr/>
      </w:pPr>
      <w:r w:rsidDel="00000000" w:rsidR="00000000" w:rsidRPr="00000000">
        <w:rPr>
          <w:rtl w:val="0"/>
        </w:rPr>
        <w:t xml:space="preserve">  UNIQUE KEY uk_booking_code (booking_code),</w:t>
      </w:r>
    </w:p>
    <w:p w:rsidR="00000000" w:rsidDel="00000000" w:rsidP="00000000" w:rsidRDefault="00000000" w:rsidRPr="00000000" w14:paraId="00000498">
      <w:pPr>
        <w:rPr/>
      </w:pPr>
      <w:r w:rsidDel="00000000" w:rsidR="00000000" w:rsidRPr="00000000">
        <w:rPr>
          <w:rtl w:val="0"/>
        </w:rPr>
        <w:t xml:space="preserve">  KEY idx_booking_customer_status (customer_id, status, start_at),</w:t>
      </w:r>
    </w:p>
    <w:p w:rsidR="00000000" w:rsidDel="00000000" w:rsidP="00000000" w:rsidRDefault="00000000" w:rsidRPr="00000000" w14:paraId="00000499">
      <w:pPr>
        <w:rPr/>
      </w:pPr>
      <w:r w:rsidDel="00000000" w:rsidR="00000000" w:rsidRPr="00000000">
        <w:rPr>
          <w:rtl w:val="0"/>
        </w:rPr>
        <w:t xml:space="preserve">  KEY idx_booking_ws_time (workspace_id, start_at, end_at),</w:t>
      </w:r>
    </w:p>
    <w:p w:rsidR="00000000" w:rsidDel="00000000" w:rsidP="00000000" w:rsidRDefault="00000000" w:rsidRPr="00000000" w14:paraId="0000049A">
      <w:pPr>
        <w:rPr/>
      </w:pPr>
      <w:r w:rsidDel="00000000" w:rsidR="00000000" w:rsidRPr="00000000">
        <w:rPr>
          <w:rtl w:val="0"/>
        </w:rPr>
        <w:t xml:space="preserve">  KEY idx_booking_status_time (status, start_at),</w:t>
      </w:r>
    </w:p>
    <w:p w:rsidR="00000000" w:rsidDel="00000000" w:rsidP="00000000" w:rsidRDefault="00000000" w:rsidRPr="00000000" w14:paraId="0000049B">
      <w:pPr>
        <w:rPr/>
      </w:pPr>
      <w:r w:rsidDel="00000000" w:rsidR="00000000" w:rsidRPr="00000000">
        <w:rPr>
          <w:rtl w:val="0"/>
        </w:rPr>
        <w:t xml:space="preserve">  KEY idx_booking_deadline (status, payment_deadline_at),</w:t>
      </w:r>
    </w:p>
    <w:p w:rsidR="00000000" w:rsidDel="00000000" w:rsidP="00000000" w:rsidRDefault="00000000" w:rsidRPr="00000000" w14:paraId="0000049C">
      <w:pPr>
        <w:rPr/>
      </w:pPr>
      <w:r w:rsidDel="00000000" w:rsidR="00000000" w:rsidRPr="00000000">
        <w:rPr>
          <w:rtl w:val="0"/>
        </w:rPr>
        <w:t xml:space="preserve">  CONSTRAINT fk_booking_customer FOREIGN KEY (customer_id)  REFERENCES user_account (id) ON DELETE RESTRICT,</w:t>
      </w:r>
    </w:p>
    <w:p w:rsidR="00000000" w:rsidDel="00000000" w:rsidP="00000000" w:rsidRDefault="00000000" w:rsidRPr="00000000" w14:paraId="0000049D">
      <w:pPr>
        <w:rPr/>
      </w:pPr>
      <w:r w:rsidDel="00000000" w:rsidR="00000000" w:rsidRPr="00000000">
        <w:rPr>
          <w:rtl w:val="0"/>
        </w:rPr>
        <w:t xml:space="preserve">  CONSTRAINT fk_booking_ws       FOREIGN KEY (workspace_id) REFERENCES workspace (id)    ON DELETE RESTRICT,</w:t>
      </w:r>
    </w:p>
    <w:p w:rsidR="00000000" w:rsidDel="00000000" w:rsidP="00000000" w:rsidRDefault="00000000" w:rsidRPr="00000000" w14:paraId="0000049E">
      <w:pPr>
        <w:rPr/>
      </w:pPr>
      <w:r w:rsidDel="00000000" w:rsidR="00000000" w:rsidRPr="00000000">
        <w:rPr>
          <w:rtl w:val="0"/>
        </w:rPr>
        <w:t xml:space="preserve">  CONSTRAINT fk_booking_resched  FOREIGN KEY (rescheduled_from_id) REFERENCES booking (id) ON DELETE SET NULL,</w:t>
      </w:r>
    </w:p>
    <w:p w:rsidR="00000000" w:rsidDel="00000000" w:rsidP="00000000" w:rsidRDefault="00000000" w:rsidRPr="00000000" w14:paraId="0000049F">
      <w:pPr>
        <w:rPr/>
      </w:pPr>
      <w:r w:rsidDel="00000000" w:rsidR="00000000" w:rsidRPr="00000000">
        <w:rPr>
          <w:rtl w:val="0"/>
        </w:rPr>
        <w:t xml:space="preserve">  CONSTRAINT ck_booking_range  CHECK (end_at &gt; start_at),</w:t>
      </w:r>
    </w:p>
    <w:p w:rsidR="00000000" w:rsidDel="00000000" w:rsidP="00000000" w:rsidRDefault="00000000" w:rsidRPr="00000000" w14:paraId="000004A0">
      <w:pPr>
        <w:rPr/>
      </w:pPr>
      <w:r w:rsidDel="00000000" w:rsidR="00000000" w:rsidRPr="00000000">
        <w:rPr>
          <w:rtl w:val="0"/>
        </w:rPr>
        <w:t xml:space="preserve">  CONSTRAINT ck_booking_amount CHECK (total_amount &gt;= 0 AND refunded_amount &gt;= 0)</w:t>
      </w:r>
    </w:p>
    <w:p w:rsidR="00000000" w:rsidDel="00000000" w:rsidP="00000000" w:rsidRDefault="00000000" w:rsidRPr="00000000" w14:paraId="000004A1">
      <w:pPr>
        <w:rPr/>
      </w:pPr>
      <w:r w:rsidDel="00000000" w:rsidR="00000000" w:rsidRPr="00000000">
        <w:rPr>
          <w:rtl w:val="0"/>
        </w:rPr>
        <w:t xml:space="preserve">) ENGINE=InnoDB COMMENT='Đơn đặt chỗ (M09-UC01..UC09).';</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ALTER TABLE resource_hold</w:t>
      </w:r>
    </w:p>
    <w:p w:rsidR="00000000" w:rsidDel="00000000" w:rsidP="00000000" w:rsidRDefault="00000000" w:rsidRPr="00000000" w14:paraId="000004A4">
      <w:pPr>
        <w:rPr/>
      </w:pPr>
      <w:r w:rsidDel="00000000" w:rsidR="00000000" w:rsidRPr="00000000">
        <w:rPr>
          <w:rtl w:val="0"/>
        </w:rPr>
        <w:t xml:space="preserve">  ADD CONSTRAINT fk_hold_booking FOREIGN KEY (booking_id) REFERENCES booking (id) ON DELETE SET NULL;</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CREATE TABLE booking_item (</w:t>
      </w:r>
    </w:p>
    <w:p w:rsidR="00000000" w:rsidDel="00000000" w:rsidP="00000000" w:rsidRDefault="00000000" w:rsidRPr="00000000" w14:paraId="000004A7">
      <w:pPr>
        <w:rPr/>
      </w:pPr>
      <w:r w:rsidDel="00000000" w:rsidR="00000000" w:rsidRPr="00000000">
        <w:rPr>
          <w:rtl w:val="0"/>
        </w:rPr>
        <w:t xml:space="preserve">  id            BIGINT UNSIGNED NOT NULL AUTO_INCREMENT,</w:t>
      </w:r>
    </w:p>
    <w:p w:rsidR="00000000" w:rsidDel="00000000" w:rsidP="00000000" w:rsidRDefault="00000000" w:rsidRPr="00000000" w14:paraId="000004A8">
      <w:pPr>
        <w:rPr/>
      </w:pPr>
      <w:r w:rsidDel="00000000" w:rsidR="00000000" w:rsidRPr="00000000">
        <w:rPr>
          <w:rtl w:val="0"/>
        </w:rPr>
        <w:t xml:space="preserve">  booking_id    BIGINT UNSIGNED NOT NULL,</w:t>
      </w:r>
    </w:p>
    <w:p w:rsidR="00000000" w:rsidDel="00000000" w:rsidP="00000000" w:rsidRDefault="00000000" w:rsidRPr="00000000" w14:paraId="000004A9">
      <w:pPr>
        <w:rPr/>
      </w:pPr>
      <w:r w:rsidDel="00000000" w:rsidR="00000000" w:rsidRPr="00000000">
        <w:rPr>
          <w:rtl w:val="0"/>
        </w:rPr>
        <w:t xml:space="preserve">  resource_id   BIGINT UNSIGNED NOT NULL,</w:t>
      </w:r>
    </w:p>
    <w:p w:rsidR="00000000" w:rsidDel="00000000" w:rsidP="00000000" w:rsidRDefault="00000000" w:rsidRPr="00000000" w14:paraId="000004AA">
      <w:pPr>
        <w:rPr/>
      </w:pPr>
      <w:r w:rsidDel="00000000" w:rsidR="00000000" w:rsidRPr="00000000">
        <w:rPr>
          <w:rtl w:val="0"/>
        </w:rPr>
        <w:t xml:space="preserve">  seat_type_id  BIGINT UNSIGNED NOT NULL,</w:t>
      </w:r>
    </w:p>
    <w:p w:rsidR="00000000" w:rsidDel="00000000" w:rsidP="00000000" w:rsidRDefault="00000000" w:rsidRPr="00000000" w14:paraId="000004AB">
      <w:pPr>
        <w:rPr/>
      </w:pPr>
      <w:r w:rsidDel="00000000" w:rsidR="00000000" w:rsidRPr="00000000">
        <w:rPr>
          <w:rtl w:val="0"/>
        </w:rPr>
        <w:t xml:space="preserve">  start_at      DATETIME(3)  NOT NULL,</w:t>
      </w:r>
    </w:p>
    <w:p w:rsidR="00000000" w:rsidDel="00000000" w:rsidP="00000000" w:rsidRDefault="00000000" w:rsidRPr="00000000" w14:paraId="000004AC">
      <w:pPr>
        <w:rPr/>
      </w:pPr>
      <w:r w:rsidDel="00000000" w:rsidR="00000000" w:rsidRPr="00000000">
        <w:rPr>
          <w:rtl w:val="0"/>
        </w:rPr>
        <w:t xml:space="preserve">  end_at        DATETIME(3)  NOT NULL,</w:t>
      </w:r>
    </w:p>
    <w:p w:rsidR="00000000" w:rsidDel="00000000" w:rsidP="00000000" w:rsidRDefault="00000000" w:rsidRPr="00000000" w14:paraId="000004AD">
      <w:pPr>
        <w:rPr/>
      </w:pPr>
      <w:r w:rsidDel="00000000" w:rsidR="00000000" w:rsidRPr="00000000">
        <w:rPr>
          <w:rtl w:val="0"/>
        </w:rPr>
        <w:t xml:space="preserve">  quantity      SMALLINT UNSIGNED NOT NULL DEFAULT 1,</w:t>
      </w:r>
    </w:p>
    <w:p w:rsidR="00000000" w:rsidDel="00000000" w:rsidP="00000000" w:rsidRDefault="00000000" w:rsidRPr="00000000" w14:paraId="000004AE">
      <w:pPr>
        <w:rPr/>
      </w:pPr>
      <w:r w:rsidDel="00000000" w:rsidR="00000000" w:rsidRPr="00000000">
        <w:rPr>
          <w:rtl w:val="0"/>
        </w:rPr>
        <w:t xml:space="preserve">  price_unit    ENUM('HOUR','DAY','MONTH') NOT NULL DEFAULT 'HOUR',</w:t>
      </w:r>
    </w:p>
    <w:p w:rsidR="00000000" w:rsidDel="00000000" w:rsidP="00000000" w:rsidRDefault="00000000" w:rsidRPr="00000000" w14:paraId="000004AF">
      <w:pPr>
        <w:rPr/>
      </w:pPr>
      <w:r w:rsidDel="00000000" w:rsidR="00000000" w:rsidRPr="00000000">
        <w:rPr>
          <w:rtl w:val="0"/>
        </w:rPr>
        <w:t xml:space="preserve">  unit_price    DECIMAL(15,2) NOT NULL DEFAULT 0,</w:t>
      </w:r>
    </w:p>
    <w:p w:rsidR="00000000" w:rsidDel="00000000" w:rsidP="00000000" w:rsidRDefault="00000000" w:rsidRPr="00000000" w14:paraId="000004B0">
      <w:pPr>
        <w:rPr/>
      </w:pPr>
      <w:r w:rsidDel="00000000" w:rsidR="00000000" w:rsidRPr="00000000">
        <w:rPr>
          <w:rtl w:val="0"/>
        </w:rPr>
        <w:t xml:space="preserve">  units         DECIMAL(10,2) NOT NULL DEFAULT 0,</w:t>
      </w:r>
    </w:p>
    <w:p w:rsidR="00000000" w:rsidDel="00000000" w:rsidP="00000000" w:rsidRDefault="00000000" w:rsidRPr="00000000" w14:paraId="000004B1">
      <w:pPr>
        <w:rPr/>
      </w:pPr>
      <w:r w:rsidDel="00000000" w:rsidR="00000000" w:rsidRPr="00000000">
        <w:rPr>
          <w:rtl w:val="0"/>
        </w:rPr>
        <w:t xml:space="preserve">  line_subtotal DECIMAL(15,2) NOT NULL DEFAULT 0,</w:t>
      </w:r>
    </w:p>
    <w:p w:rsidR="00000000" w:rsidDel="00000000" w:rsidP="00000000" w:rsidRDefault="00000000" w:rsidRPr="00000000" w14:paraId="000004B2">
      <w:pPr>
        <w:rPr/>
      </w:pPr>
      <w:r w:rsidDel="00000000" w:rsidR="00000000" w:rsidRPr="00000000">
        <w:rPr>
          <w:rtl w:val="0"/>
        </w:rPr>
        <w:t xml:space="preserve">  created_at    DATETIME(3)  NOT NULL DEFAULT CURRENT_TIMESTAMP(3),</w:t>
      </w:r>
    </w:p>
    <w:p w:rsidR="00000000" w:rsidDel="00000000" w:rsidP="00000000" w:rsidRDefault="00000000" w:rsidRPr="00000000" w14:paraId="000004B3">
      <w:pPr>
        <w:rPr/>
      </w:pPr>
      <w:r w:rsidDel="00000000" w:rsidR="00000000" w:rsidRPr="00000000">
        <w:rPr>
          <w:rtl w:val="0"/>
        </w:rPr>
        <w:t xml:space="preserve">  PRIMARY KEY (id),</w:t>
      </w:r>
    </w:p>
    <w:p w:rsidR="00000000" w:rsidDel="00000000" w:rsidP="00000000" w:rsidRDefault="00000000" w:rsidRPr="00000000" w14:paraId="000004B4">
      <w:pPr>
        <w:rPr/>
      </w:pPr>
      <w:r w:rsidDel="00000000" w:rsidR="00000000" w:rsidRPr="00000000">
        <w:rPr>
          <w:rtl w:val="0"/>
        </w:rPr>
        <w:t xml:space="preserve">  UNIQUE KEY uk_bi_booking_resource (booking_id, resource_id, start_at),</w:t>
      </w:r>
    </w:p>
    <w:p w:rsidR="00000000" w:rsidDel="00000000" w:rsidP="00000000" w:rsidRDefault="00000000" w:rsidRPr="00000000" w14:paraId="000004B5">
      <w:pPr>
        <w:rPr/>
      </w:pPr>
      <w:r w:rsidDel="00000000" w:rsidR="00000000" w:rsidRPr="00000000">
        <w:rPr>
          <w:rtl w:val="0"/>
        </w:rPr>
        <w:t xml:space="preserve">  KEY idx_bi_resource_time (resource_id, start_at, end_at),</w:t>
      </w:r>
    </w:p>
    <w:p w:rsidR="00000000" w:rsidDel="00000000" w:rsidP="00000000" w:rsidRDefault="00000000" w:rsidRPr="00000000" w14:paraId="000004B6">
      <w:pPr>
        <w:rPr/>
      </w:pPr>
      <w:r w:rsidDel="00000000" w:rsidR="00000000" w:rsidRPr="00000000">
        <w:rPr>
          <w:rtl w:val="0"/>
        </w:rPr>
        <w:t xml:space="preserve">  CONSTRAINT fk_bi_booking FOREIGN KEY (booking_id)   REFERENCES booking (id)            ON DELETE CASCADE,</w:t>
      </w:r>
    </w:p>
    <w:p w:rsidR="00000000" w:rsidDel="00000000" w:rsidP="00000000" w:rsidRDefault="00000000" w:rsidRPr="00000000" w14:paraId="000004B7">
      <w:pPr>
        <w:rPr/>
      </w:pPr>
      <w:r w:rsidDel="00000000" w:rsidR="00000000" w:rsidRPr="00000000">
        <w:rPr>
          <w:rtl w:val="0"/>
        </w:rPr>
        <w:t xml:space="preserve">  CONSTRAINT fk_bi_res     FOREIGN KEY (resource_id)  REFERENCES workspace_resource (id) ON DELETE RESTRICT,</w:t>
      </w:r>
    </w:p>
    <w:p w:rsidR="00000000" w:rsidDel="00000000" w:rsidP="00000000" w:rsidRDefault="00000000" w:rsidRPr="00000000" w14:paraId="000004B8">
      <w:pPr>
        <w:rPr/>
      </w:pPr>
      <w:r w:rsidDel="00000000" w:rsidR="00000000" w:rsidRPr="00000000">
        <w:rPr>
          <w:rtl w:val="0"/>
        </w:rPr>
        <w:t xml:space="preserve">  CONSTRAINT fk_bi_type    FOREIGN KEY (seat_type_id) REFERENCES seat_type (id)          ON DELETE RESTRICT</w:t>
      </w:r>
    </w:p>
    <w:p w:rsidR="00000000" w:rsidDel="00000000" w:rsidP="00000000" w:rsidRDefault="00000000" w:rsidRPr="00000000" w14:paraId="000004B9">
      <w:pPr>
        <w:rPr/>
      </w:pPr>
      <w:r w:rsidDel="00000000" w:rsidR="00000000" w:rsidRPr="00000000">
        <w:rPr>
          <w:rtl w:val="0"/>
        </w:rPr>
        <w:t xml:space="preserve">) ENGINE=InnoDB COMMENT='Chi tiết chỗ ngồi/phòng trong 1 booking.';</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ALTER TABLE resource_time_slot</w:t>
      </w:r>
    </w:p>
    <w:p w:rsidR="00000000" w:rsidDel="00000000" w:rsidP="00000000" w:rsidRDefault="00000000" w:rsidRPr="00000000" w14:paraId="000004BC">
      <w:pPr>
        <w:rPr/>
      </w:pPr>
      <w:r w:rsidDel="00000000" w:rsidR="00000000" w:rsidRPr="00000000">
        <w:rPr>
          <w:rtl w:val="0"/>
        </w:rPr>
        <w:t xml:space="preserve">  ADD CONSTRAINT fk_slot_booking_item FOREIGN KEY (booking_item_id) REFERENCES booking_item (id) ON DELETE CASCADE;</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 M09-UC08, BR-28</w:t>
      </w:r>
    </w:p>
    <w:p w:rsidR="00000000" w:rsidDel="00000000" w:rsidP="00000000" w:rsidRDefault="00000000" w:rsidRPr="00000000" w14:paraId="000004BF">
      <w:pPr>
        <w:rPr/>
      </w:pPr>
      <w:r w:rsidDel="00000000" w:rsidR="00000000" w:rsidRPr="00000000">
        <w:rPr>
          <w:rtl w:val="0"/>
        </w:rPr>
        <w:t xml:space="preserve">CREATE TABLE booking_status_history (</w:t>
      </w:r>
    </w:p>
    <w:p w:rsidR="00000000" w:rsidDel="00000000" w:rsidP="00000000" w:rsidRDefault="00000000" w:rsidRPr="00000000" w14:paraId="000004C0">
      <w:pPr>
        <w:rPr/>
      </w:pPr>
      <w:r w:rsidDel="00000000" w:rsidR="00000000" w:rsidRPr="00000000">
        <w:rPr>
          <w:rtl w:val="0"/>
        </w:rPr>
        <w:t xml:space="preserve">  id          BIGINT UNSIGNED NOT NULL AUTO_INCREMENT,</w:t>
      </w:r>
    </w:p>
    <w:p w:rsidR="00000000" w:rsidDel="00000000" w:rsidP="00000000" w:rsidRDefault="00000000" w:rsidRPr="00000000" w14:paraId="000004C1">
      <w:pPr>
        <w:rPr/>
      </w:pPr>
      <w:r w:rsidDel="00000000" w:rsidR="00000000" w:rsidRPr="00000000">
        <w:rPr>
          <w:rtl w:val="0"/>
        </w:rPr>
        <w:t xml:space="preserve">  booking_id  BIGINT UNSIGNED NOT NULL,</w:t>
      </w:r>
    </w:p>
    <w:p w:rsidR="00000000" w:rsidDel="00000000" w:rsidP="00000000" w:rsidRDefault="00000000" w:rsidRPr="00000000" w14:paraId="000004C2">
      <w:pPr>
        <w:rPr/>
      </w:pPr>
      <w:r w:rsidDel="00000000" w:rsidR="00000000" w:rsidRPr="00000000">
        <w:rPr>
          <w:rtl w:val="0"/>
        </w:rPr>
        <w:t xml:space="preserve">  from_status VARCHAR(30) NULL,</w:t>
      </w:r>
    </w:p>
    <w:p w:rsidR="00000000" w:rsidDel="00000000" w:rsidP="00000000" w:rsidRDefault="00000000" w:rsidRPr="00000000" w14:paraId="000004C3">
      <w:pPr>
        <w:rPr/>
      </w:pPr>
      <w:r w:rsidDel="00000000" w:rsidR="00000000" w:rsidRPr="00000000">
        <w:rPr>
          <w:rtl w:val="0"/>
        </w:rPr>
        <w:t xml:space="preserve">  to_status   VARCHAR(30) NOT NULL,</w:t>
      </w:r>
    </w:p>
    <w:p w:rsidR="00000000" w:rsidDel="00000000" w:rsidP="00000000" w:rsidRDefault="00000000" w:rsidRPr="00000000" w14:paraId="000004C4">
      <w:pPr>
        <w:rPr/>
      </w:pPr>
      <w:r w:rsidDel="00000000" w:rsidR="00000000" w:rsidRPr="00000000">
        <w:rPr>
          <w:rtl w:val="0"/>
        </w:rPr>
        <w:t xml:space="preserve">  changed_by  BIGINT UNSIGNED NULL COMMENT 'NULL = hệ thống tự động',</w:t>
      </w:r>
    </w:p>
    <w:p w:rsidR="00000000" w:rsidDel="00000000" w:rsidP="00000000" w:rsidRDefault="00000000" w:rsidRPr="00000000" w14:paraId="000004C5">
      <w:pPr>
        <w:rPr/>
      </w:pPr>
      <w:r w:rsidDel="00000000" w:rsidR="00000000" w:rsidRPr="00000000">
        <w:rPr>
          <w:rtl w:val="0"/>
        </w:rPr>
        <w:t xml:space="preserve">  actor_role  VARCHAR(30) NULL,</w:t>
      </w:r>
    </w:p>
    <w:p w:rsidR="00000000" w:rsidDel="00000000" w:rsidP="00000000" w:rsidRDefault="00000000" w:rsidRPr="00000000" w14:paraId="000004C6">
      <w:pPr>
        <w:rPr/>
      </w:pPr>
      <w:r w:rsidDel="00000000" w:rsidR="00000000" w:rsidRPr="00000000">
        <w:rPr>
          <w:rtl w:val="0"/>
        </w:rPr>
        <w:t xml:space="preserve">  reason      VARCHAR(500) NULL,</w:t>
      </w:r>
    </w:p>
    <w:p w:rsidR="00000000" w:rsidDel="00000000" w:rsidP="00000000" w:rsidRDefault="00000000" w:rsidRPr="00000000" w14:paraId="000004C7">
      <w:pPr>
        <w:rPr/>
      </w:pPr>
      <w:r w:rsidDel="00000000" w:rsidR="00000000" w:rsidRPr="00000000">
        <w:rPr>
          <w:rtl w:val="0"/>
        </w:rPr>
        <w:t xml:space="preserve">  changed_at  DATETIME(3) NOT NULL DEFAULT CURRENT_TIMESTAMP(3),</w:t>
      </w:r>
    </w:p>
    <w:p w:rsidR="00000000" w:rsidDel="00000000" w:rsidP="00000000" w:rsidRDefault="00000000" w:rsidRPr="00000000" w14:paraId="000004C8">
      <w:pPr>
        <w:rPr/>
      </w:pPr>
      <w:r w:rsidDel="00000000" w:rsidR="00000000" w:rsidRPr="00000000">
        <w:rPr>
          <w:rtl w:val="0"/>
        </w:rPr>
        <w:t xml:space="preserve">  PRIMARY KEY (id),</w:t>
      </w:r>
    </w:p>
    <w:p w:rsidR="00000000" w:rsidDel="00000000" w:rsidP="00000000" w:rsidRDefault="00000000" w:rsidRPr="00000000" w14:paraId="000004C9">
      <w:pPr>
        <w:rPr/>
      </w:pPr>
      <w:r w:rsidDel="00000000" w:rsidR="00000000" w:rsidRPr="00000000">
        <w:rPr>
          <w:rtl w:val="0"/>
        </w:rPr>
        <w:t xml:space="preserve">  KEY idx_bsh_booking (booking_id, changed_at),</w:t>
      </w:r>
    </w:p>
    <w:p w:rsidR="00000000" w:rsidDel="00000000" w:rsidP="00000000" w:rsidRDefault="00000000" w:rsidRPr="00000000" w14:paraId="000004CA">
      <w:pPr>
        <w:rPr/>
      </w:pPr>
      <w:r w:rsidDel="00000000" w:rsidR="00000000" w:rsidRPr="00000000">
        <w:rPr>
          <w:rtl w:val="0"/>
        </w:rPr>
        <w:t xml:space="preserve">  CONSTRAINT fk_bsh_booking FOREIGN KEY (booking_id) REFERENCES booking (id) ON DELETE CASCADE</w:t>
      </w:r>
    </w:p>
    <w:p w:rsidR="00000000" w:rsidDel="00000000" w:rsidP="00000000" w:rsidRDefault="00000000" w:rsidRPr="00000000" w14:paraId="000004CB">
      <w:pPr>
        <w:rPr/>
      </w:pPr>
      <w:r w:rsidDel="00000000" w:rsidR="00000000" w:rsidRPr="00000000">
        <w:rPr>
          <w:rtl w:val="0"/>
        </w:rPr>
        <w:t xml:space="preserve">) ENGINE=InnoDB COMMENT='Lịch sử trạng thái booking (M09-UC08).';</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 M15-UC29/UC30/UC31: kết quả tính giá</w:t>
      </w:r>
    </w:p>
    <w:p w:rsidR="00000000" w:rsidDel="00000000" w:rsidP="00000000" w:rsidRDefault="00000000" w:rsidRPr="00000000" w14:paraId="000004CE">
      <w:pPr>
        <w:rPr/>
      </w:pPr>
      <w:r w:rsidDel="00000000" w:rsidR="00000000" w:rsidRPr="00000000">
        <w:rPr>
          <w:rtl w:val="0"/>
        </w:rPr>
        <w:t xml:space="preserve">CREATE TABLE booking_price_breakdown (</w:t>
      </w:r>
    </w:p>
    <w:p w:rsidR="00000000" w:rsidDel="00000000" w:rsidP="00000000" w:rsidRDefault="00000000" w:rsidRPr="00000000" w14:paraId="000004CF">
      <w:pPr>
        <w:rPr/>
      </w:pPr>
      <w:r w:rsidDel="00000000" w:rsidR="00000000" w:rsidRPr="00000000">
        <w:rPr>
          <w:rtl w:val="0"/>
        </w:rPr>
        <w:t xml:space="preserve">  id              BIGINT UNSIGNED NOT NULL AUTO_INCREMENT,</w:t>
      </w:r>
    </w:p>
    <w:p w:rsidR="00000000" w:rsidDel="00000000" w:rsidP="00000000" w:rsidRDefault="00000000" w:rsidRPr="00000000" w14:paraId="000004D0">
      <w:pPr>
        <w:rPr/>
      </w:pPr>
      <w:r w:rsidDel="00000000" w:rsidR="00000000" w:rsidRPr="00000000">
        <w:rPr>
          <w:rtl w:val="0"/>
        </w:rPr>
        <w:t xml:space="preserve">  booking_id      BIGINT UNSIGNED NOT NULL,</w:t>
      </w:r>
    </w:p>
    <w:p w:rsidR="00000000" w:rsidDel="00000000" w:rsidP="00000000" w:rsidRDefault="00000000" w:rsidRPr="00000000" w14:paraId="000004D1">
      <w:pPr>
        <w:rPr/>
      </w:pPr>
      <w:r w:rsidDel="00000000" w:rsidR="00000000" w:rsidRPr="00000000">
        <w:rPr>
          <w:rtl w:val="0"/>
        </w:rPr>
        <w:t xml:space="preserve">  component_type  ENUM('BASE_PRICE','PRICING_RULE','DISCOUNT','MEMBERSHIP_BENEFIT','PLATFORM_FEE','TAX','ROUNDING')</w:t>
      </w:r>
    </w:p>
    <w:p w:rsidR="00000000" w:rsidDel="00000000" w:rsidP="00000000" w:rsidRDefault="00000000" w:rsidRPr="00000000" w14:paraId="000004D2">
      <w:pPr>
        <w:rPr/>
      </w:pPr>
      <w:r w:rsidDel="00000000" w:rsidR="00000000" w:rsidRPr="00000000">
        <w:rPr>
          <w:rtl w:val="0"/>
        </w:rPr>
        <w:t xml:space="preserve">                  NOT NULL,</w:t>
      </w:r>
    </w:p>
    <w:p w:rsidR="00000000" w:rsidDel="00000000" w:rsidP="00000000" w:rsidRDefault="00000000" w:rsidRPr="00000000" w14:paraId="000004D3">
      <w:pPr>
        <w:rPr/>
      </w:pPr>
      <w:r w:rsidDel="00000000" w:rsidR="00000000" w:rsidRPr="00000000">
        <w:rPr>
          <w:rtl w:val="0"/>
        </w:rPr>
        <w:t xml:space="preserve">  source_table    VARCHAR(50)  NULL COMMENT 'pricing_rule | discount_rule | platform_fee_rule ...',</w:t>
      </w:r>
    </w:p>
    <w:p w:rsidR="00000000" w:rsidDel="00000000" w:rsidP="00000000" w:rsidRDefault="00000000" w:rsidRPr="00000000" w14:paraId="000004D4">
      <w:pPr>
        <w:rPr/>
      </w:pPr>
      <w:r w:rsidDel="00000000" w:rsidR="00000000" w:rsidRPr="00000000">
        <w:rPr>
          <w:rtl w:val="0"/>
        </w:rPr>
        <w:t xml:space="preserve">  source_id       BIGINT UNSIGNED NULL,</w:t>
      </w:r>
    </w:p>
    <w:p w:rsidR="00000000" w:rsidDel="00000000" w:rsidP="00000000" w:rsidRDefault="00000000" w:rsidRPr="00000000" w14:paraId="000004D5">
      <w:pPr>
        <w:rPr/>
      </w:pPr>
      <w:r w:rsidDel="00000000" w:rsidR="00000000" w:rsidRPr="00000000">
        <w:rPr>
          <w:rtl w:val="0"/>
        </w:rPr>
        <w:t xml:space="preserve">  label           VARCHAR(200) NOT NULL,</w:t>
      </w:r>
    </w:p>
    <w:p w:rsidR="00000000" w:rsidDel="00000000" w:rsidP="00000000" w:rsidRDefault="00000000" w:rsidRPr="00000000" w14:paraId="000004D6">
      <w:pPr>
        <w:rPr/>
      </w:pPr>
      <w:r w:rsidDel="00000000" w:rsidR="00000000" w:rsidRPr="00000000">
        <w:rPr>
          <w:rtl w:val="0"/>
        </w:rPr>
        <w:t xml:space="preserve">  amount          DECIMAL(15,2) NOT NULL COMMENT 'Âm = giảm trừ',</w:t>
      </w:r>
    </w:p>
    <w:p w:rsidR="00000000" w:rsidDel="00000000" w:rsidP="00000000" w:rsidRDefault="00000000" w:rsidRPr="00000000" w14:paraId="000004D7">
      <w:pPr>
        <w:rPr/>
      </w:pPr>
      <w:r w:rsidDel="00000000" w:rsidR="00000000" w:rsidRPr="00000000">
        <w:rPr>
          <w:rtl w:val="0"/>
        </w:rPr>
        <w:t xml:space="preserve">  calc_detail     JSON NULL,</w:t>
      </w:r>
    </w:p>
    <w:p w:rsidR="00000000" w:rsidDel="00000000" w:rsidP="00000000" w:rsidRDefault="00000000" w:rsidRPr="00000000" w14:paraId="000004D8">
      <w:pPr>
        <w:rPr/>
      </w:pPr>
      <w:r w:rsidDel="00000000" w:rsidR="00000000" w:rsidRPr="00000000">
        <w:rPr>
          <w:rtl w:val="0"/>
        </w:rPr>
        <w:t xml:space="preserve">  display_order   SMALLINT UNSIGNED NOT NULL DEFAULT 0,</w:t>
      </w:r>
    </w:p>
    <w:p w:rsidR="00000000" w:rsidDel="00000000" w:rsidP="00000000" w:rsidRDefault="00000000" w:rsidRPr="00000000" w14:paraId="000004D9">
      <w:pPr>
        <w:rPr/>
      </w:pPr>
      <w:r w:rsidDel="00000000" w:rsidR="00000000" w:rsidRPr="00000000">
        <w:rPr>
          <w:rtl w:val="0"/>
        </w:rPr>
        <w:t xml:space="preserve">  created_at      DATETIME(3) NOT NULL DEFAULT CURRENT_TIMESTAMP(3),</w:t>
      </w:r>
    </w:p>
    <w:p w:rsidR="00000000" w:rsidDel="00000000" w:rsidP="00000000" w:rsidRDefault="00000000" w:rsidRPr="00000000" w14:paraId="000004DA">
      <w:pPr>
        <w:rPr/>
      </w:pPr>
      <w:r w:rsidDel="00000000" w:rsidR="00000000" w:rsidRPr="00000000">
        <w:rPr>
          <w:rtl w:val="0"/>
        </w:rPr>
        <w:t xml:space="preserve">  PRIMARY KEY (id),</w:t>
      </w:r>
    </w:p>
    <w:p w:rsidR="00000000" w:rsidDel="00000000" w:rsidP="00000000" w:rsidRDefault="00000000" w:rsidRPr="00000000" w14:paraId="000004DB">
      <w:pPr>
        <w:rPr/>
      </w:pPr>
      <w:r w:rsidDel="00000000" w:rsidR="00000000" w:rsidRPr="00000000">
        <w:rPr>
          <w:rtl w:val="0"/>
        </w:rPr>
        <w:t xml:space="preserve">  KEY idx_bpb_booking (booking_id, display_order),</w:t>
      </w:r>
    </w:p>
    <w:p w:rsidR="00000000" w:rsidDel="00000000" w:rsidP="00000000" w:rsidRDefault="00000000" w:rsidRPr="00000000" w14:paraId="000004DC">
      <w:pPr>
        <w:rPr/>
      </w:pPr>
      <w:r w:rsidDel="00000000" w:rsidR="00000000" w:rsidRPr="00000000">
        <w:rPr>
          <w:rtl w:val="0"/>
        </w:rPr>
        <w:t xml:space="preserve">  CONSTRAINT fk_bpb_booking FOREIGN KEY (booking_id) REFERENCES booking (id) ON DELETE CASCADE</w:t>
      </w:r>
    </w:p>
    <w:p w:rsidR="00000000" w:rsidDel="00000000" w:rsidP="00000000" w:rsidRDefault="00000000" w:rsidRPr="00000000" w14:paraId="000004DD">
      <w:pPr>
        <w:rPr/>
      </w:pPr>
      <w:r w:rsidDel="00000000" w:rsidR="00000000" w:rsidRPr="00000000">
        <w:rPr>
          <w:rtl w:val="0"/>
        </w:rPr>
        <w:t xml:space="preserve">) ENGINE=InnoDB COMMENT='Diễn giải thành phần giá của booking (BR-34).';</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 M09-UC09</w:t>
      </w:r>
    </w:p>
    <w:p w:rsidR="00000000" w:rsidDel="00000000" w:rsidP="00000000" w:rsidRDefault="00000000" w:rsidRPr="00000000" w14:paraId="000004E0">
      <w:pPr>
        <w:rPr/>
      </w:pPr>
      <w:r w:rsidDel="00000000" w:rsidR="00000000" w:rsidRPr="00000000">
        <w:rPr>
          <w:rtl w:val="0"/>
        </w:rPr>
        <w:t xml:space="preserve">CREATE TABLE booking_anomaly (</w:t>
      </w:r>
    </w:p>
    <w:p w:rsidR="00000000" w:rsidDel="00000000" w:rsidP="00000000" w:rsidRDefault="00000000" w:rsidRPr="00000000" w14:paraId="000004E1">
      <w:pPr>
        <w:rPr/>
      </w:pPr>
      <w:r w:rsidDel="00000000" w:rsidR="00000000" w:rsidRPr="00000000">
        <w:rPr>
          <w:rtl w:val="0"/>
        </w:rPr>
        <w:t xml:space="preserve">  id            BIGINT UNSIGNED NOT NULL AUTO_INCREMENT,</w:t>
      </w:r>
    </w:p>
    <w:p w:rsidR="00000000" w:rsidDel="00000000" w:rsidP="00000000" w:rsidRDefault="00000000" w:rsidRPr="00000000" w14:paraId="000004E2">
      <w:pPr>
        <w:rPr/>
      </w:pPr>
      <w:r w:rsidDel="00000000" w:rsidR="00000000" w:rsidRPr="00000000">
        <w:rPr>
          <w:rtl w:val="0"/>
        </w:rPr>
        <w:t xml:space="preserve">  booking_id    BIGINT UNSIGNED NOT NULL,</w:t>
      </w:r>
    </w:p>
    <w:p w:rsidR="00000000" w:rsidDel="00000000" w:rsidP="00000000" w:rsidRDefault="00000000" w:rsidRPr="00000000" w14:paraId="000004E3">
      <w:pPr>
        <w:rPr/>
      </w:pPr>
      <w:r w:rsidDel="00000000" w:rsidR="00000000" w:rsidRPr="00000000">
        <w:rPr>
          <w:rtl w:val="0"/>
        </w:rPr>
        <w:t xml:space="preserve">  anomaly_type  ENUM('DOUBLE_BOOKING','PAYMENT_MISMATCH','NO_SHOW','ABNORMAL_DURATION','PRICE_MISMATCH','SUSPICIOUS_PATTERN')</w:t>
      </w:r>
    </w:p>
    <w:p w:rsidR="00000000" w:rsidDel="00000000" w:rsidP="00000000" w:rsidRDefault="00000000" w:rsidRPr="00000000" w14:paraId="000004E4">
      <w:pPr>
        <w:rPr/>
      </w:pPr>
      <w:r w:rsidDel="00000000" w:rsidR="00000000" w:rsidRPr="00000000">
        <w:rPr>
          <w:rtl w:val="0"/>
        </w:rPr>
        <w:t xml:space="preserve">                NOT NULL,</w:t>
      </w:r>
    </w:p>
    <w:p w:rsidR="00000000" w:rsidDel="00000000" w:rsidP="00000000" w:rsidRDefault="00000000" w:rsidRPr="00000000" w14:paraId="000004E5">
      <w:pPr>
        <w:rPr/>
      </w:pPr>
      <w:r w:rsidDel="00000000" w:rsidR="00000000" w:rsidRPr="00000000">
        <w:rPr>
          <w:rtl w:val="0"/>
        </w:rPr>
        <w:t xml:space="preserve">  severity      ENUM('LOW','MEDIUM','HIGH','CRITICAL') NOT NULL DEFAULT 'MEDIUM',</w:t>
      </w:r>
    </w:p>
    <w:p w:rsidR="00000000" w:rsidDel="00000000" w:rsidP="00000000" w:rsidRDefault="00000000" w:rsidRPr="00000000" w14:paraId="000004E6">
      <w:pPr>
        <w:rPr/>
      </w:pPr>
      <w:r w:rsidDel="00000000" w:rsidR="00000000" w:rsidRPr="00000000">
        <w:rPr>
          <w:rtl w:val="0"/>
        </w:rPr>
        <w:t xml:space="preserve">  detail        JSON NULL,</w:t>
      </w:r>
    </w:p>
    <w:p w:rsidR="00000000" w:rsidDel="00000000" w:rsidP="00000000" w:rsidRDefault="00000000" w:rsidRPr="00000000" w14:paraId="000004E7">
      <w:pPr>
        <w:rPr/>
      </w:pPr>
      <w:r w:rsidDel="00000000" w:rsidR="00000000" w:rsidRPr="00000000">
        <w:rPr>
          <w:rtl w:val="0"/>
        </w:rPr>
        <w:t xml:space="preserve">  status        ENUM('OPEN','REVIEWING','RESOLVED','DISMISSED') NOT NULL DEFAULT 'OPEN',</w:t>
      </w:r>
    </w:p>
    <w:p w:rsidR="00000000" w:rsidDel="00000000" w:rsidP="00000000" w:rsidRDefault="00000000" w:rsidRPr="00000000" w14:paraId="000004E8">
      <w:pPr>
        <w:rPr/>
      </w:pPr>
      <w:r w:rsidDel="00000000" w:rsidR="00000000" w:rsidRPr="00000000">
        <w:rPr>
          <w:rtl w:val="0"/>
        </w:rPr>
        <w:t xml:space="preserve">  reviewed_by   BIGINT UNSIGNED NULL,</w:t>
      </w:r>
    </w:p>
    <w:p w:rsidR="00000000" w:rsidDel="00000000" w:rsidP="00000000" w:rsidRDefault="00000000" w:rsidRPr="00000000" w14:paraId="000004E9">
      <w:pPr>
        <w:rPr/>
      </w:pPr>
      <w:r w:rsidDel="00000000" w:rsidR="00000000" w:rsidRPr="00000000">
        <w:rPr>
          <w:rtl w:val="0"/>
        </w:rPr>
        <w:t xml:space="preserve">  reviewed_at   DATETIME(3)  NULL,</w:t>
      </w:r>
    </w:p>
    <w:p w:rsidR="00000000" w:rsidDel="00000000" w:rsidP="00000000" w:rsidRDefault="00000000" w:rsidRPr="00000000" w14:paraId="000004EA">
      <w:pPr>
        <w:rPr/>
      </w:pPr>
      <w:r w:rsidDel="00000000" w:rsidR="00000000" w:rsidRPr="00000000">
        <w:rPr>
          <w:rtl w:val="0"/>
        </w:rPr>
        <w:t xml:space="preserve">  resolution    VARCHAR(500) NULL,</w:t>
      </w:r>
    </w:p>
    <w:p w:rsidR="00000000" w:rsidDel="00000000" w:rsidP="00000000" w:rsidRDefault="00000000" w:rsidRPr="00000000" w14:paraId="000004EB">
      <w:pPr>
        <w:rPr/>
      </w:pPr>
      <w:r w:rsidDel="00000000" w:rsidR="00000000" w:rsidRPr="00000000">
        <w:rPr>
          <w:rtl w:val="0"/>
        </w:rPr>
        <w:t xml:space="preserve">  detected_at   DATETIME(3)  NOT NULL DEFAULT CURRENT_TIMESTAMP(3),</w:t>
      </w:r>
    </w:p>
    <w:p w:rsidR="00000000" w:rsidDel="00000000" w:rsidP="00000000" w:rsidRDefault="00000000" w:rsidRPr="00000000" w14:paraId="000004EC">
      <w:pPr>
        <w:rPr/>
      </w:pPr>
      <w:r w:rsidDel="00000000" w:rsidR="00000000" w:rsidRPr="00000000">
        <w:rPr>
          <w:rtl w:val="0"/>
        </w:rPr>
        <w:t xml:space="preserve">  PRIMARY KEY (id),</w:t>
      </w:r>
    </w:p>
    <w:p w:rsidR="00000000" w:rsidDel="00000000" w:rsidP="00000000" w:rsidRDefault="00000000" w:rsidRPr="00000000" w14:paraId="000004ED">
      <w:pPr>
        <w:rPr/>
      </w:pPr>
      <w:r w:rsidDel="00000000" w:rsidR="00000000" w:rsidRPr="00000000">
        <w:rPr>
          <w:rtl w:val="0"/>
        </w:rPr>
        <w:t xml:space="preserve">  KEY idx_ba_status (status, severity, detected_at),</w:t>
      </w:r>
    </w:p>
    <w:p w:rsidR="00000000" w:rsidDel="00000000" w:rsidP="00000000" w:rsidRDefault="00000000" w:rsidRPr="00000000" w14:paraId="000004EE">
      <w:pPr>
        <w:rPr/>
      </w:pPr>
      <w:r w:rsidDel="00000000" w:rsidR="00000000" w:rsidRPr="00000000">
        <w:rPr>
          <w:rtl w:val="0"/>
        </w:rPr>
        <w:t xml:space="preserve">  KEY idx_ba_booking (booking_id),</w:t>
      </w:r>
    </w:p>
    <w:p w:rsidR="00000000" w:rsidDel="00000000" w:rsidP="00000000" w:rsidRDefault="00000000" w:rsidRPr="00000000" w14:paraId="000004EF">
      <w:pPr>
        <w:rPr/>
      </w:pPr>
      <w:r w:rsidDel="00000000" w:rsidR="00000000" w:rsidRPr="00000000">
        <w:rPr>
          <w:rtl w:val="0"/>
        </w:rPr>
        <w:t xml:space="preserve">  CONSTRAINT fk_ba_booking FOREIGN KEY (booking_id) REFERENCES booking (id) ON DELETE CASCADE</w:t>
      </w:r>
    </w:p>
    <w:p w:rsidR="00000000" w:rsidDel="00000000" w:rsidP="00000000" w:rsidRDefault="00000000" w:rsidRPr="00000000" w14:paraId="000004F0">
      <w:pPr>
        <w:rPr/>
      </w:pPr>
      <w:r w:rsidDel="00000000" w:rsidR="00000000" w:rsidRPr="00000000">
        <w:rPr>
          <w:rtl w:val="0"/>
        </w:rPr>
        <w:t xml:space="preserve">) ENGINE=InnoDB COMMENT='Bất thường booking cho Admin xem xét (M09-UC09).';</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 =============================================================================</w:t>
      </w:r>
    </w:p>
    <w:p w:rsidR="00000000" w:rsidDel="00000000" w:rsidP="00000000" w:rsidRDefault="00000000" w:rsidRPr="00000000" w14:paraId="000004F3">
      <w:pPr>
        <w:rPr/>
      </w:pPr>
      <w:r w:rsidDel="00000000" w:rsidR="00000000" w:rsidRPr="00000000">
        <w:rPr>
          <w:rtl w:val="0"/>
        </w:rPr>
        <w:t xml:space="preserve">-- MODULE M10 — PAYMENT &amp; TRANSACTION MANAGEMENT  (7 UC)</w:t>
      </w:r>
    </w:p>
    <w:p w:rsidR="00000000" w:rsidDel="00000000" w:rsidP="00000000" w:rsidRDefault="00000000" w:rsidRPr="00000000" w14:paraId="000004F4">
      <w:pPr>
        <w:rPr/>
      </w:pPr>
      <w:r w:rsidDel="00000000" w:rsidR="00000000" w:rsidRPr="00000000">
        <w:rPr>
          <w:rtl w:val="0"/>
        </w:rPr>
        <w:t xml:space="preserve">-- =============================================================================</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CREATE TABLE payment (</w:t>
      </w:r>
    </w:p>
    <w:p w:rsidR="00000000" w:rsidDel="00000000" w:rsidP="00000000" w:rsidRDefault="00000000" w:rsidRPr="00000000" w14:paraId="000004F7">
      <w:pPr>
        <w:rPr/>
      </w:pPr>
      <w:r w:rsidDel="00000000" w:rsidR="00000000" w:rsidRPr="00000000">
        <w:rPr>
          <w:rtl w:val="0"/>
        </w:rPr>
        <w:t xml:space="preserve">  id                    BIGINT UNSIGNED NOT NULL AUTO_INCREMENT,</w:t>
      </w:r>
    </w:p>
    <w:p w:rsidR="00000000" w:rsidDel="00000000" w:rsidP="00000000" w:rsidRDefault="00000000" w:rsidRPr="00000000" w14:paraId="000004F8">
      <w:pPr>
        <w:rPr/>
      </w:pPr>
      <w:r w:rsidDel="00000000" w:rsidR="00000000" w:rsidRPr="00000000">
        <w:rPr>
          <w:rtl w:val="0"/>
        </w:rPr>
        <w:t xml:space="preserve">  payment_code          VARCHAR(30)  NOT NULL,</w:t>
      </w:r>
    </w:p>
    <w:p w:rsidR="00000000" w:rsidDel="00000000" w:rsidP="00000000" w:rsidRDefault="00000000" w:rsidRPr="00000000" w14:paraId="000004F9">
      <w:pPr>
        <w:rPr/>
      </w:pPr>
      <w:r w:rsidDel="00000000" w:rsidR="00000000" w:rsidRPr="00000000">
        <w:rPr>
          <w:rtl w:val="0"/>
        </w:rPr>
        <w:t xml:space="preserve">  booking_id            BIGINT UNSIGNED NULL,</w:t>
      </w:r>
    </w:p>
    <w:p w:rsidR="00000000" w:rsidDel="00000000" w:rsidP="00000000" w:rsidRDefault="00000000" w:rsidRPr="00000000" w14:paraId="000004FA">
      <w:pPr>
        <w:rPr/>
      </w:pPr>
      <w:r w:rsidDel="00000000" w:rsidR="00000000" w:rsidRPr="00000000">
        <w:rPr>
          <w:rtl w:val="0"/>
        </w:rPr>
        <w:t xml:space="preserve">  subscription_id       BIGINT UNSIGNED NULL COMMENT 'Thanh toán gói membership (M15-UC16/UC18)',</w:t>
      </w:r>
    </w:p>
    <w:p w:rsidR="00000000" w:rsidDel="00000000" w:rsidP="00000000" w:rsidRDefault="00000000" w:rsidRPr="00000000" w14:paraId="000004FB">
      <w:pPr>
        <w:rPr/>
      </w:pPr>
      <w:r w:rsidDel="00000000" w:rsidR="00000000" w:rsidRPr="00000000">
        <w:rPr>
          <w:rtl w:val="0"/>
        </w:rPr>
        <w:t xml:space="preserve">  customer_id           BIGINT UNSIGNED NOT NULL,</w:t>
      </w:r>
    </w:p>
    <w:p w:rsidR="00000000" w:rsidDel="00000000" w:rsidP="00000000" w:rsidRDefault="00000000" w:rsidRPr="00000000" w14:paraId="000004FC">
      <w:pPr>
        <w:rPr/>
      </w:pPr>
      <w:r w:rsidDel="00000000" w:rsidR="00000000" w:rsidRPr="00000000">
        <w:rPr>
          <w:rtl w:val="0"/>
        </w:rPr>
        <w:t xml:space="preserve">  purpose               ENUM('BOOKING','SUBSCRIPTION') NOT NULL DEFAULT 'BOOKING',</w:t>
      </w:r>
    </w:p>
    <w:p w:rsidR="00000000" w:rsidDel="00000000" w:rsidP="00000000" w:rsidRDefault="00000000" w:rsidRPr="00000000" w14:paraId="000004FD">
      <w:pPr>
        <w:rPr/>
      </w:pPr>
      <w:r w:rsidDel="00000000" w:rsidR="00000000" w:rsidRPr="00000000">
        <w:rPr>
          <w:rtl w:val="0"/>
        </w:rPr>
        <w:t xml:space="preserve">  provider              ENUM('PAYOS') NOT NULL DEFAULT 'PAYOS',</w:t>
      </w:r>
    </w:p>
    <w:p w:rsidR="00000000" w:rsidDel="00000000" w:rsidP="00000000" w:rsidRDefault="00000000" w:rsidRPr="00000000" w14:paraId="000004FE">
      <w:pPr>
        <w:rPr/>
      </w:pPr>
      <w:r w:rsidDel="00000000" w:rsidR="00000000" w:rsidRPr="00000000">
        <w:rPr>
          <w:rtl w:val="0"/>
        </w:rPr>
        <w:t xml:space="preserve">  payment_method        ENUM('QR_CODE','BANK_TRANSFER','E_WALLET','CARD') NULL,</w:t>
      </w:r>
    </w:p>
    <w:p w:rsidR="00000000" w:rsidDel="00000000" w:rsidP="00000000" w:rsidRDefault="00000000" w:rsidRPr="00000000" w14:paraId="000004FF">
      <w:pPr>
        <w:rPr/>
      </w:pPr>
      <w:r w:rsidDel="00000000" w:rsidR="00000000" w:rsidRPr="00000000">
        <w:rPr>
          <w:rtl w:val="0"/>
        </w:rPr>
        <w:t xml:space="preserve">  amount                DECIMAL(15,2) NOT NULL,</w:t>
      </w:r>
    </w:p>
    <w:p w:rsidR="00000000" w:rsidDel="00000000" w:rsidP="00000000" w:rsidRDefault="00000000" w:rsidRPr="00000000" w14:paraId="00000500">
      <w:pPr>
        <w:rPr/>
      </w:pPr>
      <w:r w:rsidDel="00000000" w:rsidR="00000000" w:rsidRPr="00000000">
        <w:rPr>
          <w:rtl w:val="0"/>
        </w:rPr>
        <w:t xml:space="preserve">  currency              CHAR(3)      NOT NULL DEFAULT 'VND',</w:t>
      </w:r>
    </w:p>
    <w:p w:rsidR="00000000" w:rsidDel="00000000" w:rsidP="00000000" w:rsidRDefault="00000000" w:rsidRPr="00000000" w14:paraId="00000501">
      <w:pPr>
        <w:rPr/>
      </w:pPr>
      <w:r w:rsidDel="00000000" w:rsidR="00000000" w:rsidRPr="00000000">
        <w:rPr>
          <w:rtl w:val="0"/>
        </w:rPr>
        <w:t xml:space="preserve">  status                ENUM('PENDING','PROCESSING','SUCCEEDED','FAILED','EXPIRED','CANCELLED','REFUNDED','PARTIALLY_REFUNDED')</w:t>
      </w:r>
    </w:p>
    <w:p w:rsidR="00000000" w:rsidDel="00000000" w:rsidP="00000000" w:rsidRDefault="00000000" w:rsidRPr="00000000" w14:paraId="00000502">
      <w:pPr>
        <w:rPr/>
      </w:pPr>
      <w:r w:rsidDel="00000000" w:rsidR="00000000" w:rsidRPr="00000000">
        <w:rPr>
          <w:rtl w:val="0"/>
        </w:rPr>
        <w:t xml:space="preserve">                        NOT NULL DEFAULT 'PENDING' COMMENT 'BR-13, BR-14',</w:t>
      </w:r>
    </w:p>
    <w:p w:rsidR="00000000" w:rsidDel="00000000" w:rsidP="00000000" w:rsidRDefault="00000000" w:rsidRPr="00000000" w14:paraId="00000503">
      <w:pPr>
        <w:rPr/>
      </w:pPr>
      <w:r w:rsidDel="00000000" w:rsidR="00000000" w:rsidRPr="00000000">
        <w:rPr>
          <w:rtl w:val="0"/>
        </w:rPr>
        <w:t xml:space="preserve">  attempt_no            SMALLINT UNSIGNED NOT NULL DEFAULT 1 COMMENT 'M10-UC02 Retry Payment',</w:t>
      </w:r>
    </w:p>
    <w:p w:rsidR="00000000" w:rsidDel="00000000" w:rsidP="00000000" w:rsidRDefault="00000000" w:rsidRPr="00000000" w14:paraId="00000504">
      <w:pPr>
        <w:rPr/>
      </w:pPr>
      <w:r w:rsidDel="00000000" w:rsidR="00000000" w:rsidRPr="00000000">
        <w:rPr>
          <w:rtl w:val="0"/>
        </w:rPr>
        <w:t xml:space="preserve">  provider_order_code   VARCHAR(64)  NULL COMMENT 'PayOS orderCode',</w:t>
      </w:r>
    </w:p>
    <w:p w:rsidR="00000000" w:rsidDel="00000000" w:rsidP="00000000" w:rsidRDefault="00000000" w:rsidRPr="00000000" w14:paraId="00000505">
      <w:pPr>
        <w:rPr/>
      </w:pPr>
      <w:r w:rsidDel="00000000" w:rsidR="00000000" w:rsidRPr="00000000">
        <w:rPr>
          <w:rtl w:val="0"/>
        </w:rPr>
        <w:t xml:space="preserve">  provider_payment_link_id VARCHAR(128) NULL,</w:t>
      </w:r>
    </w:p>
    <w:p w:rsidR="00000000" w:rsidDel="00000000" w:rsidP="00000000" w:rsidRDefault="00000000" w:rsidRPr="00000000" w14:paraId="00000506">
      <w:pPr>
        <w:rPr/>
      </w:pPr>
      <w:r w:rsidDel="00000000" w:rsidR="00000000" w:rsidRPr="00000000">
        <w:rPr>
          <w:rtl w:val="0"/>
        </w:rPr>
        <w:t xml:space="preserve">  provider_reference    VARCHAR(128) NULL,</w:t>
      </w:r>
    </w:p>
    <w:p w:rsidR="00000000" w:rsidDel="00000000" w:rsidP="00000000" w:rsidRDefault="00000000" w:rsidRPr="00000000" w14:paraId="00000507">
      <w:pPr>
        <w:rPr/>
      </w:pPr>
      <w:r w:rsidDel="00000000" w:rsidR="00000000" w:rsidRPr="00000000">
        <w:rPr>
          <w:rtl w:val="0"/>
        </w:rPr>
        <w:t xml:space="preserve">  checkout_url          VARCHAR(512) NULL,</w:t>
      </w:r>
    </w:p>
    <w:p w:rsidR="00000000" w:rsidDel="00000000" w:rsidP="00000000" w:rsidRDefault="00000000" w:rsidRPr="00000000" w14:paraId="00000508">
      <w:pPr>
        <w:rPr/>
      </w:pPr>
      <w:r w:rsidDel="00000000" w:rsidR="00000000" w:rsidRPr="00000000">
        <w:rPr>
          <w:rtl w:val="0"/>
        </w:rPr>
        <w:t xml:space="preserve">  qr_code_data          TEXT         NULL,</w:t>
      </w:r>
    </w:p>
    <w:p w:rsidR="00000000" w:rsidDel="00000000" w:rsidP="00000000" w:rsidRDefault="00000000" w:rsidRPr="00000000" w14:paraId="00000509">
      <w:pPr>
        <w:rPr/>
      </w:pPr>
      <w:r w:rsidDel="00000000" w:rsidR="00000000" w:rsidRPr="00000000">
        <w:rPr>
          <w:rtl w:val="0"/>
        </w:rPr>
        <w:t xml:space="preserve">  failure_code          VARCHAR(50)  NULL,</w:t>
      </w:r>
    </w:p>
    <w:p w:rsidR="00000000" w:rsidDel="00000000" w:rsidP="00000000" w:rsidRDefault="00000000" w:rsidRPr="00000000" w14:paraId="0000050A">
      <w:pPr>
        <w:rPr/>
      </w:pPr>
      <w:r w:rsidDel="00000000" w:rsidR="00000000" w:rsidRPr="00000000">
        <w:rPr>
          <w:rtl w:val="0"/>
        </w:rPr>
        <w:t xml:space="preserve">  failure_message       VARCHAR(500) NULL,</w:t>
      </w:r>
    </w:p>
    <w:p w:rsidR="00000000" w:rsidDel="00000000" w:rsidP="00000000" w:rsidRDefault="00000000" w:rsidRPr="00000000" w14:paraId="0000050B">
      <w:pPr>
        <w:rPr/>
      </w:pPr>
      <w:r w:rsidDel="00000000" w:rsidR="00000000" w:rsidRPr="00000000">
        <w:rPr>
          <w:rtl w:val="0"/>
        </w:rPr>
        <w:t xml:space="preserve">  expires_at            DATETIME(3)  NULL,</w:t>
      </w:r>
    </w:p>
    <w:p w:rsidR="00000000" w:rsidDel="00000000" w:rsidP="00000000" w:rsidRDefault="00000000" w:rsidRPr="00000000" w14:paraId="0000050C">
      <w:pPr>
        <w:rPr/>
      </w:pPr>
      <w:r w:rsidDel="00000000" w:rsidR="00000000" w:rsidRPr="00000000">
        <w:rPr>
          <w:rtl w:val="0"/>
        </w:rPr>
        <w:t xml:space="preserve">  paid_at               DATETIME(3)  NULL,</w:t>
      </w:r>
    </w:p>
    <w:p w:rsidR="00000000" w:rsidDel="00000000" w:rsidP="00000000" w:rsidRDefault="00000000" w:rsidRPr="00000000" w14:paraId="0000050D">
      <w:pPr>
        <w:rPr/>
      </w:pPr>
      <w:r w:rsidDel="00000000" w:rsidR="00000000" w:rsidRPr="00000000">
        <w:rPr>
          <w:rtl w:val="0"/>
        </w:rPr>
        <w:t xml:space="preserve">  version               INT UNSIGNED NOT NULL DEFAULT 0,</w:t>
      </w:r>
    </w:p>
    <w:p w:rsidR="00000000" w:rsidDel="00000000" w:rsidP="00000000" w:rsidRDefault="00000000" w:rsidRPr="00000000" w14:paraId="0000050E">
      <w:pPr>
        <w:rPr/>
      </w:pPr>
      <w:r w:rsidDel="00000000" w:rsidR="00000000" w:rsidRPr="00000000">
        <w:rPr>
          <w:rtl w:val="0"/>
        </w:rPr>
        <w:t xml:space="preserve">  created_at            DATETIME(3)  NOT NULL DEFAULT CURRENT_TIMESTAMP(3),</w:t>
      </w:r>
    </w:p>
    <w:p w:rsidR="00000000" w:rsidDel="00000000" w:rsidP="00000000" w:rsidRDefault="00000000" w:rsidRPr="00000000" w14:paraId="0000050F">
      <w:pPr>
        <w:rPr/>
      </w:pPr>
      <w:r w:rsidDel="00000000" w:rsidR="00000000" w:rsidRPr="00000000">
        <w:rPr>
          <w:rtl w:val="0"/>
        </w:rPr>
        <w:t xml:space="preserve">  updated_at            DATETIME(3)  NOT NULL DEFAULT CURRENT_TIMESTAMP(3) ON UPDATE CURRENT_TIMESTAMP(3),</w:t>
      </w:r>
    </w:p>
    <w:p w:rsidR="00000000" w:rsidDel="00000000" w:rsidP="00000000" w:rsidRDefault="00000000" w:rsidRPr="00000000" w14:paraId="00000510">
      <w:pPr>
        <w:rPr/>
      </w:pPr>
      <w:r w:rsidDel="00000000" w:rsidR="00000000" w:rsidRPr="00000000">
        <w:rPr>
          <w:rtl w:val="0"/>
        </w:rPr>
        <w:t xml:space="preserve">  PRIMARY KEY (id),</w:t>
      </w:r>
    </w:p>
    <w:p w:rsidR="00000000" w:rsidDel="00000000" w:rsidP="00000000" w:rsidRDefault="00000000" w:rsidRPr="00000000" w14:paraId="00000511">
      <w:pPr>
        <w:rPr/>
      </w:pPr>
      <w:r w:rsidDel="00000000" w:rsidR="00000000" w:rsidRPr="00000000">
        <w:rPr>
          <w:rtl w:val="0"/>
        </w:rPr>
        <w:t xml:space="preserve">  UNIQUE KEY uk_payment_code (payment_code),</w:t>
      </w:r>
    </w:p>
    <w:p w:rsidR="00000000" w:rsidDel="00000000" w:rsidP="00000000" w:rsidRDefault="00000000" w:rsidRPr="00000000" w14:paraId="00000512">
      <w:pPr>
        <w:rPr/>
      </w:pPr>
      <w:r w:rsidDel="00000000" w:rsidR="00000000" w:rsidRPr="00000000">
        <w:rPr>
          <w:rtl w:val="0"/>
        </w:rPr>
        <w:t xml:space="preserve">  UNIQUE KEY uk_payment_provider_order (provider, provider_order_code),</w:t>
      </w:r>
    </w:p>
    <w:p w:rsidR="00000000" w:rsidDel="00000000" w:rsidP="00000000" w:rsidRDefault="00000000" w:rsidRPr="00000000" w14:paraId="00000513">
      <w:pPr>
        <w:rPr/>
      </w:pPr>
      <w:r w:rsidDel="00000000" w:rsidR="00000000" w:rsidRPr="00000000">
        <w:rPr>
          <w:rtl w:val="0"/>
        </w:rPr>
        <w:t xml:space="preserve">  KEY idx_payment_booking (booking_id, status),</w:t>
      </w:r>
    </w:p>
    <w:p w:rsidR="00000000" w:rsidDel="00000000" w:rsidP="00000000" w:rsidRDefault="00000000" w:rsidRPr="00000000" w14:paraId="00000514">
      <w:pPr>
        <w:rPr/>
      </w:pPr>
      <w:r w:rsidDel="00000000" w:rsidR="00000000" w:rsidRPr="00000000">
        <w:rPr>
          <w:rtl w:val="0"/>
        </w:rPr>
        <w:t xml:space="preserve">  KEY idx_payment_customer (customer_id, created_at),</w:t>
      </w:r>
    </w:p>
    <w:p w:rsidR="00000000" w:rsidDel="00000000" w:rsidP="00000000" w:rsidRDefault="00000000" w:rsidRPr="00000000" w14:paraId="00000515">
      <w:pPr>
        <w:rPr/>
      </w:pPr>
      <w:r w:rsidDel="00000000" w:rsidR="00000000" w:rsidRPr="00000000">
        <w:rPr>
          <w:rtl w:val="0"/>
        </w:rPr>
        <w:t xml:space="preserve">  KEY idx_payment_status_time (status, created_at),</w:t>
      </w:r>
    </w:p>
    <w:p w:rsidR="00000000" w:rsidDel="00000000" w:rsidP="00000000" w:rsidRDefault="00000000" w:rsidRPr="00000000" w14:paraId="00000516">
      <w:pPr>
        <w:rPr/>
      </w:pPr>
      <w:r w:rsidDel="00000000" w:rsidR="00000000" w:rsidRPr="00000000">
        <w:rPr>
          <w:rtl w:val="0"/>
        </w:rPr>
        <w:t xml:space="preserve">  CONSTRAINT fk_payment_booking  FOREIGN KEY (booking_id)  REFERENCES booking (id)      ON DELETE SET NULL,</w:t>
      </w:r>
    </w:p>
    <w:p w:rsidR="00000000" w:rsidDel="00000000" w:rsidP="00000000" w:rsidRDefault="00000000" w:rsidRPr="00000000" w14:paraId="00000517">
      <w:pPr>
        <w:rPr/>
      </w:pPr>
      <w:r w:rsidDel="00000000" w:rsidR="00000000" w:rsidRPr="00000000">
        <w:rPr>
          <w:rtl w:val="0"/>
        </w:rPr>
        <w:t xml:space="preserve">  CONSTRAINT fk_payment_customer FOREIGN KEY (customer_id) REFERENCES user_account (id) ON DELETE RESTRICT,</w:t>
      </w:r>
    </w:p>
    <w:p w:rsidR="00000000" w:rsidDel="00000000" w:rsidP="00000000" w:rsidRDefault="00000000" w:rsidRPr="00000000" w14:paraId="00000518">
      <w:pPr>
        <w:rPr/>
      </w:pPr>
      <w:r w:rsidDel="00000000" w:rsidR="00000000" w:rsidRPr="00000000">
        <w:rPr>
          <w:rtl w:val="0"/>
        </w:rPr>
        <w:t xml:space="preserve">  CONSTRAINT ck_payment_amount CHECK (amount &gt; 0)</w:t>
      </w:r>
    </w:p>
    <w:p w:rsidR="00000000" w:rsidDel="00000000" w:rsidP="00000000" w:rsidRDefault="00000000" w:rsidRPr="00000000" w14:paraId="00000519">
      <w:pPr>
        <w:rPr/>
      </w:pPr>
      <w:r w:rsidDel="00000000" w:rsidR="00000000" w:rsidRPr="00000000">
        <w:rPr>
          <w:rtl w:val="0"/>
        </w:rPr>
        <w:t xml:space="preserve">) ENGINE=InnoDB COMMENT='Yêu cầu thanh toán qua PayOS (M10-UC01/UC02).';</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CREATE TABLE payment_transaction (</w:t>
      </w:r>
    </w:p>
    <w:p w:rsidR="00000000" w:rsidDel="00000000" w:rsidP="00000000" w:rsidRDefault="00000000" w:rsidRPr="00000000" w14:paraId="0000051C">
      <w:pPr>
        <w:rPr/>
      </w:pPr>
      <w:r w:rsidDel="00000000" w:rsidR="00000000" w:rsidRPr="00000000">
        <w:rPr>
          <w:rtl w:val="0"/>
        </w:rPr>
        <w:t xml:space="preserve">  id                BIGINT UNSIGNED NOT NULL AUTO_INCREMENT,</w:t>
      </w:r>
    </w:p>
    <w:p w:rsidR="00000000" w:rsidDel="00000000" w:rsidP="00000000" w:rsidRDefault="00000000" w:rsidRPr="00000000" w14:paraId="0000051D">
      <w:pPr>
        <w:rPr/>
      </w:pPr>
      <w:r w:rsidDel="00000000" w:rsidR="00000000" w:rsidRPr="00000000">
        <w:rPr>
          <w:rtl w:val="0"/>
        </w:rPr>
        <w:t xml:space="preserve">  payment_id        BIGINT UNSIGNED NULL,</w:t>
      </w:r>
    </w:p>
    <w:p w:rsidR="00000000" w:rsidDel="00000000" w:rsidP="00000000" w:rsidRDefault="00000000" w:rsidRPr="00000000" w14:paraId="0000051E">
      <w:pPr>
        <w:rPr/>
      </w:pPr>
      <w:r w:rsidDel="00000000" w:rsidR="00000000" w:rsidRPr="00000000">
        <w:rPr>
          <w:rtl w:val="0"/>
        </w:rPr>
        <w:t xml:space="preserve">  refund_request_id BIGINT UNSIGNED NULL,</w:t>
      </w:r>
    </w:p>
    <w:p w:rsidR="00000000" w:rsidDel="00000000" w:rsidP="00000000" w:rsidRDefault="00000000" w:rsidRPr="00000000" w14:paraId="0000051F">
      <w:pPr>
        <w:rPr/>
      </w:pPr>
      <w:r w:rsidDel="00000000" w:rsidR="00000000" w:rsidRPr="00000000">
        <w:rPr>
          <w:rtl w:val="0"/>
        </w:rPr>
        <w:t xml:space="preserve">  transaction_type  ENUM('CHARGE','REFUND','CHARGEBACK','ADJUSTMENT') NOT NULL,</w:t>
      </w:r>
    </w:p>
    <w:p w:rsidR="00000000" w:rsidDel="00000000" w:rsidP="00000000" w:rsidRDefault="00000000" w:rsidRPr="00000000" w14:paraId="00000520">
      <w:pPr>
        <w:rPr/>
      </w:pPr>
      <w:r w:rsidDel="00000000" w:rsidR="00000000" w:rsidRPr="00000000">
        <w:rPr>
          <w:rtl w:val="0"/>
        </w:rPr>
        <w:t xml:space="preserve">  direction         ENUM('IN','OUT') NOT NULL,</w:t>
      </w:r>
    </w:p>
    <w:p w:rsidR="00000000" w:rsidDel="00000000" w:rsidP="00000000" w:rsidRDefault="00000000" w:rsidRPr="00000000" w14:paraId="00000521">
      <w:pPr>
        <w:rPr/>
      </w:pPr>
      <w:r w:rsidDel="00000000" w:rsidR="00000000" w:rsidRPr="00000000">
        <w:rPr>
          <w:rtl w:val="0"/>
        </w:rPr>
        <w:t xml:space="preserve">  amount            DECIMAL(15,2) NOT NULL,</w:t>
      </w:r>
    </w:p>
    <w:p w:rsidR="00000000" w:rsidDel="00000000" w:rsidP="00000000" w:rsidRDefault="00000000" w:rsidRPr="00000000" w14:paraId="00000522">
      <w:pPr>
        <w:rPr/>
      </w:pPr>
      <w:r w:rsidDel="00000000" w:rsidR="00000000" w:rsidRPr="00000000">
        <w:rPr>
          <w:rtl w:val="0"/>
        </w:rPr>
        <w:t xml:space="preserve">  currency          CHAR(3)      NOT NULL DEFAULT 'VND',</w:t>
      </w:r>
    </w:p>
    <w:p w:rsidR="00000000" w:rsidDel="00000000" w:rsidP="00000000" w:rsidRDefault="00000000" w:rsidRPr="00000000" w14:paraId="00000523">
      <w:pPr>
        <w:rPr/>
      </w:pPr>
      <w:r w:rsidDel="00000000" w:rsidR="00000000" w:rsidRPr="00000000">
        <w:rPr>
          <w:rtl w:val="0"/>
        </w:rPr>
        <w:t xml:space="preserve">  status            ENUM('PENDING','SUCCEEDED','FAILED','REVERSED') NOT NULL DEFAULT 'PENDING',</w:t>
      </w:r>
    </w:p>
    <w:p w:rsidR="00000000" w:rsidDel="00000000" w:rsidP="00000000" w:rsidRDefault="00000000" w:rsidRPr="00000000" w14:paraId="00000524">
      <w:pPr>
        <w:rPr/>
      </w:pPr>
      <w:r w:rsidDel="00000000" w:rsidR="00000000" w:rsidRPr="00000000">
        <w:rPr>
          <w:rtl w:val="0"/>
        </w:rPr>
        <w:t xml:space="preserve">  provider_txn_id   VARCHAR(128) NULL,</w:t>
      </w:r>
    </w:p>
    <w:p w:rsidR="00000000" w:rsidDel="00000000" w:rsidP="00000000" w:rsidRDefault="00000000" w:rsidRPr="00000000" w14:paraId="00000525">
      <w:pPr>
        <w:rPr/>
      </w:pPr>
      <w:r w:rsidDel="00000000" w:rsidR="00000000" w:rsidRPr="00000000">
        <w:rPr>
          <w:rtl w:val="0"/>
        </w:rPr>
        <w:t xml:space="preserve">  provider_response JSON NULL COMMENT 'Không lưu dữ liệu thẻ/nhạy cảm (CR10)',</w:t>
      </w:r>
    </w:p>
    <w:p w:rsidR="00000000" w:rsidDel="00000000" w:rsidP="00000000" w:rsidRDefault="00000000" w:rsidRPr="00000000" w14:paraId="00000526">
      <w:pPr>
        <w:rPr/>
      </w:pPr>
      <w:r w:rsidDel="00000000" w:rsidR="00000000" w:rsidRPr="00000000">
        <w:rPr>
          <w:rtl w:val="0"/>
        </w:rPr>
        <w:t xml:space="preserve">  reconciled        TINYINT(1)   NOT NULL DEFAULT 0 COMMENT 'M10-UC07',</w:t>
      </w:r>
    </w:p>
    <w:p w:rsidR="00000000" w:rsidDel="00000000" w:rsidP="00000000" w:rsidRDefault="00000000" w:rsidRPr="00000000" w14:paraId="00000527">
      <w:pPr>
        <w:rPr/>
      </w:pPr>
      <w:r w:rsidDel="00000000" w:rsidR="00000000" w:rsidRPr="00000000">
        <w:rPr>
          <w:rtl w:val="0"/>
        </w:rPr>
        <w:t xml:space="preserve">  reconciled_at     DATETIME(3)  NULL,</w:t>
      </w:r>
    </w:p>
    <w:p w:rsidR="00000000" w:rsidDel="00000000" w:rsidP="00000000" w:rsidRDefault="00000000" w:rsidRPr="00000000" w14:paraId="00000528">
      <w:pPr>
        <w:rPr/>
      </w:pPr>
      <w:r w:rsidDel="00000000" w:rsidR="00000000" w:rsidRPr="00000000">
        <w:rPr>
          <w:rtl w:val="0"/>
        </w:rPr>
        <w:t xml:space="preserve">  occurred_at       DATETIME(3)  NOT NULL DEFAULT CURRENT_TIMESTAMP(3),</w:t>
      </w:r>
    </w:p>
    <w:p w:rsidR="00000000" w:rsidDel="00000000" w:rsidP="00000000" w:rsidRDefault="00000000" w:rsidRPr="00000000" w14:paraId="00000529">
      <w:pPr>
        <w:rPr/>
      </w:pPr>
      <w:r w:rsidDel="00000000" w:rsidR="00000000" w:rsidRPr="00000000">
        <w:rPr>
          <w:rtl w:val="0"/>
        </w:rPr>
        <w:t xml:space="preserve">  PRIMARY KEY (id),</w:t>
      </w:r>
    </w:p>
    <w:p w:rsidR="00000000" w:rsidDel="00000000" w:rsidP="00000000" w:rsidRDefault="00000000" w:rsidRPr="00000000" w14:paraId="0000052A">
      <w:pPr>
        <w:rPr/>
      </w:pPr>
      <w:r w:rsidDel="00000000" w:rsidR="00000000" w:rsidRPr="00000000">
        <w:rPr>
          <w:rtl w:val="0"/>
        </w:rPr>
        <w:t xml:space="preserve">  UNIQUE KEY uk_ptxn_provider (provider_txn_id),</w:t>
      </w:r>
    </w:p>
    <w:p w:rsidR="00000000" w:rsidDel="00000000" w:rsidP="00000000" w:rsidRDefault="00000000" w:rsidRPr="00000000" w14:paraId="0000052B">
      <w:pPr>
        <w:rPr/>
      </w:pPr>
      <w:r w:rsidDel="00000000" w:rsidR="00000000" w:rsidRPr="00000000">
        <w:rPr>
          <w:rtl w:val="0"/>
        </w:rPr>
        <w:t xml:space="preserve">  KEY idx_ptxn_payment (payment_id, transaction_type),</w:t>
      </w:r>
    </w:p>
    <w:p w:rsidR="00000000" w:rsidDel="00000000" w:rsidP="00000000" w:rsidRDefault="00000000" w:rsidRPr="00000000" w14:paraId="0000052C">
      <w:pPr>
        <w:rPr/>
      </w:pPr>
      <w:r w:rsidDel="00000000" w:rsidR="00000000" w:rsidRPr="00000000">
        <w:rPr>
          <w:rtl w:val="0"/>
        </w:rPr>
        <w:t xml:space="preserve">  KEY idx_ptxn_reconcile (reconciled, occurred_at),</w:t>
      </w:r>
    </w:p>
    <w:p w:rsidR="00000000" w:rsidDel="00000000" w:rsidP="00000000" w:rsidRDefault="00000000" w:rsidRPr="00000000" w14:paraId="0000052D">
      <w:pPr>
        <w:rPr/>
      </w:pPr>
      <w:r w:rsidDel="00000000" w:rsidR="00000000" w:rsidRPr="00000000">
        <w:rPr>
          <w:rtl w:val="0"/>
        </w:rPr>
        <w:t xml:space="preserve">  CONSTRAINT fk_ptxn_payment FOREIGN KEY (payment_id) REFERENCES payment (id) ON DELETE CASCADE</w:t>
      </w:r>
    </w:p>
    <w:p w:rsidR="00000000" w:rsidDel="00000000" w:rsidP="00000000" w:rsidRDefault="00000000" w:rsidRPr="00000000" w14:paraId="0000052E">
      <w:pPr>
        <w:rPr/>
      </w:pPr>
      <w:r w:rsidDel="00000000" w:rsidR="00000000" w:rsidRPr="00000000">
        <w:rPr>
          <w:rtl w:val="0"/>
        </w:rPr>
        <w:t xml:space="preserve">) ENGINE=InnoDB COMMENT='Sổ giao dịch cổng thanh toán (M10-UC06/UC07).';</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CREATE TABLE payment_webhook_event (</w:t>
      </w:r>
    </w:p>
    <w:p w:rsidR="00000000" w:rsidDel="00000000" w:rsidP="00000000" w:rsidRDefault="00000000" w:rsidRPr="00000000" w14:paraId="00000531">
      <w:pPr>
        <w:rPr/>
      </w:pPr>
      <w:r w:rsidDel="00000000" w:rsidR="00000000" w:rsidRPr="00000000">
        <w:rPr>
          <w:rtl w:val="0"/>
        </w:rPr>
        <w:t xml:space="preserve">  id              BIGINT UNSIGNED NOT NULL AUTO_INCREMENT,</w:t>
      </w:r>
    </w:p>
    <w:p w:rsidR="00000000" w:rsidDel="00000000" w:rsidP="00000000" w:rsidRDefault="00000000" w:rsidRPr="00000000" w14:paraId="00000532">
      <w:pPr>
        <w:rPr/>
      </w:pPr>
      <w:r w:rsidDel="00000000" w:rsidR="00000000" w:rsidRPr="00000000">
        <w:rPr>
          <w:rtl w:val="0"/>
        </w:rPr>
        <w:t xml:space="preserve">  provider        ENUM('PAYOS') NOT NULL DEFAULT 'PAYOS',</w:t>
      </w:r>
    </w:p>
    <w:p w:rsidR="00000000" w:rsidDel="00000000" w:rsidP="00000000" w:rsidRDefault="00000000" w:rsidRPr="00000000" w14:paraId="00000533">
      <w:pPr>
        <w:rPr/>
      </w:pPr>
      <w:r w:rsidDel="00000000" w:rsidR="00000000" w:rsidRPr="00000000">
        <w:rPr>
          <w:rtl w:val="0"/>
        </w:rPr>
        <w:t xml:space="preserve">  event_id        VARCHAR(128) NOT NULL COMMENT 'Idempotency key',</w:t>
      </w:r>
    </w:p>
    <w:p w:rsidR="00000000" w:rsidDel="00000000" w:rsidP="00000000" w:rsidRDefault="00000000" w:rsidRPr="00000000" w14:paraId="00000534">
      <w:pPr>
        <w:rPr/>
      </w:pPr>
      <w:r w:rsidDel="00000000" w:rsidR="00000000" w:rsidRPr="00000000">
        <w:rPr>
          <w:rtl w:val="0"/>
        </w:rPr>
        <w:t xml:space="preserve">  event_type      VARCHAR(64)  NOT NULL,</w:t>
      </w:r>
    </w:p>
    <w:p w:rsidR="00000000" w:rsidDel="00000000" w:rsidP="00000000" w:rsidRDefault="00000000" w:rsidRPr="00000000" w14:paraId="00000535">
      <w:pPr>
        <w:rPr/>
      </w:pPr>
      <w:r w:rsidDel="00000000" w:rsidR="00000000" w:rsidRPr="00000000">
        <w:rPr>
          <w:rtl w:val="0"/>
        </w:rPr>
        <w:t xml:space="preserve">  order_code      VARCHAR(64)  NULL,</w:t>
      </w:r>
    </w:p>
    <w:p w:rsidR="00000000" w:rsidDel="00000000" w:rsidP="00000000" w:rsidRDefault="00000000" w:rsidRPr="00000000" w14:paraId="00000536">
      <w:pPr>
        <w:rPr/>
      </w:pPr>
      <w:r w:rsidDel="00000000" w:rsidR="00000000" w:rsidRPr="00000000">
        <w:rPr>
          <w:rtl w:val="0"/>
        </w:rPr>
        <w:t xml:space="preserve">  signature_valid TINYINT(1)   NOT NULL DEFAULT 0,</w:t>
      </w:r>
    </w:p>
    <w:p w:rsidR="00000000" w:rsidDel="00000000" w:rsidP="00000000" w:rsidRDefault="00000000" w:rsidRPr="00000000" w14:paraId="00000537">
      <w:pPr>
        <w:rPr/>
      </w:pPr>
      <w:r w:rsidDel="00000000" w:rsidR="00000000" w:rsidRPr="00000000">
        <w:rPr>
          <w:rtl w:val="0"/>
        </w:rPr>
        <w:t xml:space="preserve">  payload         JSON NOT NULL,</w:t>
      </w:r>
    </w:p>
    <w:p w:rsidR="00000000" w:rsidDel="00000000" w:rsidP="00000000" w:rsidRDefault="00000000" w:rsidRPr="00000000" w14:paraId="00000538">
      <w:pPr>
        <w:rPr/>
      </w:pPr>
      <w:r w:rsidDel="00000000" w:rsidR="00000000" w:rsidRPr="00000000">
        <w:rPr>
          <w:rtl w:val="0"/>
        </w:rPr>
        <w:t xml:space="preserve">  process_status  ENUM('RECEIVED','PROCESSED','FAILED','IGNORED') NOT NULL DEFAULT 'RECEIVED',</w:t>
      </w:r>
    </w:p>
    <w:p w:rsidR="00000000" w:rsidDel="00000000" w:rsidP="00000000" w:rsidRDefault="00000000" w:rsidRPr="00000000" w14:paraId="00000539">
      <w:pPr>
        <w:rPr/>
      </w:pPr>
      <w:r w:rsidDel="00000000" w:rsidR="00000000" w:rsidRPr="00000000">
        <w:rPr>
          <w:rtl w:val="0"/>
        </w:rPr>
        <w:t xml:space="preserve">  process_error   VARCHAR(500) NULL,</w:t>
      </w:r>
    </w:p>
    <w:p w:rsidR="00000000" w:rsidDel="00000000" w:rsidP="00000000" w:rsidRDefault="00000000" w:rsidRPr="00000000" w14:paraId="0000053A">
      <w:pPr>
        <w:rPr/>
      </w:pPr>
      <w:r w:rsidDel="00000000" w:rsidR="00000000" w:rsidRPr="00000000">
        <w:rPr>
          <w:rtl w:val="0"/>
        </w:rPr>
        <w:t xml:space="preserve">  retry_count     SMALLINT UNSIGNED NOT NULL DEFAULT 0 COMMENT 'NFR 4.2.2: tối đa 3 lần',</w:t>
      </w:r>
    </w:p>
    <w:p w:rsidR="00000000" w:rsidDel="00000000" w:rsidP="00000000" w:rsidRDefault="00000000" w:rsidRPr="00000000" w14:paraId="0000053B">
      <w:pPr>
        <w:rPr/>
      </w:pPr>
      <w:r w:rsidDel="00000000" w:rsidR="00000000" w:rsidRPr="00000000">
        <w:rPr>
          <w:rtl w:val="0"/>
        </w:rPr>
        <w:t xml:space="preserve">  received_at     DATETIME(3)  NOT NULL DEFAULT CURRENT_TIMESTAMP(3),</w:t>
      </w:r>
    </w:p>
    <w:p w:rsidR="00000000" w:rsidDel="00000000" w:rsidP="00000000" w:rsidRDefault="00000000" w:rsidRPr="00000000" w14:paraId="0000053C">
      <w:pPr>
        <w:rPr/>
      </w:pPr>
      <w:r w:rsidDel="00000000" w:rsidR="00000000" w:rsidRPr="00000000">
        <w:rPr>
          <w:rtl w:val="0"/>
        </w:rPr>
        <w:t xml:space="preserve">  processed_at    DATETIME(3)  NULL,</w:t>
      </w:r>
    </w:p>
    <w:p w:rsidR="00000000" w:rsidDel="00000000" w:rsidP="00000000" w:rsidRDefault="00000000" w:rsidRPr="00000000" w14:paraId="0000053D">
      <w:pPr>
        <w:rPr/>
      </w:pPr>
      <w:r w:rsidDel="00000000" w:rsidR="00000000" w:rsidRPr="00000000">
        <w:rPr>
          <w:rtl w:val="0"/>
        </w:rPr>
        <w:t xml:space="preserve">  PRIMARY KEY (id),</w:t>
      </w:r>
    </w:p>
    <w:p w:rsidR="00000000" w:rsidDel="00000000" w:rsidP="00000000" w:rsidRDefault="00000000" w:rsidRPr="00000000" w14:paraId="0000053E">
      <w:pPr>
        <w:rPr/>
      </w:pPr>
      <w:r w:rsidDel="00000000" w:rsidR="00000000" w:rsidRPr="00000000">
        <w:rPr>
          <w:rtl w:val="0"/>
        </w:rPr>
        <w:t xml:space="preserve">  UNIQUE KEY uk_webhook_provider_event (provider, event_id),</w:t>
      </w:r>
    </w:p>
    <w:p w:rsidR="00000000" w:rsidDel="00000000" w:rsidP="00000000" w:rsidRDefault="00000000" w:rsidRPr="00000000" w14:paraId="0000053F">
      <w:pPr>
        <w:rPr/>
      </w:pPr>
      <w:r w:rsidDel="00000000" w:rsidR="00000000" w:rsidRPr="00000000">
        <w:rPr>
          <w:rtl w:val="0"/>
        </w:rPr>
        <w:t xml:space="preserve">  KEY idx_webhook_status (process_status, received_at)</w:t>
      </w:r>
    </w:p>
    <w:p w:rsidR="00000000" w:rsidDel="00000000" w:rsidP="00000000" w:rsidRDefault="00000000" w:rsidRPr="00000000" w14:paraId="00000540">
      <w:pPr>
        <w:rPr/>
      </w:pPr>
      <w:r w:rsidDel="00000000" w:rsidR="00000000" w:rsidRPr="00000000">
        <w:rPr>
          <w:rtl w:val="0"/>
        </w:rPr>
        <w:t xml:space="preserve">) ENGINE=InnoDB COMMENT='Webhook PayOS - bảo đảm idempotent (CR06).';</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CREATE TABLE receipt (</w:t>
      </w:r>
    </w:p>
    <w:p w:rsidR="00000000" w:rsidDel="00000000" w:rsidP="00000000" w:rsidRDefault="00000000" w:rsidRPr="00000000" w14:paraId="00000543">
      <w:pPr>
        <w:rPr/>
      </w:pPr>
      <w:r w:rsidDel="00000000" w:rsidR="00000000" w:rsidRPr="00000000">
        <w:rPr>
          <w:rtl w:val="0"/>
        </w:rPr>
        <w:t xml:space="preserve">  id            BIGINT UNSIGNED NOT NULL AUTO_INCREMENT,</w:t>
      </w:r>
    </w:p>
    <w:p w:rsidR="00000000" w:rsidDel="00000000" w:rsidP="00000000" w:rsidRDefault="00000000" w:rsidRPr="00000000" w14:paraId="00000544">
      <w:pPr>
        <w:rPr/>
      </w:pPr>
      <w:r w:rsidDel="00000000" w:rsidR="00000000" w:rsidRPr="00000000">
        <w:rPr>
          <w:rtl w:val="0"/>
        </w:rPr>
        <w:t xml:space="preserve">  payment_id    BIGINT UNSIGNED NOT NULL,</w:t>
      </w:r>
    </w:p>
    <w:p w:rsidR="00000000" w:rsidDel="00000000" w:rsidP="00000000" w:rsidRDefault="00000000" w:rsidRPr="00000000" w14:paraId="00000545">
      <w:pPr>
        <w:rPr/>
      </w:pPr>
      <w:r w:rsidDel="00000000" w:rsidR="00000000" w:rsidRPr="00000000">
        <w:rPr>
          <w:rtl w:val="0"/>
        </w:rPr>
        <w:t xml:space="preserve">  receipt_no    VARCHAR(30)  NOT NULL,</w:t>
      </w:r>
    </w:p>
    <w:p w:rsidR="00000000" w:rsidDel="00000000" w:rsidP="00000000" w:rsidRDefault="00000000" w:rsidRPr="00000000" w14:paraId="00000546">
      <w:pPr>
        <w:rPr/>
      </w:pPr>
      <w:r w:rsidDel="00000000" w:rsidR="00000000" w:rsidRPr="00000000">
        <w:rPr>
          <w:rtl w:val="0"/>
        </w:rPr>
        <w:t xml:space="preserve">  issued_to_name VARCHAR(150) NULL,</w:t>
      </w:r>
    </w:p>
    <w:p w:rsidR="00000000" w:rsidDel="00000000" w:rsidP="00000000" w:rsidRDefault="00000000" w:rsidRPr="00000000" w14:paraId="00000547">
      <w:pPr>
        <w:rPr/>
      </w:pPr>
      <w:r w:rsidDel="00000000" w:rsidR="00000000" w:rsidRPr="00000000">
        <w:rPr>
          <w:rtl w:val="0"/>
        </w:rPr>
        <w:t xml:space="preserve">  issued_to_tax  VARCHAR(50)  NULL,</w:t>
      </w:r>
    </w:p>
    <w:p w:rsidR="00000000" w:rsidDel="00000000" w:rsidP="00000000" w:rsidRDefault="00000000" w:rsidRPr="00000000" w14:paraId="00000548">
      <w:pPr>
        <w:rPr/>
      </w:pPr>
      <w:r w:rsidDel="00000000" w:rsidR="00000000" w:rsidRPr="00000000">
        <w:rPr>
          <w:rtl w:val="0"/>
        </w:rPr>
        <w:t xml:space="preserve">  total_amount  DECIMAL(15,2) NOT NULL,</w:t>
      </w:r>
    </w:p>
    <w:p w:rsidR="00000000" w:rsidDel="00000000" w:rsidP="00000000" w:rsidRDefault="00000000" w:rsidRPr="00000000" w14:paraId="00000549">
      <w:pPr>
        <w:rPr/>
      </w:pPr>
      <w:r w:rsidDel="00000000" w:rsidR="00000000" w:rsidRPr="00000000">
        <w:rPr>
          <w:rtl w:val="0"/>
        </w:rPr>
        <w:t xml:space="preserve">  currency      CHAR(3)      NOT NULL DEFAULT 'VND',</w:t>
      </w:r>
    </w:p>
    <w:p w:rsidR="00000000" w:rsidDel="00000000" w:rsidP="00000000" w:rsidRDefault="00000000" w:rsidRPr="00000000" w14:paraId="0000054A">
      <w:pPr>
        <w:rPr/>
      </w:pPr>
      <w:r w:rsidDel="00000000" w:rsidR="00000000" w:rsidRPr="00000000">
        <w:rPr>
          <w:rtl w:val="0"/>
        </w:rPr>
        <w:t xml:space="preserve">  file_url      VARCHAR(512) NULL COMMENT 'PDF trên Cloudinary',</w:t>
      </w:r>
    </w:p>
    <w:p w:rsidR="00000000" w:rsidDel="00000000" w:rsidP="00000000" w:rsidRDefault="00000000" w:rsidRPr="00000000" w14:paraId="0000054B">
      <w:pPr>
        <w:rPr/>
      </w:pPr>
      <w:r w:rsidDel="00000000" w:rsidR="00000000" w:rsidRPr="00000000">
        <w:rPr>
          <w:rtl w:val="0"/>
        </w:rPr>
        <w:t xml:space="preserve">  issued_at     DATETIME(3)  NOT NULL DEFAULT CURRENT_TIMESTAMP(3),</w:t>
      </w:r>
    </w:p>
    <w:p w:rsidR="00000000" w:rsidDel="00000000" w:rsidP="00000000" w:rsidRDefault="00000000" w:rsidRPr="00000000" w14:paraId="0000054C">
      <w:pPr>
        <w:rPr/>
      </w:pPr>
      <w:r w:rsidDel="00000000" w:rsidR="00000000" w:rsidRPr="00000000">
        <w:rPr>
          <w:rtl w:val="0"/>
        </w:rPr>
        <w:t xml:space="preserve">  PRIMARY KEY (id),</w:t>
      </w:r>
    </w:p>
    <w:p w:rsidR="00000000" w:rsidDel="00000000" w:rsidP="00000000" w:rsidRDefault="00000000" w:rsidRPr="00000000" w14:paraId="0000054D">
      <w:pPr>
        <w:rPr/>
      </w:pPr>
      <w:r w:rsidDel="00000000" w:rsidR="00000000" w:rsidRPr="00000000">
        <w:rPr>
          <w:rtl w:val="0"/>
        </w:rPr>
        <w:t xml:space="preserve">  UNIQUE KEY uk_receipt_no (receipt_no),</w:t>
      </w:r>
    </w:p>
    <w:p w:rsidR="00000000" w:rsidDel="00000000" w:rsidP="00000000" w:rsidRDefault="00000000" w:rsidRPr="00000000" w14:paraId="0000054E">
      <w:pPr>
        <w:rPr/>
      </w:pPr>
      <w:r w:rsidDel="00000000" w:rsidR="00000000" w:rsidRPr="00000000">
        <w:rPr>
          <w:rtl w:val="0"/>
        </w:rPr>
        <w:t xml:space="preserve">  UNIQUE KEY uk_receipt_payment (payment_id),</w:t>
      </w:r>
    </w:p>
    <w:p w:rsidR="00000000" w:rsidDel="00000000" w:rsidP="00000000" w:rsidRDefault="00000000" w:rsidRPr="00000000" w14:paraId="0000054F">
      <w:pPr>
        <w:rPr/>
      </w:pPr>
      <w:r w:rsidDel="00000000" w:rsidR="00000000" w:rsidRPr="00000000">
        <w:rPr>
          <w:rtl w:val="0"/>
        </w:rPr>
        <w:t xml:space="preserve">  CONSTRAINT fk_receipt_payment FOREIGN KEY (payment_id) REFERENCES payment (id) ON DELETE CASCADE</w:t>
      </w:r>
    </w:p>
    <w:p w:rsidR="00000000" w:rsidDel="00000000" w:rsidP="00000000" w:rsidRDefault="00000000" w:rsidRPr="00000000" w14:paraId="00000550">
      <w:pPr>
        <w:rPr/>
      </w:pPr>
      <w:r w:rsidDel="00000000" w:rsidR="00000000" w:rsidRPr="00000000">
        <w:rPr>
          <w:rtl w:val="0"/>
        </w:rPr>
        <w:t xml:space="preserve">) ENGINE=InnoDB COMMENT='Biên lai tải về (M10-UC05).';</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 BR-32: ví ký quỹ (escrow) và đối soát chi trả</w:t>
      </w:r>
    </w:p>
    <w:p w:rsidR="00000000" w:rsidDel="00000000" w:rsidP="00000000" w:rsidRDefault="00000000" w:rsidRPr="00000000" w14:paraId="00000553">
      <w:pPr>
        <w:rPr/>
      </w:pPr>
      <w:r w:rsidDel="00000000" w:rsidR="00000000" w:rsidRPr="00000000">
        <w:rPr>
          <w:rtl w:val="0"/>
        </w:rPr>
        <w:t xml:space="preserve">CREATE TABLE escrow_wallet (</w:t>
      </w:r>
    </w:p>
    <w:p w:rsidR="00000000" w:rsidDel="00000000" w:rsidP="00000000" w:rsidRDefault="00000000" w:rsidRPr="00000000" w14:paraId="00000554">
      <w:pPr>
        <w:rPr/>
      </w:pPr>
      <w:r w:rsidDel="00000000" w:rsidR="00000000" w:rsidRPr="00000000">
        <w:rPr>
          <w:rtl w:val="0"/>
        </w:rPr>
        <w:t xml:space="preserve">  id                 BIGINT UNSIGNED NOT NULL AUTO_INCREMENT,</w:t>
      </w:r>
    </w:p>
    <w:p w:rsidR="00000000" w:rsidDel="00000000" w:rsidP="00000000" w:rsidRDefault="00000000" w:rsidRPr="00000000" w14:paraId="00000555">
      <w:pPr>
        <w:rPr/>
      </w:pPr>
      <w:r w:rsidDel="00000000" w:rsidR="00000000" w:rsidRPr="00000000">
        <w:rPr>
          <w:rtl w:val="0"/>
        </w:rPr>
        <w:t xml:space="preserve">  owner_type         ENUM('PLATFORM','ORGANIZER') NOT NULL,</w:t>
      </w:r>
    </w:p>
    <w:p w:rsidR="00000000" w:rsidDel="00000000" w:rsidP="00000000" w:rsidRDefault="00000000" w:rsidRPr="00000000" w14:paraId="00000556">
      <w:pPr>
        <w:rPr/>
      </w:pPr>
      <w:r w:rsidDel="00000000" w:rsidR="00000000" w:rsidRPr="00000000">
        <w:rPr>
          <w:rtl w:val="0"/>
        </w:rPr>
        <w:t xml:space="preserve">  organizer_id       BIGINT UNSIGNED NULL,</w:t>
      </w:r>
    </w:p>
    <w:p w:rsidR="00000000" w:rsidDel="00000000" w:rsidP="00000000" w:rsidRDefault="00000000" w:rsidRPr="00000000" w14:paraId="00000557">
      <w:pPr>
        <w:rPr/>
      </w:pPr>
      <w:r w:rsidDel="00000000" w:rsidR="00000000" w:rsidRPr="00000000">
        <w:rPr>
          <w:rtl w:val="0"/>
        </w:rPr>
        <w:t xml:space="preserve">  owner_ref          BIGINT UNSIGNED AS (IFNULL(organizer_id, 0)) STORED</w:t>
      </w:r>
    </w:p>
    <w:p w:rsidR="00000000" w:rsidDel="00000000" w:rsidP="00000000" w:rsidRDefault="00000000" w:rsidRPr="00000000" w14:paraId="00000558">
      <w:pPr>
        <w:rPr/>
      </w:pPr>
      <w:r w:rsidDel="00000000" w:rsidR="00000000" w:rsidRPr="00000000">
        <w:rPr>
          <w:rtl w:val="0"/>
        </w:rPr>
        <w:t xml:space="preserve">                     COMMENT 'Chuẩn hoá NULL để UNIQUE hoạt động với ví PLATFORM',</w:t>
      </w:r>
    </w:p>
    <w:p w:rsidR="00000000" w:rsidDel="00000000" w:rsidP="00000000" w:rsidRDefault="00000000" w:rsidRPr="00000000" w14:paraId="00000559">
      <w:pPr>
        <w:rPr/>
      </w:pPr>
      <w:r w:rsidDel="00000000" w:rsidR="00000000" w:rsidRPr="00000000">
        <w:rPr>
          <w:rtl w:val="0"/>
        </w:rPr>
        <w:t xml:space="preserve">  currency           CHAR(3)      NOT NULL DEFAULT 'VND',</w:t>
      </w:r>
    </w:p>
    <w:p w:rsidR="00000000" w:rsidDel="00000000" w:rsidP="00000000" w:rsidRDefault="00000000" w:rsidRPr="00000000" w14:paraId="0000055A">
      <w:pPr>
        <w:rPr/>
      </w:pPr>
      <w:r w:rsidDel="00000000" w:rsidR="00000000" w:rsidRPr="00000000">
        <w:rPr>
          <w:rtl w:val="0"/>
        </w:rPr>
        <w:t xml:space="preserve">  balance_pending    DECIMAL(18,2) NOT NULL DEFAULT 0 COMMENT 'Tiền đang giữ, chưa đủ điều kiện chi',</w:t>
      </w:r>
    </w:p>
    <w:p w:rsidR="00000000" w:rsidDel="00000000" w:rsidP="00000000" w:rsidRDefault="00000000" w:rsidRPr="00000000" w14:paraId="0000055B">
      <w:pPr>
        <w:rPr/>
      </w:pPr>
      <w:r w:rsidDel="00000000" w:rsidR="00000000" w:rsidRPr="00000000">
        <w:rPr>
          <w:rtl w:val="0"/>
        </w:rPr>
        <w:t xml:space="preserve">  balance_available  DECIMAL(18,2) NOT NULL DEFAULT 0,</w:t>
      </w:r>
    </w:p>
    <w:p w:rsidR="00000000" w:rsidDel="00000000" w:rsidP="00000000" w:rsidRDefault="00000000" w:rsidRPr="00000000" w14:paraId="0000055C">
      <w:pPr>
        <w:rPr/>
      </w:pPr>
      <w:r w:rsidDel="00000000" w:rsidR="00000000" w:rsidRPr="00000000">
        <w:rPr>
          <w:rtl w:val="0"/>
        </w:rPr>
        <w:t xml:space="preserve">  balance_frozen     DECIMAL(18,2) NOT NULL DEFAULT 0 COMMENT 'BR-33: đóng băng do tranh chấp',</w:t>
      </w:r>
    </w:p>
    <w:p w:rsidR="00000000" w:rsidDel="00000000" w:rsidP="00000000" w:rsidRDefault="00000000" w:rsidRPr="00000000" w14:paraId="0000055D">
      <w:pPr>
        <w:rPr/>
      </w:pPr>
      <w:r w:rsidDel="00000000" w:rsidR="00000000" w:rsidRPr="00000000">
        <w:rPr>
          <w:rtl w:val="0"/>
        </w:rPr>
        <w:t xml:space="preserve">  total_paid_out     DECIMAL(18,2) NOT NULL DEFAULT 0,</w:t>
      </w:r>
    </w:p>
    <w:p w:rsidR="00000000" w:rsidDel="00000000" w:rsidP="00000000" w:rsidRDefault="00000000" w:rsidRPr="00000000" w14:paraId="0000055E">
      <w:pPr>
        <w:rPr/>
      </w:pPr>
      <w:r w:rsidDel="00000000" w:rsidR="00000000" w:rsidRPr="00000000">
        <w:rPr>
          <w:rtl w:val="0"/>
        </w:rPr>
        <w:t xml:space="preserve">  version            INT UNSIGNED NOT NULL DEFAULT 0,</w:t>
      </w:r>
    </w:p>
    <w:p w:rsidR="00000000" w:rsidDel="00000000" w:rsidP="00000000" w:rsidRDefault="00000000" w:rsidRPr="00000000" w14:paraId="0000055F">
      <w:pPr>
        <w:rPr/>
      </w:pPr>
      <w:r w:rsidDel="00000000" w:rsidR="00000000" w:rsidRPr="00000000">
        <w:rPr>
          <w:rtl w:val="0"/>
        </w:rPr>
        <w:t xml:space="preserve">  created_at         DATETIME(3)  NOT NULL DEFAULT CURRENT_TIMESTAMP(3),</w:t>
      </w:r>
    </w:p>
    <w:p w:rsidR="00000000" w:rsidDel="00000000" w:rsidP="00000000" w:rsidRDefault="00000000" w:rsidRPr="00000000" w14:paraId="00000560">
      <w:pPr>
        <w:rPr/>
      </w:pPr>
      <w:r w:rsidDel="00000000" w:rsidR="00000000" w:rsidRPr="00000000">
        <w:rPr>
          <w:rtl w:val="0"/>
        </w:rPr>
        <w:t xml:space="preserve">  updated_at         DATETIME(3)  NOT NULL DEFAULT CURRENT_TIMESTAMP(3) ON UPDATE CURRENT_TIMESTAMP(3),</w:t>
      </w:r>
    </w:p>
    <w:p w:rsidR="00000000" w:rsidDel="00000000" w:rsidP="00000000" w:rsidRDefault="00000000" w:rsidRPr="00000000" w14:paraId="00000561">
      <w:pPr>
        <w:rPr/>
      </w:pPr>
      <w:r w:rsidDel="00000000" w:rsidR="00000000" w:rsidRPr="00000000">
        <w:rPr>
          <w:rtl w:val="0"/>
        </w:rPr>
        <w:t xml:space="preserve">  PRIMARY KEY (id),</w:t>
      </w:r>
    </w:p>
    <w:p w:rsidR="00000000" w:rsidDel="00000000" w:rsidP="00000000" w:rsidRDefault="00000000" w:rsidRPr="00000000" w14:paraId="00000562">
      <w:pPr>
        <w:rPr/>
      </w:pPr>
      <w:r w:rsidDel="00000000" w:rsidR="00000000" w:rsidRPr="00000000">
        <w:rPr>
          <w:rtl w:val="0"/>
        </w:rPr>
        <w:t xml:space="preserve">  UNIQUE KEY uk_wallet_owner (owner_type, owner_ref, currency),</w:t>
      </w:r>
    </w:p>
    <w:p w:rsidR="00000000" w:rsidDel="00000000" w:rsidP="00000000" w:rsidRDefault="00000000" w:rsidRPr="00000000" w14:paraId="00000563">
      <w:pPr>
        <w:rPr/>
      </w:pPr>
      <w:r w:rsidDel="00000000" w:rsidR="00000000" w:rsidRPr="00000000">
        <w:rPr>
          <w:rtl w:val="0"/>
        </w:rPr>
        <w:t xml:space="preserve">  CONSTRAINT fk_wallet_organizer FOREIGN KEY (organizer_id) REFERENCES organizer_profile (id) ON DELETE CASCADE,</w:t>
      </w:r>
    </w:p>
    <w:p w:rsidR="00000000" w:rsidDel="00000000" w:rsidP="00000000" w:rsidRDefault="00000000" w:rsidRPr="00000000" w14:paraId="00000564">
      <w:pPr>
        <w:rPr/>
      </w:pPr>
      <w:r w:rsidDel="00000000" w:rsidR="00000000" w:rsidRPr="00000000">
        <w:rPr>
          <w:rtl w:val="0"/>
        </w:rPr>
        <w:t xml:space="preserve">  CONSTRAINT ck_wallet_balance CHECK (balance_pending &gt;= 0 AND balance_available &gt;= 0 AND balance_frozen &gt;= 0)</w:t>
      </w:r>
    </w:p>
    <w:p w:rsidR="00000000" w:rsidDel="00000000" w:rsidP="00000000" w:rsidRDefault="00000000" w:rsidRPr="00000000" w14:paraId="00000565">
      <w:pPr>
        <w:rPr/>
      </w:pPr>
      <w:r w:rsidDel="00000000" w:rsidR="00000000" w:rsidRPr="00000000">
        <w:rPr>
          <w:rtl w:val="0"/>
        </w:rPr>
        <w:t xml:space="preserve">) ENGINE=InnoDB COMMENT='Ví ký quỹ trung gian (BR-32).';</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CREATE TABLE wallet_transaction (</w:t>
      </w:r>
    </w:p>
    <w:p w:rsidR="00000000" w:rsidDel="00000000" w:rsidP="00000000" w:rsidRDefault="00000000" w:rsidRPr="00000000" w14:paraId="00000568">
      <w:pPr>
        <w:rPr/>
      </w:pPr>
      <w:r w:rsidDel="00000000" w:rsidR="00000000" w:rsidRPr="00000000">
        <w:rPr>
          <w:rtl w:val="0"/>
        </w:rPr>
        <w:t xml:space="preserve">  id              BIGINT UNSIGNED NOT NULL AUTO_INCREMENT,</w:t>
      </w:r>
    </w:p>
    <w:p w:rsidR="00000000" w:rsidDel="00000000" w:rsidP="00000000" w:rsidRDefault="00000000" w:rsidRPr="00000000" w14:paraId="00000569">
      <w:pPr>
        <w:rPr/>
      </w:pPr>
      <w:r w:rsidDel="00000000" w:rsidR="00000000" w:rsidRPr="00000000">
        <w:rPr>
          <w:rtl w:val="0"/>
        </w:rPr>
        <w:t xml:space="preserve">  wallet_id       BIGINT UNSIGNED NOT NULL,</w:t>
      </w:r>
    </w:p>
    <w:p w:rsidR="00000000" w:rsidDel="00000000" w:rsidP="00000000" w:rsidRDefault="00000000" w:rsidRPr="00000000" w14:paraId="0000056A">
      <w:pPr>
        <w:rPr/>
      </w:pPr>
      <w:r w:rsidDel="00000000" w:rsidR="00000000" w:rsidRPr="00000000">
        <w:rPr>
          <w:rtl w:val="0"/>
        </w:rPr>
        <w:t xml:space="preserve">  entry_type      ENUM('HOLD','CAPTURE','PLATFORM_FEE','RELEASE','PAYOUT','REFUND','FREEZE','UNFREEZE','ADJUSTMENT') NOT NULL,</w:t>
      </w:r>
    </w:p>
    <w:p w:rsidR="00000000" w:rsidDel="00000000" w:rsidP="00000000" w:rsidRDefault="00000000" w:rsidRPr="00000000" w14:paraId="0000056B">
      <w:pPr>
        <w:rPr/>
      </w:pPr>
      <w:r w:rsidDel="00000000" w:rsidR="00000000" w:rsidRPr="00000000">
        <w:rPr>
          <w:rtl w:val="0"/>
        </w:rPr>
        <w:t xml:space="preserve">  amount          DECIMAL(18,2) NOT NULL COMMENT 'Âm = giảm số dư',</w:t>
      </w:r>
    </w:p>
    <w:p w:rsidR="00000000" w:rsidDel="00000000" w:rsidP="00000000" w:rsidRDefault="00000000" w:rsidRPr="00000000" w14:paraId="0000056C">
      <w:pPr>
        <w:rPr/>
      </w:pPr>
      <w:r w:rsidDel="00000000" w:rsidR="00000000" w:rsidRPr="00000000">
        <w:rPr>
          <w:rtl w:val="0"/>
        </w:rPr>
        <w:t xml:space="preserve">  balance_after   DECIMAL(18,2) NOT NULL,</w:t>
      </w:r>
    </w:p>
    <w:p w:rsidR="00000000" w:rsidDel="00000000" w:rsidP="00000000" w:rsidRDefault="00000000" w:rsidRPr="00000000" w14:paraId="0000056D">
      <w:pPr>
        <w:rPr/>
      </w:pPr>
      <w:r w:rsidDel="00000000" w:rsidR="00000000" w:rsidRPr="00000000">
        <w:rPr>
          <w:rtl w:val="0"/>
        </w:rPr>
        <w:t xml:space="preserve">  booking_id      BIGINT UNSIGNED NULL,</w:t>
      </w:r>
    </w:p>
    <w:p w:rsidR="00000000" w:rsidDel="00000000" w:rsidP="00000000" w:rsidRDefault="00000000" w:rsidRPr="00000000" w14:paraId="0000056E">
      <w:pPr>
        <w:rPr/>
      </w:pPr>
      <w:r w:rsidDel="00000000" w:rsidR="00000000" w:rsidRPr="00000000">
        <w:rPr>
          <w:rtl w:val="0"/>
        </w:rPr>
        <w:t xml:space="preserve">  payment_id      BIGINT UNSIGNED NULL,</w:t>
      </w:r>
    </w:p>
    <w:p w:rsidR="00000000" w:rsidDel="00000000" w:rsidP="00000000" w:rsidRDefault="00000000" w:rsidRPr="00000000" w14:paraId="0000056F">
      <w:pPr>
        <w:rPr/>
      </w:pPr>
      <w:r w:rsidDel="00000000" w:rsidR="00000000" w:rsidRPr="00000000">
        <w:rPr>
          <w:rtl w:val="0"/>
        </w:rPr>
        <w:t xml:space="preserve">  payout_id       BIGINT UNSIGNED NULL,</w:t>
      </w:r>
    </w:p>
    <w:p w:rsidR="00000000" w:rsidDel="00000000" w:rsidP="00000000" w:rsidRDefault="00000000" w:rsidRPr="00000000" w14:paraId="00000570">
      <w:pPr>
        <w:rPr/>
      </w:pPr>
      <w:r w:rsidDel="00000000" w:rsidR="00000000" w:rsidRPr="00000000">
        <w:rPr>
          <w:rtl w:val="0"/>
        </w:rPr>
        <w:t xml:space="preserve">  description     VARCHAR(500) NULL,</w:t>
      </w:r>
    </w:p>
    <w:p w:rsidR="00000000" w:rsidDel="00000000" w:rsidP="00000000" w:rsidRDefault="00000000" w:rsidRPr="00000000" w14:paraId="00000571">
      <w:pPr>
        <w:rPr/>
      </w:pPr>
      <w:r w:rsidDel="00000000" w:rsidR="00000000" w:rsidRPr="00000000">
        <w:rPr>
          <w:rtl w:val="0"/>
        </w:rPr>
        <w:t xml:space="preserve">  created_at      DATETIME(3) NOT NULL DEFAULT CURRENT_TIMESTAMP(3),</w:t>
      </w:r>
    </w:p>
    <w:p w:rsidR="00000000" w:rsidDel="00000000" w:rsidP="00000000" w:rsidRDefault="00000000" w:rsidRPr="00000000" w14:paraId="00000572">
      <w:pPr>
        <w:rPr/>
      </w:pPr>
      <w:r w:rsidDel="00000000" w:rsidR="00000000" w:rsidRPr="00000000">
        <w:rPr>
          <w:rtl w:val="0"/>
        </w:rPr>
        <w:t xml:space="preserve">  PRIMARY KEY (id),</w:t>
      </w:r>
    </w:p>
    <w:p w:rsidR="00000000" w:rsidDel="00000000" w:rsidP="00000000" w:rsidRDefault="00000000" w:rsidRPr="00000000" w14:paraId="00000573">
      <w:pPr>
        <w:rPr/>
      </w:pPr>
      <w:r w:rsidDel="00000000" w:rsidR="00000000" w:rsidRPr="00000000">
        <w:rPr>
          <w:rtl w:val="0"/>
        </w:rPr>
        <w:t xml:space="preserve">  KEY idx_wtxn_wallet_time (wallet_id, created_at),</w:t>
      </w:r>
    </w:p>
    <w:p w:rsidR="00000000" w:rsidDel="00000000" w:rsidP="00000000" w:rsidRDefault="00000000" w:rsidRPr="00000000" w14:paraId="00000574">
      <w:pPr>
        <w:rPr/>
      </w:pPr>
      <w:r w:rsidDel="00000000" w:rsidR="00000000" w:rsidRPr="00000000">
        <w:rPr>
          <w:rtl w:val="0"/>
        </w:rPr>
        <w:t xml:space="preserve">  KEY idx_wtxn_booking (booking_id),</w:t>
      </w:r>
    </w:p>
    <w:p w:rsidR="00000000" w:rsidDel="00000000" w:rsidP="00000000" w:rsidRDefault="00000000" w:rsidRPr="00000000" w14:paraId="00000575">
      <w:pPr>
        <w:rPr/>
      </w:pPr>
      <w:r w:rsidDel="00000000" w:rsidR="00000000" w:rsidRPr="00000000">
        <w:rPr>
          <w:rtl w:val="0"/>
        </w:rPr>
        <w:t xml:space="preserve">  CONSTRAINT fk_wtxn_wallet  FOREIGN KEY (wallet_id)  REFERENCES escrow_wallet (id) ON DELETE CASCADE,</w:t>
      </w:r>
    </w:p>
    <w:p w:rsidR="00000000" w:rsidDel="00000000" w:rsidP="00000000" w:rsidRDefault="00000000" w:rsidRPr="00000000" w14:paraId="00000576">
      <w:pPr>
        <w:rPr/>
      </w:pPr>
      <w:r w:rsidDel="00000000" w:rsidR="00000000" w:rsidRPr="00000000">
        <w:rPr>
          <w:rtl w:val="0"/>
        </w:rPr>
        <w:t xml:space="preserve">  CONSTRAINT fk_wtxn_booking FOREIGN KEY (booking_id) REFERENCES booking (id)       ON DELETE SET NULL,</w:t>
      </w:r>
    </w:p>
    <w:p w:rsidR="00000000" w:rsidDel="00000000" w:rsidP="00000000" w:rsidRDefault="00000000" w:rsidRPr="00000000" w14:paraId="00000577">
      <w:pPr>
        <w:rPr/>
      </w:pPr>
      <w:r w:rsidDel="00000000" w:rsidR="00000000" w:rsidRPr="00000000">
        <w:rPr>
          <w:rtl w:val="0"/>
        </w:rPr>
        <w:t xml:space="preserve">  CONSTRAINT fk_wtxn_payment FOREIGN KEY (payment_id) REFERENCES payment (id)       ON DELETE SET NULL</w:t>
      </w:r>
    </w:p>
    <w:p w:rsidR="00000000" w:rsidDel="00000000" w:rsidP="00000000" w:rsidRDefault="00000000" w:rsidRPr="00000000" w14:paraId="00000578">
      <w:pPr>
        <w:rPr/>
      </w:pPr>
      <w:r w:rsidDel="00000000" w:rsidR="00000000" w:rsidRPr="00000000">
        <w:rPr>
          <w:rtl w:val="0"/>
        </w:rPr>
        <w:t xml:space="preserve">) ENGINE=InnoDB COMMENT='Bút toán ví ký quỹ (BR-32, BR-33).';</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CREATE TABLE payout (</w:t>
      </w:r>
    </w:p>
    <w:p w:rsidR="00000000" w:rsidDel="00000000" w:rsidP="00000000" w:rsidRDefault="00000000" w:rsidRPr="00000000" w14:paraId="0000057B">
      <w:pPr>
        <w:rPr/>
      </w:pPr>
      <w:r w:rsidDel="00000000" w:rsidR="00000000" w:rsidRPr="00000000">
        <w:rPr>
          <w:rtl w:val="0"/>
        </w:rPr>
        <w:t xml:space="preserve">  id              BIGINT UNSIGNED NOT NULL AUTO_INCREMENT,</w:t>
      </w:r>
    </w:p>
    <w:p w:rsidR="00000000" w:rsidDel="00000000" w:rsidP="00000000" w:rsidRDefault="00000000" w:rsidRPr="00000000" w14:paraId="0000057C">
      <w:pPr>
        <w:rPr/>
      </w:pPr>
      <w:r w:rsidDel="00000000" w:rsidR="00000000" w:rsidRPr="00000000">
        <w:rPr>
          <w:rtl w:val="0"/>
        </w:rPr>
        <w:t xml:space="preserve">  payout_code     VARCHAR(30)  NOT NULL,</w:t>
      </w:r>
    </w:p>
    <w:p w:rsidR="00000000" w:rsidDel="00000000" w:rsidP="00000000" w:rsidRDefault="00000000" w:rsidRPr="00000000" w14:paraId="0000057D">
      <w:pPr>
        <w:rPr/>
      </w:pPr>
      <w:r w:rsidDel="00000000" w:rsidR="00000000" w:rsidRPr="00000000">
        <w:rPr>
          <w:rtl w:val="0"/>
        </w:rPr>
        <w:t xml:space="preserve">  organizer_id    BIGINT UNSIGNED NOT NULL,</w:t>
      </w:r>
    </w:p>
    <w:p w:rsidR="00000000" w:rsidDel="00000000" w:rsidP="00000000" w:rsidRDefault="00000000" w:rsidRPr="00000000" w14:paraId="0000057E">
      <w:pPr>
        <w:rPr/>
      </w:pPr>
      <w:r w:rsidDel="00000000" w:rsidR="00000000" w:rsidRPr="00000000">
        <w:rPr>
          <w:rtl w:val="0"/>
        </w:rPr>
        <w:t xml:space="preserve">  wallet_id       BIGINT UNSIGNED NOT NULL,</w:t>
      </w:r>
    </w:p>
    <w:p w:rsidR="00000000" w:rsidDel="00000000" w:rsidP="00000000" w:rsidRDefault="00000000" w:rsidRPr="00000000" w14:paraId="0000057F">
      <w:pPr>
        <w:rPr/>
      </w:pPr>
      <w:r w:rsidDel="00000000" w:rsidR="00000000" w:rsidRPr="00000000">
        <w:rPr>
          <w:rtl w:val="0"/>
        </w:rPr>
        <w:t xml:space="preserve">  period_start    DATE         NOT NULL,</w:t>
      </w:r>
    </w:p>
    <w:p w:rsidR="00000000" w:rsidDel="00000000" w:rsidP="00000000" w:rsidRDefault="00000000" w:rsidRPr="00000000" w14:paraId="00000580">
      <w:pPr>
        <w:rPr/>
      </w:pPr>
      <w:r w:rsidDel="00000000" w:rsidR="00000000" w:rsidRPr="00000000">
        <w:rPr>
          <w:rtl w:val="0"/>
        </w:rPr>
        <w:t xml:space="preserve">  period_end      DATE         NOT NULL,</w:t>
      </w:r>
    </w:p>
    <w:p w:rsidR="00000000" w:rsidDel="00000000" w:rsidP="00000000" w:rsidRDefault="00000000" w:rsidRPr="00000000" w14:paraId="00000581">
      <w:pPr>
        <w:rPr/>
      </w:pPr>
      <w:r w:rsidDel="00000000" w:rsidR="00000000" w:rsidRPr="00000000">
        <w:rPr>
          <w:rtl w:val="0"/>
        </w:rPr>
        <w:t xml:space="preserve">  gross_amount    DECIMAL(18,2) NOT NULL DEFAULT 0,</w:t>
      </w:r>
    </w:p>
    <w:p w:rsidR="00000000" w:rsidDel="00000000" w:rsidP="00000000" w:rsidRDefault="00000000" w:rsidRPr="00000000" w14:paraId="00000582">
      <w:pPr>
        <w:rPr/>
      </w:pPr>
      <w:r w:rsidDel="00000000" w:rsidR="00000000" w:rsidRPr="00000000">
        <w:rPr>
          <w:rtl w:val="0"/>
        </w:rPr>
        <w:t xml:space="preserve">  platform_fee_amount DECIMAL(18,2) NOT NULL DEFAULT 0,</w:t>
      </w:r>
    </w:p>
    <w:p w:rsidR="00000000" w:rsidDel="00000000" w:rsidP="00000000" w:rsidRDefault="00000000" w:rsidRPr="00000000" w14:paraId="00000583">
      <w:pPr>
        <w:rPr/>
      </w:pPr>
      <w:r w:rsidDel="00000000" w:rsidR="00000000" w:rsidRPr="00000000">
        <w:rPr>
          <w:rtl w:val="0"/>
        </w:rPr>
        <w:t xml:space="preserve">  net_amount      DECIMAL(18,2) NOT NULL DEFAULT 0,</w:t>
      </w:r>
    </w:p>
    <w:p w:rsidR="00000000" w:rsidDel="00000000" w:rsidP="00000000" w:rsidRDefault="00000000" w:rsidRPr="00000000" w14:paraId="00000584">
      <w:pPr>
        <w:rPr/>
      </w:pPr>
      <w:r w:rsidDel="00000000" w:rsidR="00000000" w:rsidRPr="00000000">
        <w:rPr>
          <w:rtl w:val="0"/>
        </w:rPr>
        <w:t xml:space="preserve">  currency        CHAR(3)      NOT NULL DEFAULT 'VND',</w:t>
      </w:r>
    </w:p>
    <w:p w:rsidR="00000000" w:rsidDel="00000000" w:rsidP="00000000" w:rsidRDefault="00000000" w:rsidRPr="00000000" w14:paraId="00000585">
      <w:pPr>
        <w:rPr/>
      </w:pPr>
      <w:r w:rsidDel="00000000" w:rsidR="00000000" w:rsidRPr="00000000">
        <w:rPr>
          <w:rtl w:val="0"/>
        </w:rPr>
        <w:t xml:space="preserve">  bank_account_no VARCHAR(50)  NULL,</w:t>
      </w:r>
    </w:p>
    <w:p w:rsidR="00000000" w:rsidDel="00000000" w:rsidP="00000000" w:rsidRDefault="00000000" w:rsidRPr="00000000" w14:paraId="00000586">
      <w:pPr>
        <w:rPr/>
      </w:pPr>
      <w:r w:rsidDel="00000000" w:rsidR="00000000" w:rsidRPr="00000000">
        <w:rPr>
          <w:rtl w:val="0"/>
        </w:rPr>
        <w:t xml:space="preserve">  bank_name       VARCHAR(150) NULL,</w:t>
      </w:r>
    </w:p>
    <w:p w:rsidR="00000000" w:rsidDel="00000000" w:rsidP="00000000" w:rsidRDefault="00000000" w:rsidRPr="00000000" w14:paraId="00000587">
      <w:pPr>
        <w:rPr/>
      </w:pPr>
      <w:r w:rsidDel="00000000" w:rsidR="00000000" w:rsidRPr="00000000">
        <w:rPr>
          <w:rtl w:val="0"/>
        </w:rPr>
        <w:t xml:space="preserve">  status          ENUM('DRAFT','PENDING_APPROVAL','APPROVED','PROCESSING','COMPLETED','FAILED','CANCELLED')</w:t>
      </w:r>
    </w:p>
    <w:p w:rsidR="00000000" w:rsidDel="00000000" w:rsidP="00000000" w:rsidRDefault="00000000" w:rsidRPr="00000000" w14:paraId="00000588">
      <w:pPr>
        <w:rPr/>
      </w:pPr>
      <w:r w:rsidDel="00000000" w:rsidR="00000000" w:rsidRPr="00000000">
        <w:rPr>
          <w:rtl w:val="0"/>
        </w:rPr>
        <w:t xml:space="preserve">                  NOT NULL DEFAULT 'DRAFT',</w:t>
      </w:r>
    </w:p>
    <w:p w:rsidR="00000000" w:rsidDel="00000000" w:rsidP="00000000" w:rsidRDefault="00000000" w:rsidRPr="00000000" w14:paraId="00000589">
      <w:pPr>
        <w:rPr/>
      </w:pPr>
      <w:r w:rsidDel="00000000" w:rsidR="00000000" w:rsidRPr="00000000">
        <w:rPr>
          <w:rtl w:val="0"/>
        </w:rPr>
        <w:t xml:space="preserve">  approved_by     BIGINT UNSIGNED NULL,</w:t>
      </w:r>
    </w:p>
    <w:p w:rsidR="00000000" w:rsidDel="00000000" w:rsidP="00000000" w:rsidRDefault="00000000" w:rsidRPr="00000000" w14:paraId="0000058A">
      <w:pPr>
        <w:rPr/>
      </w:pPr>
      <w:r w:rsidDel="00000000" w:rsidR="00000000" w:rsidRPr="00000000">
        <w:rPr>
          <w:rtl w:val="0"/>
        </w:rPr>
        <w:t xml:space="preserve">  approved_at     DATETIME(3)  NULL,</w:t>
      </w:r>
    </w:p>
    <w:p w:rsidR="00000000" w:rsidDel="00000000" w:rsidP="00000000" w:rsidRDefault="00000000" w:rsidRPr="00000000" w14:paraId="0000058B">
      <w:pPr>
        <w:rPr/>
      </w:pPr>
      <w:r w:rsidDel="00000000" w:rsidR="00000000" w:rsidRPr="00000000">
        <w:rPr>
          <w:rtl w:val="0"/>
        </w:rPr>
        <w:t xml:space="preserve">  processed_at    DATETIME(3)  NULL,</w:t>
      </w:r>
    </w:p>
    <w:p w:rsidR="00000000" w:rsidDel="00000000" w:rsidP="00000000" w:rsidRDefault="00000000" w:rsidRPr="00000000" w14:paraId="0000058C">
      <w:pPr>
        <w:rPr/>
      </w:pPr>
      <w:r w:rsidDel="00000000" w:rsidR="00000000" w:rsidRPr="00000000">
        <w:rPr>
          <w:rtl w:val="0"/>
        </w:rPr>
        <w:t xml:space="preserve">  failure_reason  VARCHAR(500) NULL,</w:t>
      </w:r>
    </w:p>
    <w:p w:rsidR="00000000" w:rsidDel="00000000" w:rsidP="00000000" w:rsidRDefault="00000000" w:rsidRPr="00000000" w14:paraId="0000058D">
      <w:pPr>
        <w:rPr/>
      </w:pPr>
      <w:r w:rsidDel="00000000" w:rsidR="00000000" w:rsidRPr="00000000">
        <w:rPr>
          <w:rtl w:val="0"/>
        </w:rPr>
        <w:t xml:space="preserve">  created_at      DATETIME(3)  NOT NULL DEFAULT CURRENT_TIMESTAMP(3),</w:t>
      </w:r>
    </w:p>
    <w:p w:rsidR="00000000" w:rsidDel="00000000" w:rsidP="00000000" w:rsidRDefault="00000000" w:rsidRPr="00000000" w14:paraId="0000058E">
      <w:pPr>
        <w:rPr/>
      </w:pPr>
      <w:r w:rsidDel="00000000" w:rsidR="00000000" w:rsidRPr="00000000">
        <w:rPr>
          <w:rtl w:val="0"/>
        </w:rPr>
        <w:t xml:space="preserve">  updated_at      DATETIME(3)  NOT NULL DEFAULT CURRENT_TIMESTAMP(3) ON UPDATE CURRENT_TIMESTAMP(3),</w:t>
      </w:r>
    </w:p>
    <w:p w:rsidR="00000000" w:rsidDel="00000000" w:rsidP="00000000" w:rsidRDefault="00000000" w:rsidRPr="00000000" w14:paraId="0000058F">
      <w:pPr>
        <w:rPr/>
      </w:pPr>
      <w:r w:rsidDel="00000000" w:rsidR="00000000" w:rsidRPr="00000000">
        <w:rPr>
          <w:rtl w:val="0"/>
        </w:rPr>
        <w:t xml:space="preserve">  PRIMARY KEY (id),</w:t>
      </w:r>
    </w:p>
    <w:p w:rsidR="00000000" w:rsidDel="00000000" w:rsidP="00000000" w:rsidRDefault="00000000" w:rsidRPr="00000000" w14:paraId="00000590">
      <w:pPr>
        <w:rPr/>
      </w:pPr>
      <w:r w:rsidDel="00000000" w:rsidR="00000000" w:rsidRPr="00000000">
        <w:rPr>
          <w:rtl w:val="0"/>
        </w:rPr>
        <w:t xml:space="preserve">  UNIQUE KEY uk_payout_code (payout_code),</w:t>
      </w:r>
    </w:p>
    <w:p w:rsidR="00000000" w:rsidDel="00000000" w:rsidP="00000000" w:rsidRDefault="00000000" w:rsidRPr="00000000" w14:paraId="00000591">
      <w:pPr>
        <w:rPr/>
      </w:pPr>
      <w:r w:rsidDel="00000000" w:rsidR="00000000" w:rsidRPr="00000000">
        <w:rPr>
          <w:rtl w:val="0"/>
        </w:rPr>
        <w:t xml:space="preserve">  KEY idx_payout_organizer (organizer_id, status, period_end),</w:t>
      </w:r>
    </w:p>
    <w:p w:rsidR="00000000" w:rsidDel="00000000" w:rsidP="00000000" w:rsidRDefault="00000000" w:rsidRPr="00000000" w14:paraId="00000592">
      <w:pPr>
        <w:rPr/>
      </w:pPr>
      <w:r w:rsidDel="00000000" w:rsidR="00000000" w:rsidRPr="00000000">
        <w:rPr>
          <w:rtl w:val="0"/>
        </w:rPr>
        <w:t xml:space="preserve">  CONSTRAINT fk_payout_organizer FOREIGN KEY (organizer_id) REFERENCES organizer_profile (id) ON DELETE RESTRICT,</w:t>
      </w:r>
    </w:p>
    <w:p w:rsidR="00000000" w:rsidDel="00000000" w:rsidP="00000000" w:rsidRDefault="00000000" w:rsidRPr="00000000" w14:paraId="00000593">
      <w:pPr>
        <w:rPr/>
      </w:pPr>
      <w:r w:rsidDel="00000000" w:rsidR="00000000" w:rsidRPr="00000000">
        <w:rPr>
          <w:rtl w:val="0"/>
        </w:rPr>
        <w:t xml:space="preserve">  CONSTRAINT fk_payout_wallet    FOREIGN KEY (wallet_id)    REFERENCES escrow_wallet (id)     ON DELETE RESTRICT</w:t>
      </w:r>
    </w:p>
    <w:p w:rsidR="00000000" w:rsidDel="00000000" w:rsidP="00000000" w:rsidRDefault="00000000" w:rsidRPr="00000000" w14:paraId="00000594">
      <w:pPr>
        <w:rPr/>
      </w:pPr>
      <w:r w:rsidDel="00000000" w:rsidR="00000000" w:rsidRPr="00000000">
        <w:rPr>
          <w:rtl w:val="0"/>
        </w:rPr>
        <w:t xml:space="preserve">) ENGINE=InnoDB COMMENT='Đợt chi trả cho Organizer sau khi trừ phí nền tảng (BR-32).';</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ALTER TABLE wallet_transaction</w:t>
      </w:r>
    </w:p>
    <w:p w:rsidR="00000000" w:rsidDel="00000000" w:rsidP="00000000" w:rsidRDefault="00000000" w:rsidRPr="00000000" w14:paraId="00000597">
      <w:pPr>
        <w:rPr/>
      </w:pPr>
      <w:r w:rsidDel="00000000" w:rsidR="00000000" w:rsidRPr="00000000">
        <w:rPr>
          <w:rtl w:val="0"/>
        </w:rPr>
        <w:t xml:space="preserve">  ADD CONSTRAINT fk_wtxn_payout FOREIGN KEY (payout_id) REFERENCES payout (id) ON DELETE SET NULL;</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CREATE TABLE transaction_reconciliation (</w:t>
      </w:r>
    </w:p>
    <w:p w:rsidR="00000000" w:rsidDel="00000000" w:rsidP="00000000" w:rsidRDefault="00000000" w:rsidRPr="00000000" w14:paraId="0000059A">
      <w:pPr>
        <w:rPr/>
      </w:pPr>
      <w:r w:rsidDel="00000000" w:rsidR="00000000" w:rsidRPr="00000000">
        <w:rPr>
          <w:rtl w:val="0"/>
        </w:rPr>
        <w:t xml:space="preserve">  id                BIGINT UNSIGNED NOT NULL AUTO_INCREMENT,</w:t>
      </w:r>
    </w:p>
    <w:p w:rsidR="00000000" w:rsidDel="00000000" w:rsidP="00000000" w:rsidRDefault="00000000" w:rsidRPr="00000000" w14:paraId="0000059B">
      <w:pPr>
        <w:rPr/>
      </w:pPr>
      <w:r w:rsidDel="00000000" w:rsidR="00000000" w:rsidRPr="00000000">
        <w:rPr>
          <w:rtl w:val="0"/>
        </w:rPr>
        <w:t xml:space="preserve">  reconcile_date    DATE         NOT NULL,</w:t>
      </w:r>
    </w:p>
    <w:p w:rsidR="00000000" w:rsidDel="00000000" w:rsidP="00000000" w:rsidRDefault="00000000" w:rsidRPr="00000000" w14:paraId="0000059C">
      <w:pPr>
        <w:rPr/>
      </w:pPr>
      <w:r w:rsidDel="00000000" w:rsidR="00000000" w:rsidRPr="00000000">
        <w:rPr>
          <w:rtl w:val="0"/>
        </w:rPr>
        <w:t xml:space="preserve">  provider          ENUM('PAYOS') NOT NULL DEFAULT 'PAYOS',</w:t>
      </w:r>
    </w:p>
    <w:p w:rsidR="00000000" w:rsidDel="00000000" w:rsidP="00000000" w:rsidRDefault="00000000" w:rsidRPr="00000000" w14:paraId="0000059D">
      <w:pPr>
        <w:rPr/>
      </w:pPr>
      <w:r w:rsidDel="00000000" w:rsidR="00000000" w:rsidRPr="00000000">
        <w:rPr>
          <w:rtl w:val="0"/>
        </w:rPr>
        <w:t xml:space="preserve">  system_total      DECIMAL(18,2) NOT NULL DEFAULT 0,</w:t>
      </w:r>
    </w:p>
    <w:p w:rsidR="00000000" w:rsidDel="00000000" w:rsidP="00000000" w:rsidRDefault="00000000" w:rsidRPr="00000000" w14:paraId="0000059E">
      <w:pPr>
        <w:rPr/>
      </w:pPr>
      <w:r w:rsidDel="00000000" w:rsidR="00000000" w:rsidRPr="00000000">
        <w:rPr>
          <w:rtl w:val="0"/>
        </w:rPr>
        <w:t xml:space="preserve">  provider_total    DECIMAL(18,2) NOT NULL DEFAULT 0,</w:t>
      </w:r>
    </w:p>
    <w:p w:rsidR="00000000" w:rsidDel="00000000" w:rsidP="00000000" w:rsidRDefault="00000000" w:rsidRPr="00000000" w14:paraId="0000059F">
      <w:pPr>
        <w:rPr/>
      </w:pPr>
      <w:r w:rsidDel="00000000" w:rsidR="00000000" w:rsidRPr="00000000">
        <w:rPr>
          <w:rtl w:val="0"/>
        </w:rPr>
        <w:t xml:space="preserve">  difference_amount DECIMAL(18,2) NOT NULL DEFAULT 0,</w:t>
      </w:r>
    </w:p>
    <w:p w:rsidR="00000000" w:rsidDel="00000000" w:rsidP="00000000" w:rsidRDefault="00000000" w:rsidRPr="00000000" w14:paraId="000005A0">
      <w:pPr>
        <w:rPr/>
      </w:pPr>
      <w:r w:rsidDel="00000000" w:rsidR="00000000" w:rsidRPr="00000000">
        <w:rPr>
          <w:rtl w:val="0"/>
        </w:rPr>
        <w:t xml:space="preserve">  matched_count     INT UNSIGNED NOT NULL DEFAULT 0,</w:t>
      </w:r>
    </w:p>
    <w:p w:rsidR="00000000" w:rsidDel="00000000" w:rsidP="00000000" w:rsidRDefault="00000000" w:rsidRPr="00000000" w14:paraId="000005A1">
      <w:pPr>
        <w:rPr/>
      </w:pPr>
      <w:r w:rsidDel="00000000" w:rsidR="00000000" w:rsidRPr="00000000">
        <w:rPr>
          <w:rtl w:val="0"/>
        </w:rPr>
        <w:t xml:space="preserve">  unmatched_count   INT UNSIGNED NOT NULL DEFAULT 0,</w:t>
      </w:r>
    </w:p>
    <w:p w:rsidR="00000000" w:rsidDel="00000000" w:rsidP="00000000" w:rsidRDefault="00000000" w:rsidRPr="00000000" w14:paraId="000005A2">
      <w:pPr>
        <w:rPr/>
      </w:pPr>
      <w:r w:rsidDel="00000000" w:rsidR="00000000" w:rsidRPr="00000000">
        <w:rPr>
          <w:rtl w:val="0"/>
        </w:rPr>
        <w:t xml:space="preserve">  status            ENUM('PENDING','BALANCED','DISCREPANCY','RESOLVED') NOT NULL DEFAULT 'PENDING',</w:t>
      </w:r>
    </w:p>
    <w:p w:rsidR="00000000" w:rsidDel="00000000" w:rsidP="00000000" w:rsidRDefault="00000000" w:rsidRPr="00000000" w14:paraId="000005A3">
      <w:pPr>
        <w:rPr/>
      </w:pPr>
      <w:r w:rsidDel="00000000" w:rsidR="00000000" w:rsidRPr="00000000">
        <w:rPr>
          <w:rtl w:val="0"/>
        </w:rPr>
        <w:t xml:space="preserve">  detail_json       JSON NULL,</w:t>
      </w:r>
    </w:p>
    <w:p w:rsidR="00000000" w:rsidDel="00000000" w:rsidP="00000000" w:rsidRDefault="00000000" w:rsidRPr="00000000" w14:paraId="000005A4">
      <w:pPr>
        <w:rPr/>
      </w:pPr>
      <w:r w:rsidDel="00000000" w:rsidR="00000000" w:rsidRPr="00000000">
        <w:rPr>
          <w:rtl w:val="0"/>
        </w:rPr>
        <w:t xml:space="preserve">  performed_by      BIGINT UNSIGNED NULL,</w:t>
      </w:r>
    </w:p>
    <w:p w:rsidR="00000000" w:rsidDel="00000000" w:rsidP="00000000" w:rsidRDefault="00000000" w:rsidRPr="00000000" w14:paraId="000005A5">
      <w:pPr>
        <w:rPr/>
      </w:pPr>
      <w:r w:rsidDel="00000000" w:rsidR="00000000" w:rsidRPr="00000000">
        <w:rPr>
          <w:rtl w:val="0"/>
        </w:rPr>
        <w:t xml:space="preserve">  performed_at      DATETIME(3)  NOT NULL DEFAULT CURRENT_TIMESTAMP(3),</w:t>
      </w:r>
    </w:p>
    <w:p w:rsidR="00000000" w:rsidDel="00000000" w:rsidP="00000000" w:rsidRDefault="00000000" w:rsidRPr="00000000" w14:paraId="000005A6">
      <w:pPr>
        <w:rPr/>
      </w:pPr>
      <w:r w:rsidDel="00000000" w:rsidR="00000000" w:rsidRPr="00000000">
        <w:rPr>
          <w:rtl w:val="0"/>
        </w:rPr>
        <w:t xml:space="preserve">  PRIMARY KEY (id),</w:t>
      </w:r>
    </w:p>
    <w:p w:rsidR="00000000" w:rsidDel="00000000" w:rsidP="00000000" w:rsidRDefault="00000000" w:rsidRPr="00000000" w14:paraId="000005A7">
      <w:pPr>
        <w:rPr/>
      </w:pPr>
      <w:r w:rsidDel="00000000" w:rsidR="00000000" w:rsidRPr="00000000">
        <w:rPr>
          <w:rtl w:val="0"/>
        </w:rPr>
        <w:t xml:space="preserve">  UNIQUE KEY uk_recon_date_provider (reconcile_date, provider),</w:t>
      </w:r>
    </w:p>
    <w:p w:rsidR="00000000" w:rsidDel="00000000" w:rsidP="00000000" w:rsidRDefault="00000000" w:rsidRPr="00000000" w14:paraId="000005A8">
      <w:pPr>
        <w:rPr/>
      </w:pPr>
      <w:r w:rsidDel="00000000" w:rsidR="00000000" w:rsidRPr="00000000">
        <w:rPr>
          <w:rtl w:val="0"/>
        </w:rPr>
        <w:t xml:space="preserve">  CONSTRAINT fk_recon_user FOREIGN KEY (performed_by) REFERENCES user_account (id) ON DELETE SET NULL</w:t>
      </w:r>
    </w:p>
    <w:p w:rsidR="00000000" w:rsidDel="00000000" w:rsidP="00000000" w:rsidRDefault="00000000" w:rsidRPr="00000000" w14:paraId="000005A9">
      <w:pPr>
        <w:rPr/>
      </w:pPr>
      <w:r w:rsidDel="00000000" w:rsidR="00000000" w:rsidRPr="00000000">
        <w:rPr>
          <w:rtl w:val="0"/>
        </w:rPr>
        <w:t xml:space="preserve">) ENGINE=InnoDB COMMENT='Kết quả đối soát giao dịch (M10-UC07).';</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 =============================================================================</w:t>
      </w:r>
    </w:p>
    <w:p w:rsidR="00000000" w:rsidDel="00000000" w:rsidP="00000000" w:rsidRDefault="00000000" w:rsidRPr="00000000" w14:paraId="000005AC">
      <w:pPr>
        <w:rPr/>
      </w:pPr>
      <w:r w:rsidDel="00000000" w:rsidR="00000000" w:rsidRPr="00000000">
        <w:rPr>
          <w:rtl w:val="0"/>
        </w:rPr>
        <w:t xml:space="preserve">-- MODULE M11 — QR CHECK-IN &amp; CHECK-OUT  (5 UC)</w:t>
      </w:r>
    </w:p>
    <w:p w:rsidR="00000000" w:rsidDel="00000000" w:rsidP="00000000" w:rsidRDefault="00000000" w:rsidRPr="00000000" w14:paraId="000005AD">
      <w:pPr>
        <w:rPr/>
      </w:pPr>
      <w:r w:rsidDel="00000000" w:rsidR="00000000" w:rsidRPr="00000000">
        <w:rPr>
          <w:rtl w:val="0"/>
        </w:rPr>
        <w:t xml:space="preserve">-- =============================================================================</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CREATE TABLE checkin_qr_token (</w:t>
      </w:r>
    </w:p>
    <w:p w:rsidR="00000000" w:rsidDel="00000000" w:rsidP="00000000" w:rsidRDefault="00000000" w:rsidRPr="00000000" w14:paraId="000005B0">
      <w:pPr>
        <w:rPr/>
      </w:pPr>
      <w:r w:rsidDel="00000000" w:rsidR="00000000" w:rsidRPr="00000000">
        <w:rPr>
          <w:rtl w:val="0"/>
        </w:rPr>
        <w:t xml:space="preserve">  id            BIGINT UNSIGNED NOT NULL AUTO_INCREMENT,</w:t>
      </w:r>
    </w:p>
    <w:p w:rsidR="00000000" w:rsidDel="00000000" w:rsidP="00000000" w:rsidRDefault="00000000" w:rsidRPr="00000000" w14:paraId="000005B1">
      <w:pPr>
        <w:rPr/>
      </w:pPr>
      <w:r w:rsidDel="00000000" w:rsidR="00000000" w:rsidRPr="00000000">
        <w:rPr>
          <w:rtl w:val="0"/>
        </w:rPr>
        <w:t xml:space="preserve">  booking_id    BIGINT UNSIGNED NOT NULL,</w:t>
      </w:r>
    </w:p>
    <w:p w:rsidR="00000000" w:rsidDel="00000000" w:rsidP="00000000" w:rsidRDefault="00000000" w:rsidRPr="00000000" w14:paraId="000005B2">
      <w:pPr>
        <w:rPr/>
      </w:pPr>
      <w:r w:rsidDel="00000000" w:rsidR="00000000" w:rsidRPr="00000000">
        <w:rPr>
          <w:rtl w:val="0"/>
        </w:rPr>
        <w:t xml:space="preserve">  token_hash    CHAR(64)     NOT NULL COMMENT 'BR-38: token ngẫu nhiên có ký số',</w:t>
      </w:r>
    </w:p>
    <w:p w:rsidR="00000000" w:rsidDel="00000000" w:rsidP="00000000" w:rsidRDefault="00000000" w:rsidRPr="00000000" w14:paraId="000005B3">
      <w:pPr>
        <w:rPr/>
      </w:pPr>
      <w:r w:rsidDel="00000000" w:rsidR="00000000" w:rsidRPr="00000000">
        <w:rPr>
          <w:rtl w:val="0"/>
        </w:rPr>
        <w:t xml:space="preserve">  signature     VARCHAR(512) NOT NULL,</w:t>
      </w:r>
    </w:p>
    <w:p w:rsidR="00000000" w:rsidDel="00000000" w:rsidP="00000000" w:rsidRDefault="00000000" w:rsidRPr="00000000" w14:paraId="000005B4">
      <w:pPr>
        <w:rPr/>
      </w:pPr>
      <w:r w:rsidDel="00000000" w:rsidR="00000000" w:rsidRPr="00000000">
        <w:rPr>
          <w:rtl w:val="0"/>
        </w:rPr>
        <w:t xml:space="preserve">  nonce         CHAR(32)     NOT NULL,</w:t>
      </w:r>
    </w:p>
    <w:p w:rsidR="00000000" w:rsidDel="00000000" w:rsidP="00000000" w:rsidRDefault="00000000" w:rsidRPr="00000000" w14:paraId="000005B5">
      <w:pPr>
        <w:rPr/>
      </w:pPr>
      <w:r w:rsidDel="00000000" w:rsidR="00000000" w:rsidRPr="00000000">
        <w:rPr>
          <w:rtl w:val="0"/>
        </w:rPr>
        <w:t xml:space="preserve">  valid_from    DATETIME(3)  NOT NULL COMMENT 'BR-16: 15 phút trước giờ bắt đầu',</w:t>
      </w:r>
    </w:p>
    <w:p w:rsidR="00000000" w:rsidDel="00000000" w:rsidP="00000000" w:rsidRDefault="00000000" w:rsidRPr="00000000" w14:paraId="000005B6">
      <w:pPr>
        <w:rPr/>
      </w:pPr>
      <w:r w:rsidDel="00000000" w:rsidR="00000000" w:rsidRPr="00000000">
        <w:rPr>
          <w:rtl w:val="0"/>
        </w:rPr>
        <w:t xml:space="preserve">  valid_to      DATETIME(3)  NOT NULL COMMENT 'BR-16: 30 phút sau giờ bắt đầu',</w:t>
      </w:r>
    </w:p>
    <w:p w:rsidR="00000000" w:rsidDel="00000000" w:rsidP="00000000" w:rsidRDefault="00000000" w:rsidRPr="00000000" w14:paraId="000005B7">
      <w:pPr>
        <w:rPr/>
      </w:pPr>
      <w:r w:rsidDel="00000000" w:rsidR="00000000" w:rsidRPr="00000000">
        <w:rPr>
          <w:rtl w:val="0"/>
        </w:rPr>
        <w:t xml:space="preserve">  status        ENUM('ACTIVE','USED','EXPIRED','REVOKED') NOT NULL DEFAULT 'ACTIVE',</w:t>
      </w:r>
    </w:p>
    <w:p w:rsidR="00000000" w:rsidDel="00000000" w:rsidP="00000000" w:rsidRDefault="00000000" w:rsidRPr="00000000" w14:paraId="000005B8">
      <w:pPr>
        <w:rPr/>
      </w:pPr>
      <w:r w:rsidDel="00000000" w:rsidR="00000000" w:rsidRPr="00000000">
        <w:rPr>
          <w:rtl w:val="0"/>
        </w:rPr>
        <w:t xml:space="preserve">  used_at       DATETIME(3)  NULL COMMENT 'BR-17: chỉ dùng 1 lần',</w:t>
      </w:r>
    </w:p>
    <w:p w:rsidR="00000000" w:rsidDel="00000000" w:rsidP="00000000" w:rsidRDefault="00000000" w:rsidRPr="00000000" w14:paraId="000005B9">
      <w:pPr>
        <w:rPr/>
      </w:pPr>
      <w:r w:rsidDel="00000000" w:rsidR="00000000" w:rsidRPr="00000000">
        <w:rPr>
          <w:rtl w:val="0"/>
        </w:rPr>
        <w:t xml:space="preserve">  issued_at     DATETIME(3)  NOT NULL DEFAULT CURRENT_TIMESTAMP(3),</w:t>
      </w:r>
    </w:p>
    <w:p w:rsidR="00000000" w:rsidDel="00000000" w:rsidP="00000000" w:rsidRDefault="00000000" w:rsidRPr="00000000" w14:paraId="000005BA">
      <w:pPr>
        <w:rPr/>
      </w:pPr>
      <w:r w:rsidDel="00000000" w:rsidR="00000000" w:rsidRPr="00000000">
        <w:rPr>
          <w:rtl w:val="0"/>
        </w:rPr>
        <w:t xml:space="preserve">  PRIMARY KEY (id),</w:t>
      </w:r>
    </w:p>
    <w:p w:rsidR="00000000" w:rsidDel="00000000" w:rsidP="00000000" w:rsidRDefault="00000000" w:rsidRPr="00000000" w14:paraId="000005BB">
      <w:pPr>
        <w:rPr/>
      </w:pPr>
      <w:r w:rsidDel="00000000" w:rsidR="00000000" w:rsidRPr="00000000">
        <w:rPr>
          <w:rtl w:val="0"/>
        </w:rPr>
        <w:t xml:space="preserve">  UNIQUE KEY uk_qr_token (token_hash),</w:t>
      </w:r>
    </w:p>
    <w:p w:rsidR="00000000" w:rsidDel="00000000" w:rsidP="00000000" w:rsidRDefault="00000000" w:rsidRPr="00000000" w14:paraId="000005BC">
      <w:pPr>
        <w:rPr/>
      </w:pPr>
      <w:r w:rsidDel="00000000" w:rsidR="00000000" w:rsidRPr="00000000">
        <w:rPr>
          <w:rtl w:val="0"/>
        </w:rPr>
        <w:t xml:space="preserve">  UNIQUE KEY uk_qr_booking_active (booking_id, status, nonce),</w:t>
      </w:r>
    </w:p>
    <w:p w:rsidR="00000000" w:rsidDel="00000000" w:rsidP="00000000" w:rsidRDefault="00000000" w:rsidRPr="00000000" w14:paraId="000005BD">
      <w:pPr>
        <w:rPr/>
      </w:pPr>
      <w:r w:rsidDel="00000000" w:rsidR="00000000" w:rsidRPr="00000000">
        <w:rPr>
          <w:rtl w:val="0"/>
        </w:rPr>
        <w:t xml:space="preserve">  KEY idx_qr_validity (status, valid_to),</w:t>
      </w:r>
    </w:p>
    <w:p w:rsidR="00000000" w:rsidDel="00000000" w:rsidP="00000000" w:rsidRDefault="00000000" w:rsidRPr="00000000" w14:paraId="000005BE">
      <w:pPr>
        <w:rPr/>
      </w:pPr>
      <w:r w:rsidDel="00000000" w:rsidR="00000000" w:rsidRPr="00000000">
        <w:rPr>
          <w:rtl w:val="0"/>
        </w:rPr>
        <w:t xml:space="preserve">  CONSTRAINT fk_qr_booking FOREIGN KEY (booking_id) REFERENCES booking (id) ON DELETE CASCADE,</w:t>
      </w:r>
    </w:p>
    <w:p w:rsidR="00000000" w:rsidDel="00000000" w:rsidP="00000000" w:rsidRDefault="00000000" w:rsidRPr="00000000" w14:paraId="000005BF">
      <w:pPr>
        <w:rPr/>
      </w:pPr>
      <w:r w:rsidDel="00000000" w:rsidR="00000000" w:rsidRPr="00000000">
        <w:rPr>
          <w:rtl w:val="0"/>
        </w:rPr>
        <w:t xml:space="preserve">  CONSTRAINT ck_qr_window CHECK (valid_to &gt; valid_from)</w:t>
      </w:r>
    </w:p>
    <w:p w:rsidR="00000000" w:rsidDel="00000000" w:rsidP="00000000" w:rsidRDefault="00000000" w:rsidRPr="00000000" w14:paraId="000005C0">
      <w:pPr>
        <w:rPr/>
      </w:pPr>
      <w:r w:rsidDel="00000000" w:rsidR="00000000" w:rsidRPr="00000000">
        <w:rPr>
          <w:rtl w:val="0"/>
        </w:rPr>
        <w:t xml:space="preserve">) ENGINE=InnoDB COMMENT='Mã QR check-in có ký số (BR-15, BR-16, BR-38).';</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CREATE TABLE booking_attendance (</w:t>
      </w:r>
    </w:p>
    <w:p w:rsidR="00000000" w:rsidDel="00000000" w:rsidP="00000000" w:rsidRDefault="00000000" w:rsidRPr="00000000" w14:paraId="000005C3">
      <w:pPr>
        <w:rPr/>
      </w:pPr>
      <w:r w:rsidDel="00000000" w:rsidR="00000000" w:rsidRPr="00000000">
        <w:rPr>
          <w:rtl w:val="0"/>
        </w:rPr>
        <w:t xml:space="preserve">  id                BIGINT UNSIGNED NOT NULL AUTO_INCREMENT,</w:t>
      </w:r>
    </w:p>
    <w:p w:rsidR="00000000" w:rsidDel="00000000" w:rsidP="00000000" w:rsidRDefault="00000000" w:rsidRPr="00000000" w14:paraId="000005C4">
      <w:pPr>
        <w:rPr/>
      </w:pPr>
      <w:r w:rsidDel="00000000" w:rsidR="00000000" w:rsidRPr="00000000">
        <w:rPr>
          <w:rtl w:val="0"/>
        </w:rPr>
        <w:t xml:space="preserve">  booking_id        BIGINT UNSIGNED NOT NULL,</w:t>
      </w:r>
    </w:p>
    <w:p w:rsidR="00000000" w:rsidDel="00000000" w:rsidP="00000000" w:rsidRDefault="00000000" w:rsidRPr="00000000" w14:paraId="000005C5">
      <w:pPr>
        <w:rPr/>
      </w:pPr>
      <w:r w:rsidDel="00000000" w:rsidR="00000000" w:rsidRPr="00000000">
        <w:rPr>
          <w:rtl w:val="0"/>
        </w:rPr>
        <w:t xml:space="preserve">  booking_item_id   BIGINT UNSIGNED NULL,</w:t>
      </w:r>
    </w:p>
    <w:p w:rsidR="00000000" w:rsidDel="00000000" w:rsidP="00000000" w:rsidRDefault="00000000" w:rsidRPr="00000000" w14:paraId="000005C6">
      <w:pPr>
        <w:rPr/>
      </w:pPr>
      <w:r w:rsidDel="00000000" w:rsidR="00000000" w:rsidRPr="00000000">
        <w:rPr>
          <w:rtl w:val="0"/>
        </w:rPr>
        <w:t xml:space="preserve">  qr_token_id       BIGINT UNSIGNED NULL,</w:t>
      </w:r>
    </w:p>
    <w:p w:rsidR="00000000" w:rsidDel="00000000" w:rsidP="00000000" w:rsidRDefault="00000000" w:rsidRPr="00000000" w14:paraId="000005C7">
      <w:pPr>
        <w:rPr/>
      </w:pPr>
      <w:r w:rsidDel="00000000" w:rsidR="00000000" w:rsidRPr="00000000">
        <w:rPr>
          <w:rtl w:val="0"/>
        </w:rPr>
        <w:t xml:space="preserve">  checked_in_at     DATETIME(3)  NULL,</w:t>
      </w:r>
    </w:p>
    <w:p w:rsidR="00000000" w:rsidDel="00000000" w:rsidP="00000000" w:rsidRDefault="00000000" w:rsidRPr="00000000" w14:paraId="000005C8">
      <w:pPr>
        <w:rPr/>
      </w:pPr>
      <w:r w:rsidDel="00000000" w:rsidR="00000000" w:rsidRPr="00000000">
        <w:rPr>
          <w:rtl w:val="0"/>
        </w:rPr>
        <w:t xml:space="preserve">  checked_in_by     BIGINT UNSIGNED NULL COMMENT 'Organizer quét mã',</w:t>
      </w:r>
    </w:p>
    <w:p w:rsidR="00000000" w:rsidDel="00000000" w:rsidP="00000000" w:rsidRDefault="00000000" w:rsidRPr="00000000" w14:paraId="000005C9">
      <w:pPr>
        <w:rPr/>
      </w:pPr>
      <w:r w:rsidDel="00000000" w:rsidR="00000000" w:rsidRPr="00000000">
        <w:rPr>
          <w:rtl w:val="0"/>
        </w:rPr>
        <w:t xml:space="preserve">  checkin_method    ENUM('QR_SCAN','MANUAL_OVERRIDE') NULL,</w:t>
      </w:r>
    </w:p>
    <w:p w:rsidR="00000000" w:rsidDel="00000000" w:rsidP="00000000" w:rsidRDefault="00000000" w:rsidRPr="00000000" w14:paraId="000005CA">
      <w:pPr>
        <w:rPr/>
      </w:pPr>
      <w:r w:rsidDel="00000000" w:rsidR="00000000" w:rsidRPr="00000000">
        <w:rPr>
          <w:rtl w:val="0"/>
        </w:rPr>
        <w:t xml:space="preserve">  checked_out_at    DATETIME(3)  NULL,</w:t>
      </w:r>
    </w:p>
    <w:p w:rsidR="00000000" w:rsidDel="00000000" w:rsidP="00000000" w:rsidRDefault="00000000" w:rsidRPr="00000000" w14:paraId="000005CB">
      <w:pPr>
        <w:rPr/>
      </w:pPr>
      <w:r w:rsidDel="00000000" w:rsidR="00000000" w:rsidRPr="00000000">
        <w:rPr>
          <w:rtl w:val="0"/>
        </w:rPr>
        <w:t xml:space="preserve">  checked_out_by    BIGINT UNSIGNED NULL,</w:t>
      </w:r>
    </w:p>
    <w:p w:rsidR="00000000" w:rsidDel="00000000" w:rsidP="00000000" w:rsidRDefault="00000000" w:rsidRPr="00000000" w14:paraId="000005CC">
      <w:pPr>
        <w:rPr/>
      </w:pPr>
      <w:r w:rsidDel="00000000" w:rsidR="00000000" w:rsidRPr="00000000">
        <w:rPr>
          <w:rtl w:val="0"/>
        </w:rPr>
        <w:t xml:space="preserve">  checkout_method   ENUM('QR_SCAN','MANUAL_OVERRIDE','AUTO_ON_END') NULL,</w:t>
      </w:r>
    </w:p>
    <w:p w:rsidR="00000000" w:rsidDel="00000000" w:rsidP="00000000" w:rsidRDefault="00000000" w:rsidRPr="00000000" w14:paraId="000005CD">
      <w:pPr>
        <w:rPr/>
      </w:pPr>
      <w:r w:rsidDel="00000000" w:rsidR="00000000" w:rsidRPr="00000000">
        <w:rPr>
          <w:rtl w:val="0"/>
        </w:rPr>
        <w:t xml:space="preserve">  actual_duration_minutes INT UNSIGNED NULL,</w:t>
      </w:r>
    </w:p>
    <w:p w:rsidR="00000000" w:rsidDel="00000000" w:rsidP="00000000" w:rsidRDefault="00000000" w:rsidRPr="00000000" w14:paraId="000005CE">
      <w:pPr>
        <w:rPr/>
      </w:pPr>
      <w:r w:rsidDel="00000000" w:rsidR="00000000" w:rsidRPr="00000000">
        <w:rPr>
          <w:rtl w:val="0"/>
        </w:rPr>
        <w:t xml:space="preserve">  note              VARCHAR(500) NULL,</w:t>
      </w:r>
    </w:p>
    <w:p w:rsidR="00000000" w:rsidDel="00000000" w:rsidP="00000000" w:rsidRDefault="00000000" w:rsidRPr="00000000" w14:paraId="000005CF">
      <w:pPr>
        <w:rPr/>
      </w:pPr>
      <w:r w:rsidDel="00000000" w:rsidR="00000000" w:rsidRPr="00000000">
        <w:rPr>
          <w:rtl w:val="0"/>
        </w:rPr>
        <w:t xml:space="preserve">  created_at        DATETIME(3)  NOT NULL DEFAULT CURRENT_TIMESTAMP(3),</w:t>
      </w:r>
    </w:p>
    <w:p w:rsidR="00000000" w:rsidDel="00000000" w:rsidP="00000000" w:rsidRDefault="00000000" w:rsidRPr="00000000" w14:paraId="000005D0">
      <w:pPr>
        <w:rPr/>
      </w:pPr>
      <w:r w:rsidDel="00000000" w:rsidR="00000000" w:rsidRPr="00000000">
        <w:rPr>
          <w:rtl w:val="0"/>
        </w:rPr>
        <w:t xml:space="preserve">  PRIMARY KEY (id),</w:t>
      </w:r>
    </w:p>
    <w:p w:rsidR="00000000" w:rsidDel="00000000" w:rsidP="00000000" w:rsidRDefault="00000000" w:rsidRPr="00000000" w14:paraId="000005D1">
      <w:pPr>
        <w:rPr/>
      </w:pPr>
      <w:r w:rsidDel="00000000" w:rsidR="00000000" w:rsidRPr="00000000">
        <w:rPr>
          <w:rtl w:val="0"/>
        </w:rPr>
        <w:t xml:space="preserve">  UNIQUE KEY uk_attendance_booking (booking_id) COMMENT 'BR-17: 1 booking - 1 lần check-in',</w:t>
      </w:r>
    </w:p>
    <w:p w:rsidR="00000000" w:rsidDel="00000000" w:rsidP="00000000" w:rsidRDefault="00000000" w:rsidRPr="00000000" w14:paraId="000005D2">
      <w:pPr>
        <w:rPr/>
      </w:pPr>
      <w:r w:rsidDel="00000000" w:rsidR="00000000" w:rsidRPr="00000000">
        <w:rPr>
          <w:rtl w:val="0"/>
        </w:rPr>
        <w:t xml:space="preserve">  KEY idx_attendance_time (checked_in_at),</w:t>
      </w:r>
    </w:p>
    <w:p w:rsidR="00000000" w:rsidDel="00000000" w:rsidP="00000000" w:rsidRDefault="00000000" w:rsidRPr="00000000" w14:paraId="000005D3">
      <w:pPr>
        <w:rPr/>
      </w:pPr>
      <w:r w:rsidDel="00000000" w:rsidR="00000000" w:rsidRPr="00000000">
        <w:rPr>
          <w:rtl w:val="0"/>
        </w:rPr>
        <w:t xml:space="preserve">  CONSTRAINT fk_att_booking FOREIGN KEY (booking_id)      REFERENCES booking (id)          ON DELETE CASCADE,</w:t>
      </w:r>
    </w:p>
    <w:p w:rsidR="00000000" w:rsidDel="00000000" w:rsidP="00000000" w:rsidRDefault="00000000" w:rsidRPr="00000000" w14:paraId="000005D4">
      <w:pPr>
        <w:rPr/>
      </w:pPr>
      <w:r w:rsidDel="00000000" w:rsidR="00000000" w:rsidRPr="00000000">
        <w:rPr>
          <w:rtl w:val="0"/>
        </w:rPr>
        <w:t xml:space="preserve">  CONSTRAINT fk_att_item    FOREIGN KEY (booking_item_id) REFERENCES booking_item (id)     ON DELETE SET NULL,</w:t>
      </w:r>
    </w:p>
    <w:p w:rsidR="00000000" w:rsidDel="00000000" w:rsidP="00000000" w:rsidRDefault="00000000" w:rsidRPr="00000000" w14:paraId="000005D5">
      <w:pPr>
        <w:rPr/>
      </w:pPr>
      <w:r w:rsidDel="00000000" w:rsidR="00000000" w:rsidRPr="00000000">
        <w:rPr>
          <w:rtl w:val="0"/>
        </w:rPr>
        <w:t xml:space="preserve">  CONSTRAINT fk_att_qr      FOREIGN KEY (qr_token_id)     REFERENCES checkin_qr_token (id) ON DELETE SET NULL</w:t>
      </w:r>
    </w:p>
    <w:p w:rsidR="00000000" w:rsidDel="00000000" w:rsidP="00000000" w:rsidRDefault="00000000" w:rsidRPr="00000000" w14:paraId="000005D6">
      <w:pPr>
        <w:rPr/>
      </w:pPr>
      <w:r w:rsidDel="00000000" w:rsidR="00000000" w:rsidRPr="00000000">
        <w:rPr>
          <w:rtl w:val="0"/>
        </w:rPr>
        <w:t xml:space="preserve">) ENGINE=InnoDB COMMENT='Bản ghi check-in / check-out (M11-UC02/UC04/UC05).';</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 =============================================================================</w:t>
      </w:r>
    </w:p>
    <w:p w:rsidR="00000000" w:rsidDel="00000000" w:rsidP="00000000" w:rsidRDefault="00000000" w:rsidRPr="00000000" w14:paraId="000005D9">
      <w:pPr>
        <w:rPr/>
      </w:pPr>
      <w:r w:rsidDel="00000000" w:rsidR="00000000" w:rsidRPr="00000000">
        <w:rPr>
          <w:rtl w:val="0"/>
        </w:rPr>
        <w:t xml:space="preserve">-- MODULE M12 — REVIEW &amp; RATING MANAGEMENT  (10 UC)</w:t>
      </w:r>
    </w:p>
    <w:p w:rsidR="00000000" w:rsidDel="00000000" w:rsidP="00000000" w:rsidRDefault="00000000" w:rsidRPr="00000000" w14:paraId="000005DA">
      <w:pPr>
        <w:rPr/>
      </w:pPr>
      <w:r w:rsidDel="00000000" w:rsidR="00000000" w:rsidRPr="00000000">
        <w:rPr>
          <w:rtl w:val="0"/>
        </w:rPr>
        <w:t xml:space="preserve">-- =============================================================================</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CREATE TABLE review (</w:t>
      </w:r>
    </w:p>
    <w:p w:rsidR="00000000" w:rsidDel="00000000" w:rsidP="00000000" w:rsidRDefault="00000000" w:rsidRPr="00000000" w14:paraId="000005DD">
      <w:pPr>
        <w:rPr/>
      </w:pPr>
      <w:r w:rsidDel="00000000" w:rsidR="00000000" w:rsidRPr="00000000">
        <w:rPr>
          <w:rtl w:val="0"/>
        </w:rPr>
        <w:t xml:space="preserve">  id              BIGINT UNSIGNED NOT NULL AUTO_INCREMENT,</w:t>
      </w:r>
    </w:p>
    <w:p w:rsidR="00000000" w:rsidDel="00000000" w:rsidP="00000000" w:rsidRDefault="00000000" w:rsidRPr="00000000" w14:paraId="000005DE">
      <w:pPr>
        <w:rPr/>
      </w:pPr>
      <w:r w:rsidDel="00000000" w:rsidR="00000000" w:rsidRPr="00000000">
        <w:rPr>
          <w:rtl w:val="0"/>
        </w:rPr>
        <w:t xml:space="preserve">  booking_id      BIGINT UNSIGNED NOT NULL,</w:t>
      </w:r>
    </w:p>
    <w:p w:rsidR="00000000" w:rsidDel="00000000" w:rsidP="00000000" w:rsidRDefault="00000000" w:rsidRPr="00000000" w14:paraId="000005DF">
      <w:pPr>
        <w:rPr/>
      </w:pPr>
      <w:r w:rsidDel="00000000" w:rsidR="00000000" w:rsidRPr="00000000">
        <w:rPr>
          <w:rtl w:val="0"/>
        </w:rPr>
        <w:t xml:space="preserve">  workspace_id    BIGINT UNSIGNED NOT NULL,</w:t>
      </w:r>
    </w:p>
    <w:p w:rsidR="00000000" w:rsidDel="00000000" w:rsidP="00000000" w:rsidRDefault="00000000" w:rsidRPr="00000000" w14:paraId="000005E0">
      <w:pPr>
        <w:rPr/>
      </w:pPr>
      <w:r w:rsidDel="00000000" w:rsidR="00000000" w:rsidRPr="00000000">
        <w:rPr>
          <w:rtl w:val="0"/>
        </w:rPr>
        <w:t xml:space="preserve">  customer_id     BIGINT UNSIGNED NOT NULL,</w:t>
      </w:r>
    </w:p>
    <w:p w:rsidR="00000000" w:rsidDel="00000000" w:rsidP="00000000" w:rsidRDefault="00000000" w:rsidRPr="00000000" w14:paraId="000005E1">
      <w:pPr>
        <w:rPr/>
      </w:pPr>
      <w:r w:rsidDel="00000000" w:rsidR="00000000" w:rsidRPr="00000000">
        <w:rPr>
          <w:rtl w:val="0"/>
        </w:rPr>
        <w:t xml:space="preserve">  rating          TINYINT UNSIGNED NOT NULL COMMENT '1..5',</w:t>
      </w:r>
    </w:p>
    <w:p w:rsidR="00000000" w:rsidDel="00000000" w:rsidP="00000000" w:rsidRDefault="00000000" w:rsidRPr="00000000" w14:paraId="000005E2">
      <w:pPr>
        <w:rPr/>
      </w:pPr>
      <w:r w:rsidDel="00000000" w:rsidR="00000000" w:rsidRPr="00000000">
        <w:rPr>
          <w:rtl w:val="0"/>
        </w:rPr>
        <w:t xml:space="preserve">  rating_cleanliness TINYINT UNSIGNED NULL,</w:t>
      </w:r>
    </w:p>
    <w:p w:rsidR="00000000" w:rsidDel="00000000" w:rsidP="00000000" w:rsidRDefault="00000000" w:rsidRPr="00000000" w14:paraId="000005E3">
      <w:pPr>
        <w:rPr/>
      </w:pPr>
      <w:r w:rsidDel="00000000" w:rsidR="00000000" w:rsidRPr="00000000">
        <w:rPr>
          <w:rtl w:val="0"/>
        </w:rPr>
        <w:t xml:space="preserve">  rating_location    TINYINT UNSIGNED NULL,</w:t>
      </w:r>
    </w:p>
    <w:p w:rsidR="00000000" w:rsidDel="00000000" w:rsidP="00000000" w:rsidRDefault="00000000" w:rsidRPr="00000000" w14:paraId="000005E4">
      <w:pPr>
        <w:rPr/>
      </w:pPr>
      <w:r w:rsidDel="00000000" w:rsidR="00000000" w:rsidRPr="00000000">
        <w:rPr>
          <w:rtl w:val="0"/>
        </w:rPr>
        <w:t xml:space="preserve">  rating_amenity     TINYINT UNSIGNED NULL,</w:t>
      </w:r>
    </w:p>
    <w:p w:rsidR="00000000" w:rsidDel="00000000" w:rsidP="00000000" w:rsidRDefault="00000000" w:rsidRPr="00000000" w14:paraId="000005E5">
      <w:pPr>
        <w:rPr/>
      </w:pPr>
      <w:r w:rsidDel="00000000" w:rsidR="00000000" w:rsidRPr="00000000">
        <w:rPr>
          <w:rtl w:val="0"/>
        </w:rPr>
        <w:t xml:space="preserve">  rating_value       TINYINT UNSIGNED NULL,</w:t>
      </w:r>
    </w:p>
    <w:p w:rsidR="00000000" w:rsidDel="00000000" w:rsidP="00000000" w:rsidRDefault="00000000" w:rsidRPr="00000000" w14:paraId="000005E6">
      <w:pPr>
        <w:rPr/>
      </w:pPr>
      <w:r w:rsidDel="00000000" w:rsidR="00000000" w:rsidRPr="00000000">
        <w:rPr>
          <w:rtl w:val="0"/>
        </w:rPr>
        <w:t xml:space="preserve">  content         TEXT         NULL,</w:t>
      </w:r>
    </w:p>
    <w:p w:rsidR="00000000" w:rsidDel="00000000" w:rsidP="00000000" w:rsidRDefault="00000000" w:rsidRPr="00000000" w14:paraId="000005E7">
      <w:pPr>
        <w:rPr/>
      </w:pPr>
      <w:r w:rsidDel="00000000" w:rsidR="00000000" w:rsidRPr="00000000">
        <w:rPr>
          <w:rtl w:val="0"/>
        </w:rPr>
        <w:t xml:space="preserve">  status          ENUM('PUBLISHED','HIDDEN','REMOVED') NOT NULL DEFAULT 'PUBLISHED' COMMENT 'BR-26',</w:t>
      </w:r>
    </w:p>
    <w:p w:rsidR="00000000" w:rsidDel="00000000" w:rsidP="00000000" w:rsidRDefault="00000000" w:rsidRPr="00000000" w14:paraId="000005E8">
      <w:pPr>
        <w:rPr/>
      </w:pPr>
      <w:r w:rsidDel="00000000" w:rsidR="00000000" w:rsidRPr="00000000">
        <w:rPr>
          <w:rtl w:val="0"/>
        </w:rPr>
        <w:t xml:space="preserve">  report_count    SMALLINT UNSIGNED NOT NULL DEFAULT 0,</w:t>
      </w:r>
    </w:p>
    <w:p w:rsidR="00000000" w:rsidDel="00000000" w:rsidP="00000000" w:rsidRDefault="00000000" w:rsidRPr="00000000" w14:paraId="000005E9">
      <w:pPr>
        <w:rPr/>
      </w:pPr>
      <w:r w:rsidDel="00000000" w:rsidR="00000000" w:rsidRPr="00000000">
        <w:rPr>
          <w:rtl w:val="0"/>
        </w:rPr>
        <w:t xml:space="preserve">  created_at      DATETIME(3)  NOT NULL DEFAULT CURRENT_TIMESTAMP(3),</w:t>
      </w:r>
    </w:p>
    <w:p w:rsidR="00000000" w:rsidDel="00000000" w:rsidP="00000000" w:rsidRDefault="00000000" w:rsidRPr="00000000" w14:paraId="000005EA">
      <w:pPr>
        <w:rPr/>
      </w:pPr>
      <w:r w:rsidDel="00000000" w:rsidR="00000000" w:rsidRPr="00000000">
        <w:rPr>
          <w:rtl w:val="0"/>
        </w:rPr>
        <w:t xml:space="preserve">  updated_at      DATETIME(3)  NOT NULL DEFAULT CURRENT_TIMESTAMP(3) ON UPDATE CURRENT_TIMESTAMP(3),</w:t>
      </w:r>
    </w:p>
    <w:p w:rsidR="00000000" w:rsidDel="00000000" w:rsidP="00000000" w:rsidRDefault="00000000" w:rsidRPr="00000000" w14:paraId="000005EB">
      <w:pPr>
        <w:rPr/>
      </w:pPr>
      <w:r w:rsidDel="00000000" w:rsidR="00000000" w:rsidRPr="00000000">
        <w:rPr>
          <w:rtl w:val="0"/>
        </w:rPr>
        <w:t xml:space="preserve">  deleted_at      DATETIME(3)  NULL,</w:t>
      </w:r>
    </w:p>
    <w:p w:rsidR="00000000" w:rsidDel="00000000" w:rsidP="00000000" w:rsidRDefault="00000000" w:rsidRPr="00000000" w14:paraId="000005EC">
      <w:pPr>
        <w:rPr/>
      </w:pPr>
      <w:r w:rsidDel="00000000" w:rsidR="00000000" w:rsidRPr="00000000">
        <w:rPr>
          <w:rtl w:val="0"/>
        </w:rPr>
        <w:t xml:space="preserve">  PRIMARY KEY (id),</w:t>
      </w:r>
    </w:p>
    <w:p w:rsidR="00000000" w:rsidDel="00000000" w:rsidP="00000000" w:rsidRDefault="00000000" w:rsidRPr="00000000" w14:paraId="000005ED">
      <w:pPr>
        <w:rPr/>
      </w:pPr>
      <w:r w:rsidDel="00000000" w:rsidR="00000000" w:rsidRPr="00000000">
        <w:rPr>
          <w:rtl w:val="0"/>
        </w:rPr>
        <w:t xml:space="preserve">  UNIQUE KEY uk_review_booking (booking_id) COMMENT 'BR-24: 1 booking - 1 review',</w:t>
      </w:r>
    </w:p>
    <w:p w:rsidR="00000000" w:rsidDel="00000000" w:rsidP="00000000" w:rsidRDefault="00000000" w:rsidRPr="00000000" w14:paraId="000005EE">
      <w:pPr>
        <w:rPr/>
      </w:pPr>
      <w:r w:rsidDel="00000000" w:rsidR="00000000" w:rsidRPr="00000000">
        <w:rPr>
          <w:rtl w:val="0"/>
        </w:rPr>
        <w:t xml:space="preserve">  KEY idx_review_ws_status (workspace_id, status, created_at),</w:t>
      </w:r>
    </w:p>
    <w:p w:rsidR="00000000" w:rsidDel="00000000" w:rsidP="00000000" w:rsidRDefault="00000000" w:rsidRPr="00000000" w14:paraId="000005EF">
      <w:pPr>
        <w:rPr/>
      </w:pPr>
      <w:r w:rsidDel="00000000" w:rsidR="00000000" w:rsidRPr="00000000">
        <w:rPr>
          <w:rtl w:val="0"/>
        </w:rPr>
        <w:t xml:space="preserve">  KEY idx_review_customer (customer_id),</w:t>
      </w:r>
    </w:p>
    <w:p w:rsidR="00000000" w:rsidDel="00000000" w:rsidP="00000000" w:rsidRDefault="00000000" w:rsidRPr="00000000" w14:paraId="000005F0">
      <w:pPr>
        <w:rPr/>
      </w:pPr>
      <w:r w:rsidDel="00000000" w:rsidR="00000000" w:rsidRPr="00000000">
        <w:rPr>
          <w:rtl w:val="0"/>
        </w:rPr>
        <w:t xml:space="preserve">  CONSTRAINT fk_review_booking  FOREIGN KEY (booking_id)   REFERENCES booking (id)      ON DELETE CASCADE,</w:t>
      </w:r>
    </w:p>
    <w:p w:rsidR="00000000" w:rsidDel="00000000" w:rsidP="00000000" w:rsidRDefault="00000000" w:rsidRPr="00000000" w14:paraId="000005F1">
      <w:pPr>
        <w:rPr/>
      </w:pPr>
      <w:r w:rsidDel="00000000" w:rsidR="00000000" w:rsidRPr="00000000">
        <w:rPr>
          <w:rtl w:val="0"/>
        </w:rPr>
        <w:t xml:space="preserve">  CONSTRAINT fk_review_ws       FOREIGN KEY (workspace_id) REFERENCES workspace (id)    ON DELETE CASCADE,</w:t>
      </w:r>
    </w:p>
    <w:p w:rsidR="00000000" w:rsidDel="00000000" w:rsidP="00000000" w:rsidRDefault="00000000" w:rsidRPr="00000000" w14:paraId="000005F2">
      <w:pPr>
        <w:rPr/>
      </w:pPr>
      <w:r w:rsidDel="00000000" w:rsidR="00000000" w:rsidRPr="00000000">
        <w:rPr>
          <w:rtl w:val="0"/>
        </w:rPr>
        <w:t xml:space="preserve">  CONSTRAINT fk_review_customer FOREIGN KEY (customer_id)  REFERENCES user_account (id) ON DELETE CASCADE,</w:t>
      </w:r>
    </w:p>
    <w:p w:rsidR="00000000" w:rsidDel="00000000" w:rsidP="00000000" w:rsidRDefault="00000000" w:rsidRPr="00000000" w14:paraId="000005F3">
      <w:pPr>
        <w:rPr/>
      </w:pPr>
      <w:r w:rsidDel="00000000" w:rsidR="00000000" w:rsidRPr="00000000">
        <w:rPr>
          <w:rtl w:val="0"/>
        </w:rPr>
        <w:t xml:space="preserve">  CONSTRAINT ck_review_rating CHECK (rating BETWEEN 1 AND 5)</w:t>
      </w:r>
    </w:p>
    <w:p w:rsidR="00000000" w:rsidDel="00000000" w:rsidP="00000000" w:rsidRDefault="00000000" w:rsidRPr="00000000" w14:paraId="000005F4">
      <w:pPr>
        <w:rPr/>
      </w:pPr>
      <w:r w:rsidDel="00000000" w:rsidR="00000000" w:rsidRPr="00000000">
        <w:rPr>
          <w:rtl w:val="0"/>
        </w:rPr>
        <w:t xml:space="preserve">) ENGINE=InnoDB COMMENT='Đánh giá workspace (BR-23, BR-24).';</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CREATE TABLE review_reply (</w:t>
      </w:r>
    </w:p>
    <w:p w:rsidR="00000000" w:rsidDel="00000000" w:rsidP="00000000" w:rsidRDefault="00000000" w:rsidRPr="00000000" w14:paraId="000005F7">
      <w:pPr>
        <w:rPr/>
      </w:pPr>
      <w:r w:rsidDel="00000000" w:rsidR="00000000" w:rsidRPr="00000000">
        <w:rPr>
          <w:rtl w:val="0"/>
        </w:rPr>
        <w:t xml:space="preserve">  id            BIGINT UNSIGNED NOT NULL AUTO_INCREMENT,</w:t>
      </w:r>
    </w:p>
    <w:p w:rsidR="00000000" w:rsidDel="00000000" w:rsidP="00000000" w:rsidRDefault="00000000" w:rsidRPr="00000000" w14:paraId="000005F8">
      <w:pPr>
        <w:rPr/>
      </w:pPr>
      <w:r w:rsidDel="00000000" w:rsidR="00000000" w:rsidRPr="00000000">
        <w:rPr>
          <w:rtl w:val="0"/>
        </w:rPr>
        <w:t xml:space="preserve">  review_id     BIGINT UNSIGNED NOT NULL,</w:t>
      </w:r>
    </w:p>
    <w:p w:rsidR="00000000" w:rsidDel="00000000" w:rsidP="00000000" w:rsidRDefault="00000000" w:rsidRPr="00000000" w14:paraId="000005F9">
      <w:pPr>
        <w:rPr/>
      </w:pPr>
      <w:r w:rsidDel="00000000" w:rsidR="00000000" w:rsidRPr="00000000">
        <w:rPr>
          <w:rtl w:val="0"/>
        </w:rPr>
        <w:t xml:space="preserve">  organizer_id  BIGINT UNSIGNED NOT NULL,</w:t>
      </w:r>
    </w:p>
    <w:p w:rsidR="00000000" w:rsidDel="00000000" w:rsidP="00000000" w:rsidRDefault="00000000" w:rsidRPr="00000000" w14:paraId="000005FA">
      <w:pPr>
        <w:rPr/>
      </w:pPr>
      <w:r w:rsidDel="00000000" w:rsidR="00000000" w:rsidRPr="00000000">
        <w:rPr>
          <w:rtl w:val="0"/>
        </w:rPr>
        <w:t xml:space="preserve">  replied_by    BIGINT UNSIGNED NOT NULL,</w:t>
      </w:r>
    </w:p>
    <w:p w:rsidR="00000000" w:rsidDel="00000000" w:rsidP="00000000" w:rsidRDefault="00000000" w:rsidRPr="00000000" w14:paraId="000005FB">
      <w:pPr>
        <w:rPr/>
      </w:pPr>
      <w:r w:rsidDel="00000000" w:rsidR="00000000" w:rsidRPr="00000000">
        <w:rPr>
          <w:rtl w:val="0"/>
        </w:rPr>
        <w:t xml:space="preserve">  content       TEXT         NOT NULL,</w:t>
      </w:r>
    </w:p>
    <w:p w:rsidR="00000000" w:rsidDel="00000000" w:rsidP="00000000" w:rsidRDefault="00000000" w:rsidRPr="00000000" w14:paraId="000005FC">
      <w:pPr>
        <w:rPr/>
      </w:pPr>
      <w:r w:rsidDel="00000000" w:rsidR="00000000" w:rsidRPr="00000000">
        <w:rPr>
          <w:rtl w:val="0"/>
        </w:rPr>
        <w:t xml:space="preserve">  status        ENUM('PUBLISHED','HIDDEN','REMOVED') NOT NULL DEFAULT 'PUBLISHED',</w:t>
      </w:r>
    </w:p>
    <w:p w:rsidR="00000000" w:rsidDel="00000000" w:rsidP="00000000" w:rsidRDefault="00000000" w:rsidRPr="00000000" w14:paraId="000005FD">
      <w:pPr>
        <w:rPr/>
      </w:pPr>
      <w:r w:rsidDel="00000000" w:rsidR="00000000" w:rsidRPr="00000000">
        <w:rPr>
          <w:rtl w:val="0"/>
        </w:rPr>
        <w:t xml:space="preserve">  created_at    DATETIME(3)  NOT NULL DEFAULT CURRENT_TIMESTAMP(3),</w:t>
      </w:r>
    </w:p>
    <w:p w:rsidR="00000000" w:rsidDel="00000000" w:rsidP="00000000" w:rsidRDefault="00000000" w:rsidRPr="00000000" w14:paraId="000005FE">
      <w:pPr>
        <w:rPr/>
      </w:pPr>
      <w:r w:rsidDel="00000000" w:rsidR="00000000" w:rsidRPr="00000000">
        <w:rPr>
          <w:rtl w:val="0"/>
        </w:rPr>
        <w:t xml:space="preserve">  updated_at    DATETIME(3)  NOT NULL DEFAULT CURRENT_TIMESTAMP(3) ON UPDATE CURRENT_TIMESTAMP(3),</w:t>
      </w:r>
    </w:p>
    <w:p w:rsidR="00000000" w:rsidDel="00000000" w:rsidP="00000000" w:rsidRDefault="00000000" w:rsidRPr="00000000" w14:paraId="000005FF">
      <w:pPr>
        <w:rPr/>
      </w:pPr>
      <w:r w:rsidDel="00000000" w:rsidR="00000000" w:rsidRPr="00000000">
        <w:rPr>
          <w:rtl w:val="0"/>
        </w:rPr>
        <w:t xml:space="preserve">  deleted_at    DATETIME(3)  NULL,</w:t>
      </w:r>
    </w:p>
    <w:p w:rsidR="00000000" w:rsidDel="00000000" w:rsidP="00000000" w:rsidRDefault="00000000" w:rsidRPr="00000000" w14:paraId="00000600">
      <w:pPr>
        <w:rPr/>
      </w:pPr>
      <w:r w:rsidDel="00000000" w:rsidR="00000000" w:rsidRPr="00000000">
        <w:rPr>
          <w:rtl w:val="0"/>
        </w:rPr>
        <w:t xml:space="preserve">  PRIMARY KEY (id),</w:t>
      </w:r>
    </w:p>
    <w:p w:rsidR="00000000" w:rsidDel="00000000" w:rsidP="00000000" w:rsidRDefault="00000000" w:rsidRPr="00000000" w14:paraId="00000601">
      <w:pPr>
        <w:rPr/>
      </w:pPr>
      <w:r w:rsidDel="00000000" w:rsidR="00000000" w:rsidRPr="00000000">
        <w:rPr>
          <w:rtl w:val="0"/>
        </w:rPr>
        <w:t xml:space="preserve">  UNIQUE KEY uk_reply_review (review_id) COMMENT 'BR-25: mỗi review chỉ 1 phản hồi',</w:t>
      </w:r>
    </w:p>
    <w:p w:rsidR="00000000" w:rsidDel="00000000" w:rsidP="00000000" w:rsidRDefault="00000000" w:rsidRPr="00000000" w14:paraId="00000602">
      <w:pPr>
        <w:rPr/>
      </w:pPr>
      <w:r w:rsidDel="00000000" w:rsidR="00000000" w:rsidRPr="00000000">
        <w:rPr>
          <w:rtl w:val="0"/>
        </w:rPr>
        <w:t xml:space="preserve">  CONSTRAINT fk_reply_review    FOREIGN KEY (review_id)    REFERENCES review (id)             ON DELETE CASCADE,</w:t>
      </w:r>
    </w:p>
    <w:p w:rsidR="00000000" w:rsidDel="00000000" w:rsidP="00000000" w:rsidRDefault="00000000" w:rsidRPr="00000000" w14:paraId="00000603">
      <w:pPr>
        <w:rPr/>
      </w:pPr>
      <w:r w:rsidDel="00000000" w:rsidR="00000000" w:rsidRPr="00000000">
        <w:rPr>
          <w:rtl w:val="0"/>
        </w:rPr>
        <w:t xml:space="preserve">  CONSTRAINT fk_reply_organizer FOREIGN KEY (organizer_id) REFERENCES organizer_profile (id)  ON DELETE CASCADE,</w:t>
      </w:r>
    </w:p>
    <w:p w:rsidR="00000000" w:rsidDel="00000000" w:rsidP="00000000" w:rsidRDefault="00000000" w:rsidRPr="00000000" w14:paraId="00000604">
      <w:pPr>
        <w:rPr/>
      </w:pPr>
      <w:r w:rsidDel="00000000" w:rsidR="00000000" w:rsidRPr="00000000">
        <w:rPr>
          <w:rtl w:val="0"/>
        </w:rPr>
        <w:t xml:space="preserve">  CONSTRAINT fk_reply_user      FOREIGN KEY (replied_by)   REFERENCES user_account (id)       ON DELETE RESTRICT</w:t>
      </w:r>
    </w:p>
    <w:p w:rsidR="00000000" w:rsidDel="00000000" w:rsidP="00000000" w:rsidRDefault="00000000" w:rsidRPr="00000000" w14:paraId="00000605">
      <w:pPr>
        <w:rPr/>
      </w:pPr>
      <w:r w:rsidDel="00000000" w:rsidR="00000000" w:rsidRPr="00000000">
        <w:rPr>
          <w:rtl w:val="0"/>
        </w:rPr>
        <w:t xml:space="preserve">) ENGINE=InnoDB COMMENT='Phản hồi của Organizer (BR-25).';</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CREATE TABLE review_report (</w:t>
      </w:r>
    </w:p>
    <w:p w:rsidR="00000000" w:rsidDel="00000000" w:rsidP="00000000" w:rsidRDefault="00000000" w:rsidRPr="00000000" w14:paraId="00000608">
      <w:pPr>
        <w:rPr/>
      </w:pPr>
      <w:r w:rsidDel="00000000" w:rsidR="00000000" w:rsidRPr="00000000">
        <w:rPr>
          <w:rtl w:val="0"/>
        </w:rPr>
        <w:t xml:space="preserve">  id            BIGINT UNSIGNED NOT NULL AUTO_INCREMENT,</w:t>
      </w:r>
    </w:p>
    <w:p w:rsidR="00000000" w:rsidDel="00000000" w:rsidP="00000000" w:rsidRDefault="00000000" w:rsidRPr="00000000" w14:paraId="00000609">
      <w:pPr>
        <w:rPr/>
      </w:pPr>
      <w:r w:rsidDel="00000000" w:rsidR="00000000" w:rsidRPr="00000000">
        <w:rPr>
          <w:rtl w:val="0"/>
        </w:rPr>
        <w:t xml:space="preserve">  review_id     BIGINT UNSIGNED NOT NULL,</w:t>
      </w:r>
    </w:p>
    <w:p w:rsidR="00000000" w:rsidDel="00000000" w:rsidP="00000000" w:rsidRDefault="00000000" w:rsidRPr="00000000" w14:paraId="0000060A">
      <w:pPr>
        <w:rPr/>
      </w:pPr>
      <w:r w:rsidDel="00000000" w:rsidR="00000000" w:rsidRPr="00000000">
        <w:rPr>
          <w:rtl w:val="0"/>
        </w:rPr>
        <w:t xml:space="preserve">  reporter_id   BIGINT UNSIGNED NOT NULL,</w:t>
      </w:r>
    </w:p>
    <w:p w:rsidR="00000000" w:rsidDel="00000000" w:rsidP="00000000" w:rsidRDefault="00000000" w:rsidRPr="00000000" w14:paraId="0000060B">
      <w:pPr>
        <w:rPr/>
      </w:pPr>
      <w:r w:rsidDel="00000000" w:rsidR="00000000" w:rsidRPr="00000000">
        <w:rPr>
          <w:rtl w:val="0"/>
        </w:rPr>
        <w:t xml:space="preserve">  reason        ENUM('SPAM','OFFENSIVE','FAKE','IRRELEVANT','PRIVACY','OTHER') NOT NULL,</w:t>
      </w:r>
    </w:p>
    <w:p w:rsidR="00000000" w:rsidDel="00000000" w:rsidP="00000000" w:rsidRDefault="00000000" w:rsidRPr="00000000" w14:paraId="0000060C">
      <w:pPr>
        <w:rPr/>
      </w:pPr>
      <w:r w:rsidDel="00000000" w:rsidR="00000000" w:rsidRPr="00000000">
        <w:rPr>
          <w:rtl w:val="0"/>
        </w:rPr>
        <w:t xml:space="preserve">  detail        VARCHAR(1000) NULL,</w:t>
      </w:r>
    </w:p>
    <w:p w:rsidR="00000000" w:rsidDel="00000000" w:rsidP="00000000" w:rsidRDefault="00000000" w:rsidRPr="00000000" w14:paraId="0000060D">
      <w:pPr>
        <w:rPr/>
      </w:pPr>
      <w:r w:rsidDel="00000000" w:rsidR="00000000" w:rsidRPr="00000000">
        <w:rPr>
          <w:rtl w:val="0"/>
        </w:rPr>
        <w:t xml:space="preserve">  status        ENUM('PENDING','UNDER_REVIEW','ACTIONED','DISMISSED') NOT NULL DEFAULT 'PENDING',</w:t>
      </w:r>
    </w:p>
    <w:p w:rsidR="00000000" w:rsidDel="00000000" w:rsidP="00000000" w:rsidRDefault="00000000" w:rsidRPr="00000000" w14:paraId="0000060E">
      <w:pPr>
        <w:rPr/>
      </w:pPr>
      <w:r w:rsidDel="00000000" w:rsidR="00000000" w:rsidRPr="00000000">
        <w:rPr>
          <w:rtl w:val="0"/>
        </w:rPr>
        <w:t xml:space="preserve">  moderated_by  BIGINT UNSIGNED NULL,</w:t>
      </w:r>
    </w:p>
    <w:p w:rsidR="00000000" w:rsidDel="00000000" w:rsidP="00000000" w:rsidRDefault="00000000" w:rsidRPr="00000000" w14:paraId="0000060F">
      <w:pPr>
        <w:rPr/>
      </w:pPr>
      <w:r w:rsidDel="00000000" w:rsidR="00000000" w:rsidRPr="00000000">
        <w:rPr>
          <w:rtl w:val="0"/>
        </w:rPr>
        <w:t xml:space="preserve">  moderated_at  DATETIME(3)  NULL,</w:t>
      </w:r>
    </w:p>
    <w:p w:rsidR="00000000" w:rsidDel="00000000" w:rsidP="00000000" w:rsidRDefault="00000000" w:rsidRPr="00000000" w14:paraId="00000610">
      <w:pPr>
        <w:rPr/>
      </w:pPr>
      <w:r w:rsidDel="00000000" w:rsidR="00000000" w:rsidRPr="00000000">
        <w:rPr>
          <w:rtl w:val="0"/>
        </w:rPr>
        <w:t xml:space="preserve">  moderation_action ENUM('NONE','HIDE_REVIEW','REMOVE_REVIEW','WARN_AUTHOR') NULL,</w:t>
      </w:r>
    </w:p>
    <w:p w:rsidR="00000000" w:rsidDel="00000000" w:rsidP="00000000" w:rsidRDefault="00000000" w:rsidRPr="00000000" w14:paraId="00000611">
      <w:pPr>
        <w:rPr/>
      </w:pPr>
      <w:r w:rsidDel="00000000" w:rsidR="00000000" w:rsidRPr="00000000">
        <w:rPr>
          <w:rtl w:val="0"/>
        </w:rPr>
        <w:t xml:space="preserve">  moderation_note   VARCHAR(500) NULL,</w:t>
      </w:r>
    </w:p>
    <w:p w:rsidR="00000000" w:rsidDel="00000000" w:rsidP="00000000" w:rsidRDefault="00000000" w:rsidRPr="00000000" w14:paraId="00000612">
      <w:pPr>
        <w:rPr/>
      </w:pPr>
      <w:r w:rsidDel="00000000" w:rsidR="00000000" w:rsidRPr="00000000">
        <w:rPr>
          <w:rtl w:val="0"/>
        </w:rPr>
        <w:t xml:space="preserve">  created_at    DATETIME(3)  NOT NULL DEFAULT CURRENT_TIMESTAMP(3),</w:t>
      </w:r>
    </w:p>
    <w:p w:rsidR="00000000" w:rsidDel="00000000" w:rsidP="00000000" w:rsidRDefault="00000000" w:rsidRPr="00000000" w14:paraId="00000613">
      <w:pPr>
        <w:rPr/>
      </w:pPr>
      <w:r w:rsidDel="00000000" w:rsidR="00000000" w:rsidRPr="00000000">
        <w:rPr>
          <w:rtl w:val="0"/>
        </w:rPr>
        <w:t xml:space="preserve">  PRIMARY KEY (id),</w:t>
      </w:r>
    </w:p>
    <w:p w:rsidR="00000000" w:rsidDel="00000000" w:rsidP="00000000" w:rsidRDefault="00000000" w:rsidRPr="00000000" w14:paraId="00000614">
      <w:pPr>
        <w:rPr/>
      </w:pPr>
      <w:r w:rsidDel="00000000" w:rsidR="00000000" w:rsidRPr="00000000">
        <w:rPr>
          <w:rtl w:val="0"/>
        </w:rPr>
        <w:t xml:space="preserve">  UNIQUE KEY uk_rreport_review_reporter (review_id, reporter_id),</w:t>
      </w:r>
    </w:p>
    <w:p w:rsidR="00000000" w:rsidDel="00000000" w:rsidP="00000000" w:rsidRDefault="00000000" w:rsidRPr="00000000" w14:paraId="00000615">
      <w:pPr>
        <w:rPr/>
      </w:pPr>
      <w:r w:rsidDel="00000000" w:rsidR="00000000" w:rsidRPr="00000000">
        <w:rPr>
          <w:rtl w:val="0"/>
        </w:rPr>
        <w:t xml:space="preserve">  KEY idx_rreport_status (status, created_at),</w:t>
      </w:r>
    </w:p>
    <w:p w:rsidR="00000000" w:rsidDel="00000000" w:rsidP="00000000" w:rsidRDefault="00000000" w:rsidRPr="00000000" w14:paraId="00000616">
      <w:pPr>
        <w:rPr/>
      </w:pPr>
      <w:r w:rsidDel="00000000" w:rsidR="00000000" w:rsidRPr="00000000">
        <w:rPr>
          <w:rtl w:val="0"/>
        </w:rPr>
        <w:t xml:space="preserve">  CONSTRAINT fk_rreport_review   FOREIGN KEY (review_id)   REFERENCES review (id)       ON DELETE CASCADE,</w:t>
      </w:r>
    </w:p>
    <w:p w:rsidR="00000000" w:rsidDel="00000000" w:rsidP="00000000" w:rsidRDefault="00000000" w:rsidRPr="00000000" w14:paraId="00000617">
      <w:pPr>
        <w:rPr/>
      </w:pPr>
      <w:r w:rsidDel="00000000" w:rsidR="00000000" w:rsidRPr="00000000">
        <w:rPr>
          <w:rtl w:val="0"/>
        </w:rPr>
        <w:t xml:space="preserve">  CONSTRAINT fk_rreport_reporter FOREIGN KEY (reporter_id) REFERENCES user_account (id) ON DELETE CASCADE</w:t>
      </w:r>
    </w:p>
    <w:p w:rsidR="00000000" w:rsidDel="00000000" w:rsidP="00000000" w:rsidRDefault="00000000" w:rsidRPr="00000000" w14:paraId="00000618">
      <w:pPr>
        <w:rPr/>
      </w:pPr>
      <w:r w:rsidDel="00000000" w:rsidR="00000000" w:rsidRPr="00000000">
        <w:rPr>
          <w:rtl w:val="0"/>
        </w:rPr>
        <w:t xml:space="preserve">) ENGINE=InnoDB COMMENT='Báo cáo review vi phạm (M12-UC09/UC10, BR-26).';</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CREATE TABLE workspace_rating_summary (</w:t>
      </w:r>
    </w:p>
    <w:p w:rsidR="00000000" w:rsidDel="00000000" w:rsidP="00000000" w:rsidRDefault="00000000" w:rsidRPr="00000000" w14:paraId="0000061B">
      <w:pPr>
        <w:rPr/>
      </w:pPr>
      <w:r w:rsidDel="00000000" w:rsidR="00000000" w:rsidRPr="00000000">
        <w:rPr>
          <w:rtl w:val="0"/>
        </w:rPr>
        <w:t xml:space="preserve">  workspace_id    BIGINT UNSIGNED NOT NULL,</w:t>
      </w:r>
    </w:p>
    <w:p w:rsidR="00000000" w:rsidDel="00000000" w:rsidP="00000000" w:rsidRDefault="00000000" w:rsidRPr="00000000" w14:paraId="0000061C">
      <w:pPr>
        <w:rPr/>
      </w:pPr>
      <w:r w:rsidDel="00000000" w:rsidR="00000000" w:rsidRPr="00000000">
        <w:rPr>
          <w:rtl w:val="0"/>
        </w:rPr>
        <w:t xml:space="preserve">  review_count    INT UNSIGNED NOT NULL DEFAULT 0,</w:t>
      </w:r>
    </w:p>
    <w:p w:rsidR="00000000" w:rsidDel="00000000" w:rsidP="00000000" w:rsidRDefault="00000000" w:rsidRPr="00000000" w14:paraId="0000061D">
      <w:pPr>
        <w:rPr/>
      </w:pPr>
      <w:r w:rsidDel="00000000" w:rsidR="00000000" w:rsidRPr="00000000">
        <w:rPr>
          <w:rtl w:val="0"/>
        </w:rPr>
        <w:t xml:space="preserve">  average_rating  DECIMAL(3,2) NOT NULL DEFAULT 0,</w:t>
      </w:r>
    </w:p>
    <w:p w:rsidR="00000000" w:rsidDel="00000000" w:rsidP="00000000" w:rsidRDefault="00000000" w:rsidRPr="00000000" w14:paraId="0000061E">
      <w:pPr>
        <w:rPr/>
      </w:pPr>
      <w:r w:rsidDel="00000000" w:rsidR="00000000" w:rsidRPr="00000000">
        <w:rPr>
          <w:rtl w:val="0"/>
        </w:rPr>
        <w:t xml:space="preserve">  rating_1_count  INT UNSIGNED NOT NULL DEFAULT 0,</w:t>
      </w:r>
    </w:p>
    <w:p w:rsidR="00000000" w:rsidDel="00000000" w:rsidP="00000000" w:rsidRDefault="00000000" w:rsidRPr="00000000" w14:paraId="0000061F">
      <w:pPr>
        <w:rPr/>
      </w:pPr>
      <w:r w:rsidDel="00000000" w:rsidR="00000000" w:rsidRPr="00000000">
        <w:rPr>
          <w:rtl w:val="0"/>
        </w:rPr>
        <w:t xml:space="preserve">  rating_2_count  INT UNSIGNED NOT NULL DEFAULT 0,</w:t>
      </w:r>
    </w:p>
    <w:p w:rsidR="00000000" w:rsidDel="00000000" w:rsidP="00000000" w:rsidRDefault="00000000" w:rsidRPr="00000000" w14:paraId="00000620">
      <w:pPr>
        <w:rPr/>
      </w:pPr>
      <w:r w:rsidDel="00000000" w:rsidR="00000000" w:rsidRPr="00000000">
        <w:rPr>
          <w:rtl w:val="0"/>
        </w:rPr>
        <w:t xml:space="preserve">  rating_3_count  INT UNSIGNED NOT NULL DEFAULT 0,</w:t>
      </w:r>
    </w:p>
    <w:p w:rsidR="00000000" w:rsidDel="00000000" w:rsidP="00000000" w:rsidRDefault="00000000" w:rsidRPr="00000000" w14:paraId="00000621">
      <w:pPr>
        <w:rPr/>
      </w:pPr>
      <w:r w:rsidDel="00000000" w:rsidR="00000000" w:rsidRPr="00000000">
        <w:rPr>
          <w:rtl w:val="0"/>
        </w:rPr>
        <w:t xml:space="preserve">  rating_4_count  INT UNSIGNED NOT NULL DEFAULT 0,</w:t>
      </w:r>
    </w:p>
    <w:p w:rsidR="00000000" w:rsidDel="00000000" w:rsidP="00000000" w:rsidRDefault="00000000" w:rsidRPr="00000000" w14:paraId="00000622">
      <w:pPr>
        <w:rPr/>
      </w:pPr>
      <w:r w:rsidDel="00000000" w:rsidR="00000000" w:rsidRPr="00000000">
        <w:rPr>
          <w:rtl w:val="0"/>
        </w:rPr>
        <w:t xml:space="preserve">  rating_5_count  INT UNSIGNED NOT NULL DEFAULT 0,</w:t>
      </w:r>
    </w:p>
    <w:p w:rsidR="00000000" w:rsidDel="00000000" w:rsidP="00000000" w:rsidRDefault="00000000" w:rsidRPr="00000000" w14:paraId="00000623">
      <w:pPr>
        <w:rPr/>
      </w:pPr>
      <w:r w:rsidDel="00000000" w:rsidR="00000000" w:rsidRPr="00000000">
        <w:rPr>
          <w:rtl w:val="0"/>
        </w:rPr>
        <w:t xml:space="preserve">  last_review_at  DATETIME(3)  NULL,</w:t>
      </w:r>
    </w:p>
    <w:p w:rsidR="00000000" w:rsidDel="00000000" w:rsidP="00000000" w:rsidRDefault="00000000" w:rsidRPr="00000000" w14:paraId="00000624">
      <w:pPr>
        <w:rPr/>
      </w:pPr>
      <w:r w:rsidDel="00000000" w:rsidR="00000000" w:rsidRPr="00000000">
        <w:rPr>
          <w:rtl w:val="0"/>
        </w:rPr>
        <w:t xml:space="preserve">  updated_at      DATETIME(3)  NOT NULL DEFAULT CURRENT_TIMESTAMP(3) ON UPDATE CURRENT_TIMESTAMP(3),</w:t>
      </w:r>
    </w:p>
    <w:p w:rsidR="00000000" w:rsidDel="00000000" w:rsidP="00000000" w:rsidRDefault="00000000" w:rsidRPr="00000000" w14:paraId="00000625">
      <w:pPr>
        <w:rPr/>
      </w:pPr>
      <w:r w:rsidDel="00000000" w:rsidR="00000000" w:rsidRPr="00000000">
        <w:rPr>
          <w:rtl w:val="0"/>
        </w:rPr>
        <w:t xml:space="preserve">  PRIMARY KEY (workspace_id),</w:t>
      </w:r>
    </w:p>
    <w:p w:rsidR="00000000" w:rsidDel="00000000" w:rsidP="00000000" w:rsidRDefault="00000000" w:rsidRPr="00000000" w14:paraId="00000626">
      <w:pPr>
        <w:rPr/>
      </w:pPr>
      <w:r w:rsidDel="00000000" w:rsidR="00000000" w:rsidRPr="00000000">
        <w:rPr>
          <w:rtl w:val="0"/>
        </w:rPr>
        <w:t xml:space="preserve">  KEY idx_wrs_rating (average_rating, review_count) COMMENT 'Sắp xếp kết quả tìm kiếm (M08-UC03)',</w:t>
      </w:r>
    </w:p>
    <w:p w:rsidR="00000000" w:rsidDel="00000000" w:rsidP="00000000" w:rsidRDefault="00000000" w:rsidRPr="00000000" w14:paraId="00000627">
      <w:pPr>
        <w:rPr/>
      </w:pPr>
      <w:r w:rsidDel="00000000" w:rsidR="00000000" w:rsidRPr="00000000">
        <w:rPr>
          <w:rtl w:val="0"/>
        </w:rPr>
        <w:t xml:space="preserve">  CONSTRAINT fk_wrs_ws FOREIGN KEY (workspace_id) REFERENCES workspace (id) ON DELETE CASCADE</w:t>
      </w:r>
    </w:p>
    <w:p w:rsidR="00000000" w:rsidDel="00000000" w:rsidP="00000000" w:rsidRDefault="00000000" w:rsidRPr="00000000" w14:paraId="00000628">
      <w:pPr>
        <w:rPr/>
      </w:pPr>
      <w:r w:rsidDel="00000000" w:rsidR="00000000" w:rsidRPr="00000000">
        <w:rPr>
          <w:rtl w:val="0"/>
        </w:rPr>
        <w:t xml:space="preserve">) ENGINE=InnoDB COMMENT='Tổng hợp điểm đánh giá (phi chuẩn hoá, phục vụ NFR 4.2.3).';</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 =============================================================================</w:t>
      </w:r>
    </w:p>
    <w:p w:rsidR="00000000" w:rsidDel="00000000" w:rsidP="00000000" w:rsidRDefault="00000000" w:rsidRPr="00000000" w14:paraId="0000062B">
      <w:pPr>
        <w:rPr/>
      </w:pPr>
      <w:r w:rsidDel="00000000" w:rsidR="00000000" w:rsidRPr="00000000">
        <w:rPr>
          <w:rtl w:val="0"/>
        </w:rPr>
        <w:t xml:space="preserve">-- MODULE M13 — FAVORITE MANAGEMENT  (10 UC)</w:t>
      </w:r>
    </w:p>
    <w:p w:rsidR="00000000" w:rsidDel="00000000" w:rsidP="00000000" w:rsidRDefault="00000000" w:rsidRPr="00000000" w14:paraId="0000062C">
      <w:pPr>
        <w:rPr/>
      </w:pPr>
      <w:r w:rsidDel="00000000" w:rsidR="00000000" w:rsidRPr="00000000">
        <w:rPr>
          <w:rtl w:val="0"/>
        </w:rPr>
        <w:t xml:space="preserve">-- =============================================================================</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CREATE TABLE favorite (</w:t>
      </w:r>
    </w:p>
    <w:p w:rsidR="00000000" w:rsidDel="00000000" w:rsidP="00000000" w:rsidRDefault="00000000" w:rsidRPr="00000000" w14:paraId="0000062F">
      <w:pPr>
        <w:rPr/>
      </w:pPr>
      <w:r w:rsidDel="00000000" w:rsidR="00000000" w:rsidRPr="00000000">
        <w:rPr>
          <w:rtl w:val="0"/>
        </w:rPr>
        <w:t xml:space="preserve">  id            BIGINT UNSIGNED NOT NULL AUTO_INCREMENT,</w:t>
      </w:r>
    </w:p>
    <w:p w:rsidR="00000000" w:rsidDel="00000000" w:rsidP="00000000" w:rsidRDefault="00000000" w:rsidRPr="00000000" w14:paraId="00000630">
      <w:pPr>
        <w:rPr/>
      </w:pPr>
      <w:r w:rsidDel="00000000" w:rsidR="00000000" w:rsidRPr="00000000">
        <w:rPr>
          <w:rtl w:val="0"/>
        </w:rPr>
        <w:t xml:space="preserve">  customer_id   BIGINT UNSIGNED NOT NULL,</w:t>
      </w:r>
    </w:p>
    <w:p w:rsidR="00000000" w:rsidDel="00000000" w:rsidP="00000000" w:rsidRDefault="00000000" w:rsidRPr="00000000" w14:paraId="00000631">
      <w:pPr>
        <w:rPr/>
      </w:pPr>
      <w:r w:rsidDel="00000000" w:rsidR="00000000" w:rsidRPr="00000000">
        <w:rPr>
          <w:rtl w:val="0"/>
        </w:rPr>
        <w:t xml:space="preserve">  workspace_id  BIGINT UNSIGNED NOT NULL,</w:t>
      </w:r>
    </w:p>
    <w:p w:rsidR="00000000" w:rsidDel="00000000" w:rsidP="00000000" w:rsidRDefault="00000000" w:rsidRPr="00000000" w14:paraId="00000632">
      <w:pPr>
        <w:rPr/>
      </w:pPr>
      <w:r w:rsidDel="00000000" w:rsidR="00000000" w:rsidRPr="00000000">
        <w:rPr>
          <w:rtl w:val="0"/>
        </w:rPr>
        <w:t xml:space="preserve">  created_at    DATETIME(3) NOT NULL DEFAULT CURRENT_TIMESTAMP(3),</w:t>
      </w:r>
    </w:p>
    <w:p w:rsidR="00000000" w:rsidDel="00000000" w:rsidP="00000000" w:rsidRDefault="00000000" w:rsidRPr="00000000" w14:paraId="00000633">
      <w:pPr>
        <w:rPr/>
      </w:pPr>
      <w:r w:rsidDel="00000000" w:rsidR="00000000" w:rsidRPr="00000000">
        <w:rPr>
          <w:rtl w:val="0"/>
        </w:rPr>
        <w:t xml:space="preserve">  PRIMARY KEY (id),</w:t>
      </w:r>
    </w:p>
    <w:p w:rsidR="00000000" w:rsidDel="00000000" w:rsidP="00000000" w:rsidRDefault="00000000" w:rsidRPr="00000000" w14:paraId="00000634">
      <w:pPr>
        <w:rPr/>
      </w:pPr>
      <w:r w:rsidDel="00000000" w:rsidR="00000000" w:rsidRPr="00000000">
        <w:rPr>
          <w:rtl w:val="0"/>
        </w:rPr>
        <w:t xml:space="preserve">  UNIQUE KEY uk_fav_customer_ws (customer_id, workspace_id),</w:t>
      </w:r>
    </w:p>
    <w:p w:rsidR="00000000" w:rsidDel="00000000" w:rsidP="00000000" w:rsidRDefault="00000000" w:rsidRPr="00000000" w14:paraId="00000635">
      <w:pPr>
        <w:rPr/>
      </w:pPr>
      <w:r w:rsidDel="00000000" w:rsidR="00000000" w:rsidRPr="00000000">
        <w:rPr>
          <w:rtl w:val="0"/>
        </w:rPr>
        <w:t xml:space="preserve">  KEY idx_fav_ws (workspace_id),</w:t>
      </w:r>
    </w:p>
    <w:p w:rsidR="00000000" w:rsidDel="00000000" w:rsidP="00000000" w:rsidRDefault="00000000" w:rsidRPr="00000000" w14:paraId="00000636">
      <w:pPr>
        <w:rPr/>
      </w:pPr>
      <w:r w:rsidDel="00000000" w:rsidR="00000000" w:rsidRPr="00000000">
        <w:rPr>
          <w:rtl w:val="0"/>
        </w:rPr>
        <w:t xml:space="preserve">  CONSTRAINT fk_fav_customer FOREIGN KEY (customer_id)  REFERENCES user_account (id) ON DELETE CASCADE,</w:t>
      </w:r>
    </w:p>
    <w:p w:rsidR="00000000" w:rsidDel="00000000" w:rsidP="00000000" w:rsidRDefault="00000000" w:rsidRPr="00000000" w14:paraId="00000637">
      <w:pPr>
        <w:rPr/>
      </w:pPr>
      <w:r w:rsidDel="00000000" w:rsidR="00000000" w:rsidRPr="00000000">
        <w:rPr>
          <w:rtl w:val="0"/>
        </w:rPr>
        <w:t xml:space="preserve">  CONSTRAINT fk_fav_ws       FOREIGN KEY (workspace_id) REFERENCES workspace (id)    ON DELETE CASCADE</w:t>
      </w:r>
    </w:p>
    <w:p w:rsidR="00000000" w:rsidDel="00000000" w:rsidP="00000000" w:rsidRDefault="00000000" w:rsidRPr="00000000" w14:paraId="00000638">
      <w:pPr>
        <w:rPr/>
      </w:pPr>
      <w:r w:rsidDel="00000000" w:rsidR="00000000" w:rsidRPr="00000000">
        <w:rPr>
          <w:rtl w:val="0"/>
        </w:rPr>
        <w:t xml:space="preserve">) ENGINE=InnoDB COMMENT='Workspace yêu thích (M13-UC01..UC04).';</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CREATE TABLE favorite_group (</w:t>
      </w:r>
    </w:p>
    <w:p w:rsidR="00000000" w:rsidDel="00000000" w:rsidP="00000000" w:rsidRDefault="00000000" w:rsidRPr="00000000" w14:paraId="0000063B">
      <w:pPr>
        <w:rPr/>
      </w:pPr>
      <w:r w:rsidDel="00000000" w:rsidR="00000000" w:rsidRPr="00000000">
        <w:rPr>
          <w:rtl w:val="0"/>
        </w:rPr>
        <w:t xml:space="preserve">  id            BIGINT UNSIGNED NOT NULL AUTO_INCREMENT,</w:t>
      </w:r>
    </w:p>
    <w:p w:rsidR="00000000" w:rsidDel="00000000" w:rsidP="00000000" w:rsidRDefault="00000000" w:rsidRPr="00000000" w14:paraId="0000063C">
      <w:pPr>
        <w:rPr/>
      </w:pPr>
      <w:r w:rsidDel="00000000" w:rsidR="00000000" w:rsidRPr="00000000">
        <w:rPr>
          <w:rtl w:val="0"/>
        </w:rPr>
        <w:t xml:space="preserve">  customer_id   BIGINT UNSIGNED NOT NULL,</w:t>
      </w:r>
    </w:p>
    <w:p w:rsidR="00000000" w:rsidDel="00000000" w:rsidP="00000000" w:rsidRDefault="00000000" w:rsidRPr="00000000" w14:paraId="0000063D">
      <w:pPr>
        <w:rPr/>
      </w:pPr>
      <w:r w:rsidDel="00000000" w:rsidR="00000000" w:rsidRPr="00000000">
        <w:rPr>
          <w:rtl w:val="0"/>
        </w:rPr>
        <w:t xml:space="preserve">  name          VARCHAR(150) NOT NULL,</w:t>
      </w:r>
    </w:p>
    <w:p w:rsidR="00000000" w:rsidDel="00000000" w:rsidP="00000000" w:rsidRDefault="00000000" w:rsidRPr="00000000" w14:paraId="0000063E">
      <w:pPr>
        <w:rPr/>
      </w:pPr>
      <w:r w:rsidDel="00000000" w:rsidR="00000000" w:rsidRPr="00000000">
        <w:rPr>
          <w:rtl w:val="0"/>
        </w:rPr>
        <w:t xml:space="preserve">  description   VARCHAR(500) NULL,</w:t>
      </w:r>
    </w:p>
    <w:p w:rsidR="00000000" w:rsidDel="00000000" w:rsidP="00000000" w:rsidRDefault="00000000" w:rsidRPr="00000000" w14:paraId="0000063F">
      <w:pPr>
        <w:rPr/>
      </w:pPr>
      <w:r w:rsidDel="00000000" w:rsidR="00000000" w:rsidRPr="00000000">
        <w:rPr>
          <w:rtl w:val="0"/>
        </w:rPr>
        <w:t xml:space="preserve">  display_order SMALLINT UNSIGNED NOT NULL DEFAULT 0,</w:t>
      </w:r>
    </w:p>
    <w:p w:rsidR="00000000" w:rsidDel="00000000" w:rsidP="00000000" w:rsidRDefault="00000000" w:rsidRPr="00000000" w14:paraId="00000640">
      <w:pPr>
        <w:rPr/>
      </w:pPr>
      <w:r w:rsidDel="00000000" w:rsidR="00000000" w:rsidRPr="00000000">
        <w:rPr>
          <w:rtl w:val="0"/>
        </w:rPr>
        <w:t xml:space="preserve">  created_at    DATETIME(3) NOT NULL DEFAULT CURRENT_TIMESTAMP(3),</w:t>
      </w:r>
    </w:p>
    <w:p w:rsidR="00000000" w:rsidDel="00000000" w:rsidP="00000000" w:rsidRDefault="00000000" w:rsidRPr="00000000" w14:paraId="00000641">
      <w:pPr>
        <w:rPr/>
      </w:pPr>
      <w:r w:rsidDel="00000000" w:rsidR="00000000" w:rsidRPr="00000000">
        <w:rPr>
          <w:rtl w:val="0"/>
        </w:rPr>
        <w:t xml:space="preserve">  updated_at    DATETIME(3) NOT NULL DEFAULT CURRENT_TIMESTAMP(3) ON UPDATE CURRENT_TIMESTAMP(3),</w:t>
      </w:r>
    </w:p>
    <w:p w:rsidR="00000000" w:rsidDel="00000000" w:rsidP="00000000" w:rsidRDefault="00000000" w:rsidRPr="00000000" w14:paraId="00000642">
      <w:pPr>
        <w:rPr/>
      </w:pPr>
      <w:r w:rsidDel="00000000" w:rsidR="00000000" w:rsidRPr="00000000">
        <w:rPr>
          <w:rtl w:val="0"/>
        </w:rPr>
        <w:t xml:space="preserve">  PRIMARY KEY (id),</w:t>
      </w:r>
    </w:p>
    <w:p w:rsidR="00000000" w:rsidDel="00000000" w:rsidP="00000000" w:rsidRDefault="00000000" w:rsidRPr="00000000" w14:paraId="00000643">
      <w:pPr>
        <w:rPr/>
      </w:pPr>
      <w:r w:rsidDel="00000000" w:rsidR="00000000" w:rsidRPr="00000000">
        <w:rPr>
          <w:rtl w:val="0"/>
        </w:rPr>
        <w:t xml:space="preserve">  UNIQUE KEY uk_fg_customer_name (customer_id, name),</w:t>
      </w:r>
    </w:p>
    <w:p w:rsidR="00000000" w:rsidDel="00000000" w:rsidP="00000000" w:rsidRDefault="00000000" w:rsidRPr="00000000" w14:paraId="00000644">
      <w:pPr>
        <w:rPr/>
      </w:pPr>
      <w:r w:rsidDel="00000000" w:rsidR="00000000" w:rsidRPr="00000000">
        <w:rPr>
          <w:rtl w:val="0"/>
        </w:rPr>
        <w:t xml:space="preserve">  CONSTRAINT fk_fg_customer FOREIGN KEY (customer_id) REFERENCES user_account (id) ON DELETE CASCADE</w:t>
      </w:r>
    </w:p>
    <w:p w:rsidR="00000000" w:rsidDel="00000000" w:rsidP="00000000" w:rsidRDefault="00000000" w:rsidRPr="00000000" w14:paraId="00000645">
      <w:pPr>
        <w:rPr/>
      </w:pPr>
      <w:r w:rsidDel="00000000" w:rsidR="00000000" w:rsidRPr="00000000">
        <w:rPr>
          <w:rtl w:val="0"/>
        </w:rPr>
        <w:t xml:space="preserve">) ENGINE=InnoDB COMMENT='Nhóm yêu thích (M13-UC05..UC08).';</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CREATE TABLE favorite_group_item (</w:t>
      </w:r>
    </w:p>
    <w:p w:rsidR="00000000" w:rsidDel="00000000" w:rsidP="00000000" w:rsidRDefault="00000000" w:rsidRPr="00000000" w14:paraId="00000648">
      <w:pPr>
        <w:rPr/>
      </w:pPr>
      <w:r w:rsidDel="00000000" w:rsidR="00000000" w:rsidRPr="00000000">
        <w:rPr>
          <w:rtl w:val="0"/>
        </w:rPr>
        <w:t xml:space="preserve">  group_id    BIGINT UNSIGNED NOT NULL,</w:t>
      </w:r>
    </w:p>
    <w:p w:rsidR="00000000" w:rsidDel="00000000" w:rsidP="00000000" w:rsidRDefault="00000000" w:rsidRPr="00000000" w14:paraId="00000649">
      <w:pPr>
        <w:rPr/>
      </w:pPr>
      <w:r w:rsidDel="00000000" w:rsidR="00000000" w:rsidRPr="00000000">
        <w:rPr>
          <w:rtl w:val="0"/>
        </w:rPr>
        <w:t xml:space="preserve">  favorite_id BIGINT UNSIGNED NOT NULL,</w:t>
      </w:r>
    </w:p>
    <w:p w:rsidR="00000000" w:rsidDel="00000000" w:rsidP="00000000" w:rsidRDefault="00000000" w:rsidRPr="00000000" w14:paraId="0000064A">
      <w:pPr>
        <w:rPr/>
      </w:pPr>
      <w:r w:rsidDel="00000000" w:rsidR="00000000" w:rsidRPr="00000000">
        <w:rPr>
          <w:rtl w:val="0"/>
        </w:rPr>
        <w:t xml:space="preserve">  added_at    DATETIME(3) NOT NULL DEFAULT CURRENT_TIMESTAMP(3),</w:t>
      </w:r>
    </w:p>
    <w:p w:rsidR="00000000" w:rsidDel="00000000" w:rsidP="00000000" w:rsidRDefault="00000000" w:rsidRPr="00000000" w14:paraId="0000064B">
      <w:pPr>
        <w:rPr/>
      </w:pPr>
      <w:r w:rsidDel="00000000" w:rsidR="00000000" w:rsidRPr="00000000">
        <w:rPr>
          <w:rtl w:val="0"/>
        </w:rPr>
        <w:t xml:space="preserve">  PRIMARY KEY (group_id, favorite_id),</w:t>
      </w:r>
    </w:p>
    <w:p w:rsidR="00000000" w:rsidDel="00000000" w:rsidP="00000000" w:rsidRDefault="00000000" w:rsidRPr="00000000" w14:paraId="0000064C">
      <w:pPr>
        <w:rPr/>
      </w:pPr>
      <w:r w:rsidDel="00000000" w:rsidR="00000000" w:rsidRPr="00000000">
        <w:rPr>
          <w:rtl w:val="0"/>
        </w:rPr>
        <w:t xml:space="preserve">  KEY idx_fgi_favorite (favorite_id),</w:t>
      </w:r>
    </w:p>
    <w:p w:rsidR="00000000" w:rsidDel="00000000" w:rsidP="00000000" w:rsidRDefault="00000000" w:rsidRPr="00000000" w14:paraId="0000064D">
      <w:pPr>
        <w:rPr/>
      </w:pPr>
      <w:r w:rsidDel="00000000" w:rsidR="00000000" w:rsidRPr="00000000">
        <w:rPr>
          <w:rtl w:val="0"/>
        </w:rPr>
        <w:t xml:space="preserve">  CONSTRAINT fk_fgi_group    FOREIGN KEY (group_id)    REFERENCES favorite_group (id) ON DELETE CASCADE,</w:t>
      </w:r>
    </w:p>
    <w:p w:rsidR="00000000" w:rsidDel="00000000" w:rsidP="00000000" w:rsidRDefault="00000000" w:rsidRPr="00000000" w14:paraId="0000064E">
      <w:pPr>
        <w:rPr/>
      </w:pPr>
      <w:r w:rsidDel="00000000" w:rsidR="00000000" w:rsidRPr="00000000">
        <w:rPr>
          <w:rtl w:val="0"/>
        </w:rPr>
        <w:t xml:space="preserve">  CONSTRAINT fk_fgi_favorite FOREIGN KEY (favorite_id) REFERENCES favorite (id)       ON DELETE CASCADE</w:t>
      </w:r>
    </w:p>
    <w:p w:rsidR="00000000" w:rsidDel="00000000" w:rsidP="00000000" w:rsidRDefault="00000000" w:rsidRPr="00000000" w14:paraId="0000064F">
      <w:pPr>
        <w:rPr/>
      </w:pPr>
      <w:r w:rsidDel="00000000" w:rsidR="00000000" w:rsidRPr="00000000">
        <w:rPr>
          <w:rtl w:val="0"/>
        </w:rPr>
        <w:t xml:space="preserve">) ENGINE=InnoDB COMMENT='Workspace trong nhóm yêu thích (M13-UC09/UC10).';</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 =============================================================================</w:t>
      </w:r>
    </w:p>
    <w:p w:rsidR="00000000" w:rsidDel="00000000" w:rsidP="00000000" w:rsidRDefault="00000000" w:rsidRPr="00000000" w14:paraId="00000652">
      <w:pPr>
        <w:rPr/>
      </w:pPr>
      <w:r w:rsidDel="00000000" w:rsidR="00000000" w:rsidRPr="00000000">
        <w:rPr>
          <w:rtl w:val="0"/>
        </w:rPr>
        <w:t xml:space="preserve">-- MODULE M14 — NOTIFICATION MANAGEMENT  (19 UC)</w:t>
      </w:r>
    </w:p>
    <w:p w:rsidR="00000000" w:rsidDel="00000000" w:rsidP="00000000" w:rsidRDefault="00000000" w:rsidRPr="00000000" w14:paraId="00000653">
      <w:pPr>
        <w:rPr/>
      </w:pPr>
      <w:r w:rsidDel="00000000" w:rsidR="00000000" w:rsidRPr="00000000">
        <w:rPr>
          <w:rtl w:val="0"/>
        </w:rPr>
        <w:t xml:space="preserve">-- =============================================================================</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CREATE TABLE notification_template (</w:t>
      </w:r>
    </w:p>
    <w:p w:rsidR="00000000" w:rsidDel="00000000" w:rsidP="00000000" w:rsidRDefault="00000000" w:rsidRPr="00000000" w14:paraId="00000656">
      <w:pPr>
        <w:rPr/>
      </w:pPr>
      <w:r w:rsidDel="00000000" w:rsidR="00000000" w:rsidRPr="00000000">
        <w:rPr>
          <w:rtl w:val="0"/>
        </w:rPr>
        <w:t xml:space="preserve">  id            BIGINT UNSIGNED NOT NULL AUTO_INCREMENT,</w:t>
      </w:r>
    </w:p>
    <w:p w:rsidR="00000000" w:rsidDel="00000000" w:rsidP="00000000" w:rsidRDefault="00000000" w:rsidRPr="00000000" w14:paraId="00000657">
      <w:pPr>
        <w:rPr/>
      </w:pPr>
      <w:r w:rsidDel="00000000" w:rsidR="00000000" w:rsidRPr="00000000">
        <w:rPr>
          <w:rtl w:val="0"/>
        </w:rPr>
        <w:t xml:space="preserve">  code          VARCHAR(80)  NOT NULL COMMENT 'BOOKING_CONFIRMED, REFUND_RESULT, ...',</w:t>
      </w:r>
    </w:p>
    <w:p w:rsidR="00000000" w:rsidDel="00000000" w:rsidP="00000000" w:rsidRDefault="00000000" w:rsidRPr="00000000" w14:paraId="00000658">
      <w:pPr>
        <w:rPr/>
      </w:pPr>
      <w:r w:rsidDel="00000000" w:rsidR="00000000" w:rsidRPr="00000000">
        <w:rPr>
          <w:rtl w:val="0"/>
        </w:rPr>
        <w:t xml:space="preserve">  channel       ENUM('IN_APP','EMAIL','PUSH') NOT NULL,</w:t>
      </w:r>
    </w:p>
    <w:p w:rsidR="00000000" w:rsidDel="00000000" w:rsidP="00000000" w:rsidRDefault="00000000" w:rsidRPr="00000000" w14:paraId="00000659">
      <w:pPr>
        <w:rPr/>
      </w:pPr>
      <w:r w:rsidDel="00000000" w:rsidR="00000000" w:rsidRPr="00000000">
        <w:rPr>
          <w:rtl w:val="0"/>
        </w:rPr>
        <w:t xml:space="preserve">  locale        ENUM('vi','en') NOT NULL DEFAULT 'vi' COMMENT 'CR03',</w:t>
      </w:r>
    </w:p>
    <w:p w:rsidR="00000000" w:rsidDel="00000000" w:rsidP="00000000" w:rsidRDefault="00000000" w:rsidRPr="00000000" w14:paraId="0000065A">
      <w:pPr>
        <w:rPr/>
      </w:pPr>
      <w:r w:rsidDel="00000000" w:rsidR="00000000" w:rsidRPr="00000000">
        <w:rPr>
          <w:rtl w:val="0"/>
        </w:rPr>
        <w:t xml:space="preserve">  subject       VARCHAR(255) NULL,</w:t>
      </w:r>
    </w:p>
    <w:p w:rsidR="00000000" w:rsidDel="00000000" w:rsidP="00000000" w:rsidRDefault="00000000" w:rsidRPr="00000000" w14:paraId="0000065B">
      <w:pPr>
        <w:rPr/>
      </w:pPr>
      <w:r w:rsidDel="00000000" w:rsidR="00000000" w:rsidRPr="00000000">
        <w:rPr>
          <w:rtl w:val="0"/>
        </w:rPr>
        <w:t xml:space="preserve">  body_template TEXT         NOT NULL COMMENT 'Placeholder {booking_code}, {amount}...',</w:t>
      </w:r>
    </w:p>
    <w:p w:rsidR="00000000" w:rsidDel="00000000" w:rsidP="00000000" w:rsidRDefault="00000000" w:rsidRPr="00000000" w14:paraId="0000065C">
      <w:pPr>
        <w:rPr/>
      </w:pPr>
      <w:r w:rsidDel="00000000" w:rsidR="00000000" w:rsidRPr="00000000">
        <w:rPr>
          <w:rtl w:val="0"/>
        </w:rPr>
        <w:t xml:space="preserve">  message_code  VARCHAR(10)  NULL COMMENT 'Liên kết SRS 5.3 (MSG01..MSG50)',</w:t>
      </w:r>
    </w:p>
    <w:p w:rsidR="00000000" w:rsidDel="00000000" w:rsidP="00000000" w:rsidRDefault="00000000" w:rsidRPr="00000000" w14:paraId="0000065D">
      <w:pPr>
        <w:rPr/>
      </w:pPr>
      <w:r w:rsidDel="00000000" w:rsidR="00000000" w:rsidRPr="00000000">
        <w:rPr>
          <w:rtl w:val="0"/>
        </w:rPr>
        <w:t xml:space="preserve">  is_active     TINYINT(1)   NOT NULL DEFAULT 1 COMMENT 'M14-UC18/UC19',</w:t>
      </w:r>
    </w:p>
    <w:p w:rsidR="00000000" w:rsidDel="00000000" w:rsidP="00000000" w:rsidRDefault="00000000" w:rsidRPr="00000000" w14:paraId="0000065E">
      <w:pPr>
        <w:rPr/>
      </w:pPr>
      <w:r w:rsidDel="00000000" w:rsidR="00000000" w:rsidRPr="00000000">
        <w:rPr>
          <w:rtl w:val="0"/>
        </w:rPr>
        <w:t xml:space="preserve">  created_by    BIGINT UNSIGNED NULL,</w:t>
      </w:r>
    </w:p>
    <w:p w:rsidR="00000000" w:rsidDel="00000000" w:rsidP="00000000" w:rsidRDefault="00000000" w:rsidRPr="00000000" w14:paraId="0000065F">
      <w:pPr>
        <w:rPr/>
      </w:pPr>
      <w:r w:rsidDel="00000000" w:rsidR="00000000" w:rsidRPr="00000000">
        <w:rPr>
          <w:rtl w:val="0"/>
        </w:rPr>
        <w:t xml:space="preserve">  created_at    DATETIME(3)  NOT NULL DEFAULT CURRENT_TIMESTAMP(3),</w:t>
      </w:r>
    </w:p>
    <w:p w:rsidR="00000000" w:rsidDel="00000000" w:rsidP="00000000" w:rsidRDefault="00000000" w:rsidRPr="00000000" w14:paraId="00000660">
      <w:pPr>
        <w:rPr/>
      </w:pPr>
      <w:r w:rsidDel="00000000" w:rsidR="00000000" w:rsidRPr="00000000">
        <w:rPr>
          <w:rtl w:val="0"/>
        </w:rPr>
        <w:t xml:space="preserve">  updated_at    DATETIME(3)  NOT NULL DEFAULT CURRENT_TIMESTAMP(3) ON UPDATE CURRENT_TIMESTAMP(3),</w:t>
      </w:r>
    </w:p>
    <w:p w:rsidR="00000000" w:rsidDel="00000000" w:rsidP="00000000" w:rsidRDefault="00000000" w:rsidRPr="00000000" w14:paraId="00000661">
      <w:pPr>
        <w:rPr/>
      </w:pPr>
      <w:r w:rsidDel="00000000" w:rsidR="00000000" w:rsidRPr="00000000">
        <w:rPr>
          <w:rtl w:val="0"/>
        </w:rPr>
        <w:t xml:space="preserve">  deleted_at    DATETIME(3)  NULL,</w:t>
      </w:r>
    </w:p>
    <w:p w:rsidR="00000000" w:rsidDel="00000000" w:rsidP="00000000" w:rsidRDefault="00000000" w:rsidRPr="00000000" w14:paraId="00000662">
      <w:pPr>
        <w:rPr/>
      </w:pPr>
      <w:r w:rsidDel="00000000" w:rsidR="00000000" w:rsidRPr="00000000">
        <w:rPr>
          <w:rtl w:val="0"/>
        </w:rPr>
        <w:t xml:space="preserve">  PRIMARY KEY (id),</w:t>
      </w:r>
    </w:p>
    <w:p w:rsidR="00000000" w:rsidDel="00000000" w:rsidP="00000000" w:rsidRDefault="00000000" w:rsidRPr="00000000" w14:paraId="00000663">
      <w:pPr>
        <w:rPr/>
      </w:pPr>
      <w:r w:rsidDel="00000000" w:rsidR="00000000" w:rsidRPr="00000000">
        <w:rPr>
          <w:rtl w:val="0"/>
        </w:rPr>
        <w:t xml:space="preserve">  UNIQUE KEY uk_ntpl_code_channel_locale (code, channel, locale),</w:t>
      </w:r>
    </w:p>
    <w:p w:rsidR="00000000" w:rsidDel="00000000" w:rsidP="00000000" w:rsidRDefault="00000000" w:rsidRPr="00000000" w14:paraId="00000664">
      <w:pPr>
        <w:rPr/>
      </w:pPr>
      <w:r w:rsidDel="00000000" w:rsidR="00000000" w:rsidRPr="00000000">
        <w:rPr>
          <w:rtl w:val="0"/>
        </w:rPr>
        <w:t xml:space="preserve">  KEY idx_ntpl_active (is_active)</w:t>
      </w:r>
    </w:p>
    <w:p w:rsidR="00000000" w:rsidDel="00000000" w:rsidP="00000000" w:rsidRDefault="00000000" w:rsidRPr="00000000" w14:paraId="00000665">
      <w:pPr>
        <w:rPr/>
      </w:pPr>
      <w:r w:rsidDel="00000000" w:rsidR="00000000" w:rsidRPr="00000000">
        <w:rPr>
          <w:rtl w:val="0"/>
        </w:rPr>
        <w:t xml:space="preserve">) ENGINE=InnoDB COMMENT='Mẫu thông báo do Administrator quản lý (M14-UC14..UC19).';</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CREATE TABLE notification (</w:t>
      </w:r>
    </w:p>
    <w:p w:rsidR="00000000" w:rsidDel="00000000" w:rsidP="00000000" w:rsidRDefault="00000000" w:rsidRPr="00000000" w14:paraId="00000668">
      <w:pPr>
        <w:rPr/>
      </w:pPr>
      <w:r w:rsidDel="00000000" w:rsidR="00000000" w:rsidRPr="00000000">
        <w:rPr>
          <w:rtl w:val="0"/>
        </w:rPr>
        <w:t xml:space="preserve">  id                  BIGINT UNSIGNED NOT NULL AUTO_INCREMENT,</w:t>
      </w:r>
    </w:p>
    <w:p w:rsidR="00000000" w:rsidDel="00000000" w:rsidP="00000000" w:rsidRDefault="00000000" w:rsidRPr="00000000" w14:paraId="00000669">
      <w:pPr>
        <w:rPr/>
      </w:pPr>
      <w:r w:rsidDel="00000000" w:rsidR="00000000" w:rsidRPr="00000000">
        <w:rPr>
          <w:rtl w:val="0"/>
        </w:rPr>
        <w:t xml:space="preserve">  recipient_id        BIGINT UNSIGNED NOT NULL,</w:t>
      </w:r>
    </w:p>
    <w:p w:rsidR="00000000" w:rsidDel="00000000" w:rsidP="00000000" w:rsidRDefault="00000000" w:rsidRPr="00000000" w14:paraId="0000066A">
      <w:pPr>
        <w:rPr/>
      </w:pPr>
      <w:r w:rsidDel="00000000" w:rsidR="00000000" w:rsidRPr="00000000">
        <w:rPr>
          <w:rtl w:val="0"/>
        </w:rPr>
        <w:t xml:space="preserve">  template_id         BIGINT UNSIGNED NULL,</w:t>
      </w:r>
    </w:p>
    <w:p w:rsidR="00000000" w:rsidDel="00000000" w:rsidP="00000000" w:rsidRDefault="00000000" w:rsidRPr="00000000" w14:paraId="0000066B">
      <w:pPr>
        <w:rPr/>
      </w:pPr>
      <w:r w:rsidDel="00000000" w:rsidR="00000000" w:rsidRPr="00000000">
        <w:rPr>
          <w:rtl w:val="0"/>
        </w:rPr>
        <w:t xml:space="preserve">  notification_type   ENUM('BOOKING_CONFIRMED','PAYMENT_RESULT','BOOKING_REMINDER','BOOKING_CANCELLED',</w:t>
      </w:r>
    </w:p>
    <w:p w:rsidR="00000000" w:rsidDel="00000000" w:rsidP="00000000" w:rsidRDefault="00000000" w:rsidRPr="00000000" w14:paraId="0000066C">
      <w:pPr>
        <w:rPr/>
      </w:pPr>
      <w:r w:rsidDel="00000000" w:rsidR="00000000" w:rsidRPr="00000000">
        <w:rPr>
          <w:rtl w:val="0"/>
        </w:rPr>
        <w:t xml:space="preserve">                           'REFUND_REQUESTED','REFUND_RESULT','NEW_BOOKING','ORGANIZER_APPLICATION_DECISION',</w:t>
      </w:r>
    </w:p>
    <w:p w:rsidR="00000000" w:rsidDel="00000000" w:rsidP="00000000" w:rsidRDefault="00000000" w:rsidRPr="00000000" w14:paraId="0000066D">
      <w:pPr>
        <w:rPr/>
      </w:pPr>
      <w:r w:rsidDel="00000000" w:rsidR="00000000" w:rsidRPr="00000000">
        <w:rPr>
          <w:rtl w:val="0"/>
        </w:rPr>
        <w:t xml:space="preserve">                           'WORKSPACE_REVIEW_DECISION','REVIEW_RECEIVED','SUBSCRIPTION','DISPUTE','SYSTEM','PROMOTION')</w:t>
      </w:r>
    </w:p>
    <w:p w:rsidR="00000000" w:rsidDel="00000000" w:rsidP="00000000" w:rsidRDefault="00000000" w:rsidRPr="00000000" w14:paraId="0000066E">
      <w:pPr>
        <w:rPr/>
      </w:pPr>
      <w:r w:rsidDel="00000000" w:rsidR="00000000" w:rsidRPr="00000000">
        <w:rPr>
          <w:rtl w:val="0"/>
        </w:rPr>
        <w:t xml:space="preserve">                      NOT NULL,</w:t>
      </w:r>
    </w:p>
    <w:p w:rsidR="00000000" w:rsidDel="00000000" w:rsidP="00000000" w:rsidRDefault="00000000" w:rsidRPr="00000000" w14:paraId="0000066F">
      <w:pPr>
        <w:rPr/>
      </w:pPr>
      <w:r w:rsidDel="00000000" w:rsidR="00000000" w:rsidRPr="00000000">
        <w:rPr>
          <w:rtl w:val="0"/>
        </w:rPr>
        <w:t xml:space="preserve">  title               VARCHAR(255) NOT NULL,</w:t>
      </w:r>
    </w:p>
    <w:p w:rsidR="00000000" w:rsidDel="00000000" w:rsidP="00000000" w:rsidRDefault="00000000" w:rsidRPr="00000000" w14:paraId="00000670">
      <w:pPr>
        <w:rPr/>
      </w:pPr>
      <w:r w:rsidDel="00000000" w:rsidR="00000000" w:rsidRPr="00000000">
        <w:rPr>
          <w:rtl w:val="0"/>
        </w:rPr>
        <w:t xml:space="preserve">  body                TEXT         NOT NULL,</w:t>
      </w:r>
    </w:p>
    <w:p w:rsidR="00000000" w:rsidDel="00000000" w:rsidP="00000000" w:rsidRDefault="00000000" w:rsidRPr="00000000" w14:paraId="00000671">
      <w:pPr>
        <w:rPr/>
      </w:pPr>
      <w:r w:rsidDel="00000000" w:rsidR="00000000" w:rsidRPr="00000000">
        <w:rPr>
          <w:rtl w:val="0"/>
        </w:rPr>
        <w:t xml:space="preserve">  related_object_type VARCHAR(50)  NULL COMMENT 'booking | payment | refund_request | workspace ...',</w:t>
      </w:r>
    </w:p>
    <w:p w:rsidR="00000000" w:rsidDel="00000000" w:rsidP="00000000" w:rsidRDefault="00000000" w:rsidRPr="00000000" w14:paraId="00000672">
      <w:pPr>
        <w:rPr/>
      </w:pPr>
      <w:r w:rsidDel="00000000" w:rsidR="00000000" w:rsidRPr="00000000">
        <w:rPr>
          <w:rtl w:val="0"/>
        </w:rPr>
        <w:t xml:space="preserve">  related_object_id   BIGINT UNSIGNED NULL,</w:t>
      </w:r>
    </w:p>
    <w:p w:rsidR="00000000" w:rsidDel="00000000" w:rsidP="00000000" w:rsidRDefault="00000000" w:rsidRPr="00000000" w14:paraId="00000673">
      <w:pPr>
        <w:rPr/>
      </w:pPr>
      <w:r w:rsidDel="00000000" w:rsidR="00000000" w:rsidRPr="00000000">
        <w:rPr>
          <w:rtl w:val="0"/>
        </w:rPr>
        <w:t xml:space="preserve">  action_url          VARCHAR(512) NULL,</w:t>
      </w:r>
    </w:p>
    <w:p w:rsidR="00000000" w:rsidDel="00000000" w:rsidP="00000000" w:rsidRDefault="00000000" w:rsidRPr="00000000" w14:paraId="00000674">
      <w:pPr>
        <w:rPr/>
      </w:pPr>
      <w:r w:rsidDel="00000000" w:rsidR="00000000" w:rsidRPr="00000000">
        <w:rPr>
          <w:rtl w:val="0"/>
        </w:rPr>
        <w:t xml:space="preserve">  priority            ENUM('LOW','NORMAL','HIGH') NOT NULL DEFAULT 'NORMAL',</w:t>
      </w:r>
    </w:p>
    <w:p w:rsidR="00000000" w:rsidDel="00000000" w:rsidP="00000000" w:rsidRDefault="00000000" w:rsidRPr="00000000" w14:paraId="00000675">
      <w:pPr>
        <w:rPr/>
      </w:pPr>
      <w:r w:rsidDel="00000000" w:rsidR="00000000" w:rsidRPr="00000000">
        <w:rPr>
          <w:rtl w:val="0"/>
        </w:rPr>
        <w:t xml:space="preserve">  is_read             TINYINT(1)   NOT NULL DEFAULT 0,</w:t>
      </w:r>
    </w:p>
    <w:p w:rsidR="00000000" w:rsidDel="00000000" w:rsidP="00000000" w:rsidRDefault="00000000" w:rsidRPr="00000000" w14:paraId="00000676">
      <w:pPr>
        <w:rPr/>
      </w:pPr>
      <w:r w:rsidDel="00000000" w:rsidR="00000000" w:rsidRPr="00000000">
        <w:rPr>
          <w:rtl w:val="0"/>
        </w:rPr>
        <w:t xml:space="preserve">  read_at             DATETIME(3)  NULL,</w:t>
      </w:r>
    </w:p>
    <w:p w:rsidR="00000000" w:rsidDel="00000000" w:rsidP="00000000" w:rsidRDefault="00000000" w:rsidRPr="00000000" w14:paraId="00000677">
      <w:pPr>
        <w:rPr/>
      </w:pPr>
      <w:r w:rsidDel="00000000" w:rsidR="00000000" w:rsidRPr="00000000">
        <w:rPr>
          <w:rtl w:val="0"/>
        </w:rPr>
        <w:t xml:space="preserve">  created_at          DATETIME(3)  NOT NULL DEFAULT CURRENT_TIMESTAMP(3),</w:t>
      </w:r>
    </w:p>
    <w:p w:rsidR="00000000" w:rsidDel="00000000" w:rsidP="00000000" w:rsidRDefault="00000000" w:rsidRPr="00000000" w14:paraId="00000678">
      <w:pPr>
        <w:rPr/>
      </w:pPr>
      <w:r w:rsidDel="00000000" w:rsidR="00000000" w:rsidRPr="00000000">
        <w:rPr>
          <w:rtl w:val="0"/>
        </w:rPr>
        <w:t xml:space="preserve">  deleted_at          DATETIME(3)  NULL COMMENT 'M14-UC13 soft delete',</w:t>
      </w:r>
    </w:p>
    <w:p w:rsidR="00000000" w:rsidDel="00000000" w:rsidP="00000000" w:rsidRDefault="00000000" w:rsidRPr="00000000" w14:paraId="00000679">
      <w:pPr>
        <w:rPr/>
      </w:pPr>
      <w:r w:rsidDel="00000000" w:rsidR="00000000" w:rsidRPr="00000000">
        <w:rPr>
          <w:rtl w:val="0"/>
        </w:rPr>
        <w:t xml:space="preserve">  PRIMARY KEY (id),</w:t>
      </w:r>
    </w:p>
    <w:p w:rsidR="00000000" w:rsidDel="00000000" w:rsidP="00000000" w:rsidRDefault="00000000" w:rsidRPr="00000000" w14:paraId="0000067A">
      <w:pPr>
        <w:rPr/>
      </w:pPr>
      <w:r w:rsidDel="00000000" w:rsidR="00000000" w:rsidRPr="00000000">
        <w:rPr>
          <w:rtl w:val="0"/>
        </w:rPr>
        <w:t xml:space="preserve">  KEY idx_notif_recipient (recipient_id, is_read, created_at),</w:t>
      </w:r>
    </w:p>
    <w:p w:rsidR="00000000" w:rsidDel="00000000" w:rsidP="00000000" w:rsidRDefault="00000000" w:rsidRPr="00000000" w14:paraId="0000067B">
      <w:pPr>
        <w:rPr/>
      </w:pPr>
      <w:r w:rsidDel="00000000" w:rsidR="00000000" w:rsidRPr="00000000">
        <w:rPr>
          <w:rtl w:val="0"/>
        </w:rPr>
        <w:t xml:space="preserve">  KEY idx_notif_related (related_object_type, related_object_id),</w:t>
      </w:r>
    </w:p>
    <w:p w:rsidR="00000000" w:rsidDel="00000000" w:rsidP="00000000" w:rsidRDefault="00000000" w:rsidRPr="00000000" w14:paraId="0000067C">
      <w:pPr>
        <w:rPr/>
      </w:pPr>
      <w:r w:rsidDel="00000000" w:rsidR="00000000" w:rsidRPr="00000000">
        <w:rPr>
          <w:rtl w:val="0"/>
        </w:rPr>
        <w:t xml:space="preserve">  CONSTRAINT fk_notif_recipient FOREIGN KEY (recipient_id) REFERENCES user_account (id)          ON DELETE CASCADE,</w:t>
      </w:r>
    </w:p>
    <w:p w:rsidR="00000000" w:rsidDel="00000000" w:rsidP="00000000" w:rsidRDefault="00000000" w:rsidRPr="00000000" w14:paraId="0000067D">
      <w:pPr>
        <w:rPr/>
      </w:pPr>
      <w:r w:rsidDel="00000000" w:rsidR="00000000" w:rsidRPr="00000000">
        <w:rPr>
          <w:rtl w:val="0"/>
        </w:rPr>
        <w:t xml:space="preserve">  CONSTRAINT fk_notif_template  FOREIGN KEY (template_id)  REFERENCES notification_template (id) ON DELETE SET NULL</w:t>
      </w:r>
    </w:p>
    <w:p w:rsidR="00000000" w:rsidDel="00000000" w:rsidP="00000000" w:rsidRDefault="00000000" w:rsidRPr="00000000" w14:paraId="0000067E">
      <w:pPr>
        <w:rPr/>
      </w:pPr>
      <w:r w:rsidDel="00000000" w:rsidR="00000000" w:rsidRPr="00000000">
        <w:rPr>
          <w:rtl w:val="0"/>
        </w:rPr>
        <w:t xml:space="preserve">) ENGINE=InnoDB COMMENT='Thông báo trong ứng dụng (M14-UC01..UC13, BR-28).';</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CREATE TABLE notification_delivery (</w:t>
      </w:r>
    </w:p>
    <w:p w:rsidR="00000000" w:rsidDel="00000000" w:rsidP="00000000" w:rsidRDefault="00000000" w:rsidRPr="00000000" w14:paraId="00000681">
      <w:pPr>
        <w:rPr/>
      </w:pPr>
      <w:r w:rsidDel="00000000" w:rsidR="00000000" w:rsidRPr="00000000">
        <w:rPr>
          <w:rtl w:val="0"/>
        </w:rPr>
        <w:t xml:space="preserve">  id                  BIGINT UNSIGNED NOT NULL AUTO_INCREMENT,</w:t>
      </w:r>
    </w:p>
    <w:p w:rsidR="00000000" w:rsidDel="00000000" w:rsidP="00000000" w:rsidRDefault="00000000" w:rsidRPr="00000000" w14:paraId="00000682">
      <w:pPr>
        <w:rPr/>
      </w:pPr>
      <w:r w:rsidDel="00000000" w:rsidR="00000000" w:rsidRPr="00000000">
        <w:rPr>
          <w:rtl w:val="0"/>
        </w:rPr>
        <w:t xml:space="preserve">  notification_id     BIGINT UNSIGNED NOT NULL,</w:t>
      </w:r>
    </w:p>
    <w:p w:rsidR="00000000" w:rsidDel="00000000" w:rsidP="00000000" w:rsidRDefault="00000000" w:rsidRPr="00000000" w14:paraId="00000683">
      <w:pPr>
        <w:rPr/>
      </w:pPr>
      <w:r w:rsidDel="00000000" w:rsidR="00000000" w:rsidRPr="00000000">
        <w:rPr>
          <w:rtl w:val="0"/>
        </w:rPr>
        <w:t xml:space="preserve">  channel             ENUM('IN_APP','EMAIL','PUSH') NOT NULL,</w:t>
      </w:r>
    </w:p>
    <w:p w:rsidR="00000000" w:rsidDel="00000000" w:rsidP="00000000" w:rsidRDefault="00000000" w:rsidRPr="00000000" w14:paraId="00000684">
      <w:pPr>
        <w:rPr/>
      </w:pPr>
      <w:r w:rsidDel="00000000" w:rsidR="00000000" w:rsidRPr="00000000">
        <w:rPr>
          <w:rtl w:val="0"/>
        </w:rPr>
        <w:t xml:space="preserve">  destination         VARCHAR(255) NULL COMMENT 'email hoặc device token',</w:t>
      </w:r>
    </w:p>
    <w:p w:rsidR="00000000" w:rsidDel="00000000" w:rsidP="00000000" w:rsidRDefault="00000000" w:rsidRPr="00000000" w14:paraId="00000685">
      <w:pPr>
        <w:rPr/>
      </w:pPr>
      <w:r w:rsidDel="00000000" w:rsidR="00000000" w:rsidRPr="00000000">
        <w:rPr>
          <w:rtl w:val="0"/>
        </w:rPr>
        <w:t xml:space="preserve">  status              ENUM('QUEUED','SENDING','SENT','DELIVERED','FAILED','BOUNCED') NOT NULL DEFAULT 'QUEUED',</w:t>
      </w:r>
    </w:p>
    <w:p w:rsidR="00000000" w:rsidDel="00000000" w:rsidP="00000000" w:rsidRDefault="00000000" w:rsidRPr="00000000" w14:paraId="00000686">
      <w:pPr>
        <w:rPr/>
      </w:pPr>
      <w:r w:rsidDel="00000000" w:rsidR="00000000" w:rsidRPr="00000000">
        <w:rPr>
          <w:rtl w:val="0"/>
        </w:rPr>
        <w:t xml:space="preserve">  provider            ENUM('SMTP','FCM','INTERNAL') NOT NULL DEFAULT 'INTERNAL',</w:t>
      </w:r>
    </w:p>
    <w:p w:rsidR="00000000" w:rsidDel="00000000" w:rsidP="00000000" w:rsidRDefault="00000000" w:rsidRPr="00000000" w14:paraId="00000687">
      <w:pPr>
        <w:rPr/>
      </w:pPr>
      <w:r w:rsidDel="00000000" w:rsidR="00000000" w:rsidRPr="00000000">
        <w:rPr>
          <w:rtl w:val="0"/>
        </w:rPr>
        <w:t xml:space="preserve">  provider_message_id VARCHAR(191) NULL,</w:t>
      </w:r>
    </w:p>
    <w:p w:rsidR="00000000" w:rsidDel="00000000" w:rsidP="00000000" w:rsidRDefault="00000000" w:rsidRPr="00000000" w14:paraId="00000688">
      <w:pPr>
        <w:rPr/>
      </w:pPr>
      <w:r w:rsidDel="00000000" w:rsidR="00000000" w:rsidRPr="00000000">
        <w:rPr>
          <w:rtl w:val="0"/>
        </w:rPr>
        <w:t xml:space="preserve">  retry_count         SMALLINT UNSIGNED NOT NULL DEFAULT 0,</w:t>
      </w:r>
    </w:p>
    <w:p w:rsidR="00000000" w:rsidDel="00000000" w:rsidP="00000000" w:rsidRDefault="00000000" w:rsidRPr="00000000" w14:paraId="00000689">
      <w:pPr>
        <w:rPr/>
      </w:pPr>
      <w:r w:rsidDel="00000000" w:rsidR="00000000" w:rsidRPr="00000000">
        <w:rPr>
          <w:rtl w:val="0"/>
        </w:rPr>
        <w:t xml:space="preserve">  error_message       VARCHAR(500) NULL,</w:t>
      </w:r>
    </w:p>
    <w:p w:rsidR="00000000" w:rsidDel="00000000" w:rsidP="00000000" w:rsidRDefault="00000000" w:rsidRPr="00000000" w14:paraId="0000068A">
      <w:pPr>
        <w:rPr/>
      </w:pPr>
      <w:r w:rsidDel="00000000" w:rsidR="00000000" w:rsidRPr="00000000">
        <w:rPr>
          <w:rtl w:val="0"/>
        </w:rPr>
        <w:t xml:space="preserve">  queued_at           DATETIME(3)  NOT NULL DEFAULT CURRENT_TIMESTAMP(3),</w:t>
      </w:r>
    </w:p>
    <w:p w:rsidR="00000000" w:rsidDel="00000000" w:rsidP="00000000" w:rsidRDefault="00000000" w:rsidRPr="00000000" w14:paraId="0000068B">
      <w:pPr>
        <w:rPr/>
      </w:pPr>
      <w:r w:rsidDel="00000000" w:rsidR="00000000" w:rsidRPr="00000000">
        <w:rPr>
          <w:rtl w:val="0"/>
        </w:rPr>
        <w:t xml:space="preserve">  sent_at             DATETIME(3)  NULL,</w:t>
      </w:r>
    </w:p>
    <w:p w:rsidR="00000000" w:rsidDel="00000000" w:rsidP="00000000" w:rsidRDefault="00000000" w:rsidRPr="00000000" w14:paraId="0000068C">
      <w:pPr>
        <w:rPr/>
      </w:pPr>
      <w:r w:rsidDel="00000000" w:rsidR="00000000" w:rsidRPr="00000000">
        <w:rPr>
          <w:rtl w:val="0"/>
        </w:rPr>
        <w:t xml:space="preserve">  PRIMARY KEY (id),</w:t>
      </w:r>
    </w:p>
    <w:p w:rsidR="00000000" w:rsidDel="00000000" w:rsidP="00000000" w:rsidRDefault="00000000" w:rsidRPr="00000000" w14:paraId="0000068D">
      <w:pPr>
        <w:rPr/>
      </w:pPr>
      <w:r w:rsidDel="00000000" w:rsidR="00000000" w:rsidRPr="00000000">
        <w:rPr>
          <w:rtl w:val="0"/>
        </w:rPr>
        <w:t xml:space="preserve">  KEY idx_nd_notification (notification_id),</w:t>
      </w:r>
    </w:p>
    <w:p w:rsidR="00000000" w:rsidDel="00000000" w:rsidP="00000000" w:rsidRDefault="00000000" w:rsidRPr="00000000" w14:paraId="0000068E">
      <w:pPr>
        <w:rPr/>
      </w:pPr>
      <w:r w:rsidDel="00000000" w:rsidR="00000000" w:rsidRPr="00000000">
        <w:rPr>
          <w:rtl w:val="0"/>
        </w:rPr>
        <w:t xml:space="preserve">  KEY idx_nd_status (status, queued_at) COMMENT 'CR17: hàng đợi gửi bất đồng bộ',</w:t>
      </w:r>
    </w:p>
    <w:p w:rsidR="00000000" w:rsidDel="00000000" w:rsidP="00000000" w:rsidRDefault="00000000" w:rsidRPr="00000000" w14:paraId="0000068F">
      <w:pPr>
        <w:rPr/>
      </w:pPr>
      <w:r w:rsidDel="00000000" w:rsidR="00000000" w:rsidRPr="00000000">
        <w:rPr>
          <w:rtl w:val="0"/>
        </w:rPr>
        <w:t xml:space="preserve">  CONSTRAINT fk_nd_notification FOREIGN KEY (notification_id) REFERENCES notification (id) ON DELETE CASCADE</w:t>
      </w:r>
    </w:p>
    <w:p w:rsidR="00000000" w:rsidDel="00000000" w:rsidP="00000000" w:rsidRDefault="00000000" w:rsidRPr="00000000" w14:paraId="00000690">
      <w:pPr>
        <w:rPr/>
      </w:pPr>
      <w:r w:rsidDel="00000000" w:rsidR="00000000" w:rsidRPr="00000000">
        <w:rPr>
          <w:rtl w:val="0"/>
        </w:rPr>
        <w:t xml:space="preserve">) ENGINE=InnoDB COMMENT='Trạng thái gửi theo kênh SMTP / FCM (SRS 4.1.2).';</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CREATE TABLE device_token (</w:t>
      </w:r>
    </w:p>
    <w:p w:rsidR="00000000" w:rsidDel="00000000" w:rsidP="00000000" w:rsidRDefault="00000000" w:rsidRPr="00000000" w14:paraId="00000693">
      <w:pPr>
        <w:rPr/>
      </w:pPr>
      <w:r w:rsidDel="00000000" w:rsidR="00000000" w:rsidRPr="00000000">
        <w:rPr>
          <w:rtl w:val="0"/>
        </w:rPr>
        <w:t xml:space="preserve">  id            BIGINT UNSIGNED NOT NULL AUTO_INCREMENT,</w:t>
      </w:r>
    </w:p>
    <w:p w:rsidR="00000000" w:rsidDel="00000000" w:rsidP="00000000" w:rsidRDefault="00000000" w:rsidRPr="00000000" w14:paraId="00000694">
      <w:pPr>
        <w:rPr/>
      </w:pPr>
      <w:r w:rsidDel="00000000" w:rsidR="00000000" w:rsidRPr="00000000">
        <w:rPr>
          <w:rtl w:val="0"/>
        </w:rPr>
        <w:t xml:space="preserve">  user_id       BIGINT UNSIGNED NOT NULL,</w:t>
      </w:r>
    </w:p>
    <w:p w:rsidR="00000000" w:rsidDel="00000000" w:rsidP="00000000" w:rsidRDefault="00000000" w:rsidRPr="00000000" w14:paraId="00000695">
      <w:pPr>
        <w:rPr/>
      </w:pPr>
      <w:r w:rsidDel="00000000" w:rsidR="00000000" w:rsidRPr="00000000">
        <w:rPr>
          <w:rtl w:val="0"/>
        </w:rPr>
        <w:t xml:space="preserve">  fcm_token     VARCHAR(512) NOT NULL,</w:t>
      </w:r>
    </w:p>
    <w:p w:rsidR="00000000" w:rsidDel="00000000" w:rsidP="00000000" w:rsidRDefault="00000000" w:rsidRPr="00000000" w14:paraId="00000696">
      <w:pPr>
        <w:rPr/>
      </w:pPr>
      <w:r w:rsidDel="00000000" w:rsidR="00000000" w:rsidRPr="00000000">
        <w:rPr>
          <w:rtl w:val="0"/>
        </w:rPr>
        <w:t xml:space="preserve">  platform      ENUM('ANDROID','IOS','WEB') NOT NULL,</w:t>
      </w:r>
    </w:p>
    <w:p w:rsidR="00000000" w:rsidDel="00000000" w:rsidP="00000000" w:rsidRDefault="00000000" w:rsidRPr="00000000" w14:paraId="00000697">
      <w:pPr>
        <w:rPr/>
      </w:pPr>
      <w:r w:rsidDel="00000000" w:rsidR="00000000" w:rsidRPr="00000000">
        <w:rPr>
          <w:rtl w:val="0"/>
        </w:rPr>
        <w:t xml:space="preserve">  device_name   VARCHAR(150) NULL,</w:t>
      </w:r>
    </w:p>
    <w:p w:rsidR="00000000" w:rsidDel="00000000" w:rsidP="00000000" w:rsidRDefault="00000000" w:rsidRPr="00000000" w14:paraId="00000698">
      <w:pPr>
        <w:rPr/>
      </w:pPr>
      <w:r w:rsidDel="00000000" w:rsidR="00000000" w:rsidRPr="00000000">
        <w:rPr>
          <w:rtl w:val="0"/>
        </w:rPr>
        <w:t xml:space="preserve">  is_active     TINYINT(1)   NOT NULL DEFAULT 1,</w:t>
      </w:r>
    </w:p>
    <w:p w:rsidR="00000000" w:rsidDel="00000000" w:rsidP="00000000" w:rsidRDefault="00000000" w:rsidRPr="00000000" w14:paraId="00000699">
      <w:pPr>
        <w:rPr/>
      </w:pPr>
      <w:r w:rsidDel="00000000" w:rsidR="00000000" w:rsidRPr="00000000">
        <w:rPr>
          <w:rtl w:val="0"/>
        </w:rPr>
        <w:t xml:space="preserve">  last_used_at  DATETIME(3)  NULL,</w:t>
      </w:r>
    </w:p>
    <w:p w:rsidR="00000000" w:rsidDel="00000000" w:rsidP="00000000" w:rsidRDefault="00000000" w:rsidRPr="00000000" w14:paraId="0000069A">
      <w:pPr>
        <w:rPr/>
      </w:pPr>
      <w:r w:rsidDel="00000000" w:rsidR="00000000" w:rsidRPr="00000000">
        <w:rPr>
          <w:rtl w:val="0"/>
        </w:rPr>
        <w:t xml:space="preserve">  created_at    DATETIME(3)  NOT NULL DEFAULT CURRENT_TIMESTAMP(3),</w:t>
      </w:r>
    </w:p>
    <w:p w:rsidR="00000000" w:rsidDel="00000000" w:rsidP="00000000" w:rsidRDefault="00000000" w:rsidRPr="00000000" w14:paraId="0000069B">
      <w:pPr>
        <w:rPr/>
      </w:pPr>
      <w:r w:rsidDel="00000000" w:rsidR="00000000" w:rsidRPr="00000000">
        <w:rPr>
          <w:rtl w:val="0"/>
        </w:rPr>
        <w:t xml:space="preserve">  PRIMARY KEY (id),</w:t>
      </w:r>
    </w:p>
    <w:p w:rsidR="00000000" w:rsidDel="00000000" w:rsidP="00000000" w:rsidRDefault="00000000" w:rsidRPr="00000000" w14:paraId="0000069C">
      <w:pPr>
        <w:rPr/>
      </w:pPr>
      <w:r w:rsidDel="00000000" w:rsidR="00000000" w:rsidRPr="00000000">
        <w:rPr>
          <w:rtl w:val="0"/>
        </w:rPr>
        <w:t xml:space="preserve">  UNIQUE KEY uk_dt_token (fcm_token(255)),</w:t>
      </w:r>
    </w:p>
    <w:p w:rsidR="00000000" w:rsidDel="00000000" w:rsidP="00000000" w:rsidRDefault="00000000" w:rsidRPr="00000000" w14:paraId="0000069D">
      <w:pPr>
        <w:rPr/>
      </w:pPr>
      <w:r w:rsidDel="00000000" w:rsidR="00000000" w:rsidRPr="00000000">
        <w:rPr>
          <w:rtl w:val="0"/>
        </w:rPr>
        <w:t xml:space="preserve">  KEY idx_dt_user (user_id, is_active),</w:t>
      </w:r>
    </w:p>
    <w:p w:rsidR="00000000" w:rsidDel="00000000" w:rsidP="00000000" w:rsidRDefault="00000000" w:rsidRPr="00000000" w14:paraId="0000069E">
      <w:pPr>
        <w:rPr/>
      </w:pPr>
      <w:r w:rsidDel="00000000" w:rsidR="00000000" w:rsidRPr="00000000">
        <w:rPr>
          <w:rtl w:val="0"/>
        </w:rPr>
        <w:t xml:space="preserve">  CONSTRAINT fk_dt_user FOREIGN KEY (user_id) REFERENCES user_account (id) ON DELETE CASCADE</w:t>
      </w:r>
    </w:p>
    <w:p w:rsidR="00000000" w:rsidDel="00000000" w:rsidP="00000000" w:rsidRDefault="00000000" w:rsidRPr="00000000" w14:paraId="0000069F">
      <w:pPr>
        <w:rPr/>
      </w:pPr>
      <w:r w:rsidDel="00000000" w:rsidR="00000000" w:rsidRPr="00000000">
        <w:rPr>
          <w:rtl w:val="0"/>
        </w:rPr>
        <w:t xml:space="preserve">) ENGINE=InnoDB COMMENT='Token đẩy thông báo Firebase Cloud Messaging.';</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CREATE TABLE notification_preference (</w:t>
      </w:r>
    </w:p>
    <w:p w:rsidR="00000000" w:rsidDel="00000000" w:rsidP="00000000" w:rsidRDefault="00000000" w:rsidRPr="00000000" w14:paraId="000006A2">
      <w:pPr>
        <w:rPr/>
      </w:pPr>
      <w:r w:rsidDel="00000000" w:rsidR="00000000" w:rsidRPr="00000000">
        <w:rPr>
          <w:rtl w:val="0"/>
        </w:rPr>
        <w:t xml:space="preserve">  user_id                 BIGINT UNSIGNED NOT NULL,</w:t>
      </w:r>
    </w:p>
    <w:p w:rsidR="00000000" w:rsidDel="00000000" w:rsidP="00000000" w:rsidRDefault="00000000" w:rsidRPr="00000000" w14:paraId="000006A3">
      <w:pPr>
        <w:rPr/>
      </w:pPr>
      <w:r w:rsidDel="00000000" w:rsidR="00000000" w:rsidRPr="00000000">
        <w:rPr>
          <w:rtl w:val="0"/>
        </w:rPr>
        <w:t xml:space="preserve">  notification_type       VARCHAR(50) NOT NULL,</w:t>
      </w:r>
    </w:p>
    <w:p w:rsidR="00000000" w:rsidDel="00000000" w:rsidP="00000000" w:rsidRDefault="00000000" w:rsidRPr="00000000" w14:paraId="000006A4">
      <w:pPr>
        <w:rPr/>
      </w:pPr>
      <w:r w:rsidDel="00000000" w:rsidR="00000000" w:rsidRPr="00000000">
        <w:rPr>
          <w:rtl w:val="0"/>
        </w:rPr>
        <w:t xml:space="preserve">  in_app_enabled          TINYINT(1) NOT NULL DEFAULT 1,</w:t>
      </w:r>
    </w:p>
    <w:p w:rsidR="00000000" w:rsidDel="00000000" w:rsidP="00000000" w:rsidRDefault="00000000" w:rsidRPr="00000000" w14:paraId="000006A5">
      <w:pPr>
        <w:rPr/>
      </w:pPr>
      <w:r w:rsidDel="00000000" w:rsidR="00000000" w:rsidRPr="00000000">
        <w:rPr>
          <w:rtl w:val="0"/>
        </w:rPr>
        <w:t xml:space="preserve">  email_enabled           TINYINT(1) NOT NULL DEFAULT 1,</w:t>
      </w:r>
    </w:p>
    <w:p w:rsidR="00000000" w:rsidDel="00000000" w:rsidP="00000000" w:rsidRDefault="00000000" w:rsidRPr="00000000" w14:paraId="000006A6">
      <w:pPr>
        <w:rPr/>
      </w:pPr>
      <w:r w:rsidDel="00000000" w:rsidR="00000000" w:rsidRPr="00000000">
        <w:rPr>
          <w:rtl w:val="0"/>
        </w:rPr>
        <w:t xml:space="preserve">  push_enabled            TINYINT(1) NOT NULL DEFAULT 1,</w:t>
      </w:r>
    </w:p>
    <w:p w:rsidR="00000000" w:rsidDel="00000000" w:rsidP="00000000" w:rsidRDefault="00000000" w:rsidRPr="00000000" w14:paraId="000006A7">
      <w:pPr>
        <w:rPr/>
      </w:pPr>
      <w:r w:rsidDel="00000000" w:rsidR="00000000" w:rsidRPr="00000000">
        <w:rPr>
          <w:rtl w:val="0"/>
        </w:rPr>
        <w:t xml:space="preserve">  updated_at              DATETIME(3) NOT NULL DEFAULT CURRENT_TIMESTAMP(3) ON UPDATE CURRENT_TIMESTAMP(3),</w:t>
      </w:r>
    </w:p>
    <w:p w:rsidR="00000000" w:rsidDel="00000000" w:rsidP="00000000" w:rsidRDefault="00000000" w:rsidRPr="00000000" w14:paraId="000006A8">
      <w:pPr>
        <w:rPr/>
      </w:pPr>
      <w:r w:rsidDel="00000000" w:rsidR="00000000" w:rsidRPr="00000000">
        <w:rPr>
          <w:rtl w:val="0"/>
        </w:rPr>
        <w:t xml:space="preserve">  PRIMARY KEY (user_id, notification_type),</w:t>
      </w:r>
    </w:p>
    <w:p w:rsidR="00000000" w:rsidDel="00000000" w:rsidP="00000000" w:rsidRDefault="00000000" w:rsidRPr="00000000" w14:paraId="000006A9">
      <w:pPr>
        <w:rPr/>
      </w:pPr>
      <w:r w:rsidDel="00000000" w:rsidR="00000000" w:rsidRPr="00000000">
        <w:rPr>
          <w:rtl w:val="0"/>
        </w:rPr>
        <w:t xml:space="preserve">  CONSTRAINT fk_np_user FOREIGN KEY (user_id) REFERENCES user_account (id) ON DELETE CASCADE</w:t>
      </w:r>
    </w:p>
    <w:p w:rsidR="00000000" w:rsidDel="00000000" w:rsidP="00000000" w:rsidRDefault="00000000" w:rsidRPr="00000000" w14:paraId="000006AA">
      <w:pPr>
        <w:rPr/>
      </w:pPr>
      <w:r w:rsidDel="00000000" w:rsidR="00000000" w:rsidRPr="00000000">
        <w:rPr>
          <w:rtl w:val="0"/>
        </w:rPr>
        <w:t xml:space="preserve">) ENGINE=InnoDB COMMENT='Tuỳ chọn nhận thông báo theo kênh (CR13).';</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 =============================================================================</w:t>
      </w:r>
    </w:p>
    <w:p w:rsidR="00000000" w:rsidDel="00000000" w:rsidP="00000000" w:rsidRDefault="00000000" w:rsidRPr="00000000" w14:paraId="000006AD">
      <w:pPr>
        <w:rPr/>
      </w:pPr>
      <w:r w:rsidDel="00000000" w:rsidR="00000000" w:rsidRPr="00000000">
        <w:rPr>
          <w:rtl w:val="0"/>
        </w:rPr>
        <w:t xml:space="preserve">-- MODULE M15 — MEMBERSHIP, PRICING &amp; PLATFORM FEE  (37 UC)</w:t>
      </w:r>
    </w:p>
    <w:p w:rsidR="00000000" w:rsidDel="00000000" w:rsidP="00000000" w:rsidRDefault="00000000" w:rsidRPr="00000000" w14:paraId="000006AE">
      <w:pPr>
        <w:rPr/>
      </w:pPr>
      <w:r w:rsidDel="00000000" w:rsidR="00000000" w:rsidRPr="00000000">
        <w:rPr>
          <w:rtl w:val="0"/>
        </w:rPr>
        <w:t xml:space="preserve">-- =============================================================================</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 M15-UC01/UC02</w:t>
      </w:r>
    </w:p>
    <w:p w:rsidR="00000000" w:rsidDel="00000000" w:rsidP="00000000" w:rsidRDefault="00000000" w:rsidRPr="00000000" w14:paraId="000006B1">
      <w:pPr>
        <w:rPr/>
      </w:pPr>
      <w:r w:rsidDel="00000000" w:rsidR="00000000" w:rsidRPr="00000000">
        <w:rPr>
          <w:rtl w:val="0"/>
        </w:rPr>
        <w:t xml:space="preserve">CREATE TABLE resource_price (</w:t>
      </w:r>
    </w:p>
    <w:p w:rsidR="00000000" w:rsidDel="00000000" w:rsidP="00000000" w:rsidRDefault="00000000" w:rsidRPr="00000000" w14:paraId="000006B2">
      <w:pPr>
        <w:rPr/>
      </w:pPr>
      <w:r w:rsidDel="00000000" w:rsidR="00000000" w:rsidRPr="00000000">
        <w:rPr>
          <w:rtl w:val="0"/>
        </w:rPr>
        <w:t xml:space="preserve">  id              BIGINT UNSIGNED NOT NULL AUTO_INCREMENT,</w:t>
      </w:r>
    </w:p>
    <w:p w:rsidR="00000000" w:rsidDel="00000000" w:rsidP="00000000" w:rsidRDefault="00000000" w:rsidRPr="00000000" w14:paraId="000006B3">
      <w:pPr>
        <w:rPr/>
      </w:pPr>
      <w:r w:rsidDel="00000000" w:rsidR="00000000" w:rsidRPr="00000000">
        <w:rPr>
          <w:rtl w:val="0"/>
        </w:rPr>
        <w:t xml:space="preserve">  resource_id     BIGINT UNSIGNED NOT NULL,</w:t>
      </w:r>
    </w:p>
    <w:p w:rsidR="00000000" w:rsidDel="00000000" w:rsidP="00000000" w:rsidRDefault="00000000" w:rsidRPr="00000000" w14:paraId="000006B4">
      <w:pPr>
        <w:rPr/>
      </w:pPr>
      <w:r w:rsidDel="00000000" w:rsidR="00000000" w:rsidRPr="00000000">
        <w:rPr>
          <w:rtl w:val="0"/>
        </w:rPr>
        <w:t xml:space="preserve">  price_unit      ENUM('HOUR','DAY','MONTH') NOT NULL DEFAULT 'HOUR',</w:t>
      </w:r>
    </w:p>
    <w:p w:rsidR="00000000" w:rsidDel="00000000" w:rsidP="00000000" w:rsidRDefault="00000000" w:rsidRPr="00000000" w14:paraId="000006B5">
      <w:pPr>
        <w:rPr/>
      </w:pPr>
      <w:r w:rsidDel="00000000" w:rsidR="00000000" w:rsidRPr="00000000">
        <w:rPr>
          <w:rtl w:val="0"/>
        </w:rPr>
        <w:t xml:space="preserve">  amount          DECIMAL(15,2) NOT NULL,</w:t>
      </w:r>
    </w:p>
    <w:p w:rsidR="00000000" w:rsidDel="00000000" w:rsidP="00000000" w:rsidRDefault="00000000" w:rsidRPr="00000000" w14:paraId="000006B6">
      <w:pPr>
        <w:rPr/>
      </w:pPr>
      <w:r w:rsidDel="00000000" w:rsidR="00000000" w:rsidRPr="00000000">
        <w:rPr>
          <w:rtl w:val="0"/>
        </w:rPr>
        <w:t xml:space="preserve">  currency        CHAR(3)      NOT NULL DEFAULT 'VND',</w:t>
      </w:r>
    </w:p>
    <w:p w:rsidR="00000000" w:rsidDel="00000000" w:rsidP="00000000" w:rsidRDefault="00000000" w:rsidRPr="00000000" w14:paraId="000006B7">
      <w:pPr>
        <w:rPr/>
      </w:pPr>
      <w:r w:rsidDel="00000000" w:rsidR="00000000" w:rsidRPr="00000000">
        <w:rPr>
          <w:rtl w:val="0"/>
        </w:rPr>
        <w:t xml:space="preserve">  effective_from  DATE         NOT NULL,</w:t>
      </w:r>
    </w:p>
    <w:p w:rsidR="00000000" w:rsidDel="00000000" w:rsidP="00000000" w:rsidRDefault="00000000" w:rsidRPr="00000000" w14:paraId="000006B8">
      <w:pPr>
        <w:rPr/>
      </w:pPr>
      <w:r w:rsidDel="00000000" w:rsidR="00000000" w:rsidRPr="00000000">
        <w:rPr>
          <w:rtl w:val="0"/>
        </w:rPr>
        <w:t xml:space="preserve">  effective_to    DATE         NULL,</w:t>
      </w:r>
    </w:p>
    <w:p w:rsidR="00000000" w:rsidDel="00000000" w:rsidP="00000000" w:rsidRDefault="00000000" w:rsidRPr="00000000" w14:paraId="000006B9">
      <w:pPr>
        <w:rPr/>
      </w:pPr>
      <w:r w:rsidDel="00000000" w:rsidR="00000000" w:rsidRPr="00000000">
        <w:rPr>
          <w:rtl w:val="0"/>
        </w:rPr>
        <w:t xml:space="preserve">  is_active       TINYINT(1)   NOT NULL DEFAULT 1,</w:t>
      </w:r>
    </w:p>
    <w:p w:rsidR="00000000" w:rsidDel="00000000" w:rsidP="00000000" w:rsidRDefault="00000000" w:rsidRPr="00000000" w14:paraId="000006BA">
      <w:pPr>
        <w:rPr/>
      </w:pPr>
      <w:r w:rsidDel="00000000" w:rsidR="00000000" w:rsidRPr="00000000">
        <w:rPr>
          <w:rtl w:val="0"/>
        </w:rPr>
        <w:t xml:space="preserve">  updated_by      BIGINT UNSIGNED NULL,</w:t>
      </w:r>
    </w:p>
    <w:p w:rsidR="00000000" w:rsidDel="00000000" w:rsidP="00000000" w:rsidRDefault="00000000" w:rsidRPr="00000000" w14:paraId="000006BB">
      <w:pPr>
        <w:rPr/>
      </w:pPr>
      <w:r w:rsidDel="00000000" w:rsidR="00000000" w:rsidRPr="00000000">
        <w:rPr>
          <w:rtl w:val="0"/>
        </w:rPr>
        <w:t xml:space="preserve">  created_at      DATETIME(3)  NOT NULL DEFAULT CURRENT_TIMESTAMP(3),</w:t>
      </w:r>
    </w:p>
    <w:p w:rsidR="00000000" w:rsidDel="00000000" w:rsidP="00000000" w:rsidRDefault="00000000" w:rsidRPr="00000000" w14:paraId="000006BC">
      <w:pPr>
        <w:rPr/>
      </w:pPr>
      <w:r w:rsidDel="00000000" w:rsidR="00000000" w:rsidRPr="00000000">
        <w:rPr>
          <w:rtl w:val="0"/>
        </w:rPr>
        <w:t xml:space="preserve">  updated_at      DATETIME(3)  NOT NULL DEFAULT CURRENT_TIMESTAMP(3) ON UPDATE CURRENT_TIMESTAMP(3),</w:t>
      </w:r>
    </w:p>
    <w:p w:rsidR="00000000" w:rsidDel="00000000" w:rsidP="00000000" w:rsidRDefault="00000000" w:rsidRPr="00000000" w14:paraId="000006BD">
      <w:pPr>
        <w:rPr/>
      </w:pPr>
      <w:r w:rsidDel="00000000" w:rsidR="00000000" w:rsidRPr="00000000">
        <w:rPr>
          <w:rtl w:val="0"/>
        </w:rPr>
        <w:t xml:space="preserve">  PRIMARY KEY (id),</w:t>
      </w:r>
    </w:p>
    <w:p w:rsidR="00000000" w:rsidDel="00000000" w:rsidP="00000000" w:rsidRDefault="00000000" w:rsidRPr="00000000" w14:paraId="000006BE">
      <w:pPr>
        <w:rPr/>
      </w:pPr>
      <w:r w:rsidDel="00000000" w:rsidR="00000000" w:rsidRPr="00000000">
        <w:rPr>
          <w:rtl w:val="0"/>
        </w:rPr>
        <w:t xml:space="preserve">  UNIQUE KEY uk_rp_resource_unit_from (resource_id, price_unit, effective_from),</w:t>
      </w:r>
    </w:p>
    <w:p w:rsidR="00000000" w:rsidDel="00000000" w:rsidP="00000000" w:rsidRDefault="00000000" w:rsidRPr="00000000" w14:paraId="000006BF">
      <w:pPr>
        <w:rPr/>
      </w:pPr>
      <w:r w:rsidDel="00000000" w:rsidR="00000000" w:rsidRPr="00000000">
        <w:rPr>
          <w:rtl w:val="0"/>
        </w:rPr>
        <w:t xml:space="preserve">  KEY idx_rp_active (resource_id, is_active, price_unit),</w:t>
      </w:r>
    </w:p>
    <w:p w:rsidR="00000000" w:rsidDel="00000000" w:rsidP="00000000" w:rsidRDefault="00000000" w:rsidRPr="00000000" w14:paraId="000006C0">
      <w:pPr>
        <w:rPr/>
      </w:pPr>
      <w:r w:rsidDel="00000000" w:rsidR="00000000" w:rsidRPr="00000000">
        <w:rPr>
          <w:rtl w:val="0"/>
        </w:rPr>
        <w:t xml:space="preserve">  CONSTRAINT fk_rp_resource FOREIGN KEY (resource_id) REFERENCES workspace_resource (id) ON DELETE CASCADE,</w:t>
      </w:r>
    </w:p>
    <w:p w:rsidR="00000000" w:rsidDel="00000000" w:rsidP="00000000" w:rsidRDefault="00000000" w:rsidRPr="00000000" w14:paraId="000006C1">
      <w:pPr>
        <w:rPr/>
      </w:pPr>
      <w:r w:rsidDel="00000000" w:rsidR="00000000" w:rsidRPr="00000000">
        <w:rPr>
          <w:rtl w:val="0"/>
        </w:rPr>
        <w:t xml:space="preserve">  CONSTRAINT ck_rp_amount CHECK (amount &gt;= 0)</w:t>
      </w:r>
    </w:p>
    <w:p w:rsidR="00000000" w:rsidDel="00000000" w:rsidP="00000000" w:rsidRDefault="00000000" w:rsidRPr="00000000" w14:paraId="000006C2">
      <w:pPr>
        <w:rPr/>
      </w:pPr>
      <w:r w:rsidDel="00000000" w:rsidR="00000000" w:rsidRPr="00000000">
        <w:rPr>
          <w:rtl w:val="0"/>
        </w:rPr>
        <w:t xml:space="preserve">) ENGINE=InnoDB COMMENT='Giá gốc theo chỗ ngồi/phòng, có lịch sử hiệu lực (BR-22).';</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 M15-UC03..UC08</w:t>
      </w:r>
    </w:p>
    <w:p w:rsidR="00000000" w:rsidDel="00000000" w:rsidP="00000000" w:rsidRDefault="00000000" w:rsidRPr="00000000" w14:paraId="000006C5">
      <w:pPr>
        <w:rPr/>
      </w:pPr>
      <w:r w:rsidDel="00000000" w:rsidR="00000000" w:rsidRPr="00000000">
        <w:rPr>
          <w:rtl w:val="0"/>
        </w:rPr>
        <w:t xml:space="preserve">CREATE TABLE pricing_rule (</w:t>
      </w:r>
    </w:p>
    <w:p w:rsidR="00000000" w:rsidDel="00000000" w:rsidP="00000000" w:rsidRDefault="00000000" w:rsidRPr="00000000" w14:paraId="000006C6">
      <w:pPr>
        <w:rPr/>
      </w:pPr>
      <w:r w:rsidDel="00000000" w:rsidR="00000000" w:rsidRPr="00000000">
        <w:rPr>
          <w:rtl w:val="0"/>
        </w:rPr>
        <w:t xml:space="preserve">  id                BIGINT UNSIGNED NOT NULL AUTO_INCREMENT,</w:t>
      </w:r>
    </w:p>
    <w:p w:rsidR="00000000" w:rsidDel="00000000" w:rsidP="00000000" w:rsidRDefault="00000000" w:rsidRPr="00000000" w14:paraId="000006C7">
      <w:pPr>
        <w:rPr/>
      </w:pPr>
      <w:r w:rsidDel="00000000" w:rsidR="00000000" w:rsidRPr="00000000">
        <w:rPr>
          <w:rtl w:val="0"/>
        </w:rPr>
        <w:t xml:space="preserve">  organizer_id      BIGINT UNSIGNED NOT NULL,</w:t>
      </w:r>
    </w:p>
    <w:p w:rsidR="00000000" w:rsidDel="00000000" w:rsidP="00000000" w:rsidRDefault="00000000" w:rsidRPr="00000000" w14:paraId="000006C8">
      <w:pPr>
        <w:rPr/>
      </w:pPr>
      <w:r w:rsidDel="00000000" w:rsidR="00000000" w:rsidRPr="00000000">
        <w:rPr>
          <w:rtl w:val="0"/>
        </w:rPr>
        <w:t xml:space="preserve">  workspace_id      BIGINT UNSIGNED NULL COMMENT 'NULL = áp dụng mọi workspace của Organizer',</w:t>
      </w:r>
    </w:p>
    <w:p w:rsidR="00000000" w:rsidDel="00000000" w:rsidP="00000000" w:rsidRDefault="00000000" w:rsidRPr="00000000" w14:paraId="000006C9">
      <w:pPr>
        <w:rPr/>
      </w:pPr>
      <w:r w:rsidDel="00000000" w:rsidR="00000000" w:rsidRPr="00000000">
        <w:rPr>
          <w:rtl w:val="0"/>
        </w:rPr>
        <w:t xml:space="preserve">  seat_type_id      BIGINT UNSIGNED NULL,</w:t>
      </w:r>
    </w:p>
    <w:p w:rsidR="00000000" w:rsidDel="00000000" w:rsidP="00000000" w:rsidRDefault="00000000" w:rsidRPr="00000000" w14:paraId="000006CA">
      <w:pPr>
        <w:rPr/>
      </w:pPr>
      <w:r w:rsidDel="00000000" w:rsidR="00000000" w:rsidRPr="00000000">
        <w:rPr>
          <w:rtl w:val="0"/>
        </w:rPr>
        <w:t xml:space="preserve">  resource_id       BIGINT UNSIGNED NULL,</w:t>
      </w:r>
    </w:p>
    <w:p w:rsidR="00000000" w:rsidDel="00000000" w:rsidP="00000000" w:rsidRDefault="00000000" w:rsidRPr="00000000" w14:paraId="000006CB">
      <w:pPr>
        <w:rPr/>
      </w:pPr>
      <w:r w:rsidDel="00000000" w:rsidR="00000000" w:rsidRPr="00000000">
        <w:rPr>
          <w:rtl w:val="0"/>
        </w:rPr>
        <w:t xml:space="preserve">  name              VARCHAR(150) NOT NULL,</w:t>
      </w:r>
    </w:p>
    <w:p w:rsidR="00000000" w:rsidDel="00000000" w:rsidP="00000000" w:rsidRDefault="00000000" w:rsidRPr="00000000" w14:paraId="000006CC">
      <w:pPr>
        <w:rPr/>
      </w:pPr>
      <w:r w:rsidDel="00000000" w:rsidR="00000000" w:rsidRPr="00000000">
        <w:rPr>
          <w:rtl w:val="0"/>
        </w:rPr>
        <w:t xml:space="preserve">  description       VARCHAR(500) NULL,</w:t>
      </w:r>
    </w:p>
    <w:p w:rsidR="00000000" w:rsidDel="00000000" w:rsidP="00000000" w:rsidRDefault="00000000" w:rsidRPr="00000000" w14:paraId="000006CD">
      <w:pPr>
        <w:rPr/>
      </w:pPr>
      <w:r w:rsidDel="00000000" w:rsidR="00000000" w:rsidRPr="00000000">
        <w:rPr>
          <w:rtl w:val="0"/>
        </w:rPr>
        <w:t xml:space="preserve">  -- Điều kiện áp dụng</w:t>
      </w:r>
    </w:p>
    <w:p w:rsidR="00000000" w:rsidDel="00000000" w:rsidP="00000000" w:rsidRDefault="00000000" w:rsidRPr="00000000" w14:paraId="000006CE">
      <w:pPr>
        <w:rPr/>
      </w:pPr>
      <w:r w:rsidDel="00000000" w:rsidR="00000000" w:rsidRPr="00000000">
        <w:rPr>
          <w:rtl w:val="0"/>
        </w:rPr>
        <w:t xml:space="preserve">  day_of_week_mask  TINYINT UNSIGNED NULL COMMENT 'Bitmask 0b1111111, NULL = mọi ngày',</w:t>
      </w:r>
    </w:p>
    <w:p w:rsidR="00000000" w:rsidDel="00000000" w:rsidP="00000000" w:rsidRDefault="00000000" w:rsidRPr="00000000" w14:paraId="000006CF">
      <w:pPr>
        <w:rPr/>
      </w:pPr>
      <w:r w:rsidDel="00000000" w:rsidR="00000000" w:rsidRPr="00000000">
        <w:rPr>
          <w:rtl w:val="0"/>
        </w:rPr>
        <w:t xml:space="preserve">  time_from         TIME         NULL,</w:t>
      </w:r>
    </w:p>
    <w:p w:rsidR="00000000" w:rsidDel="00000000" w:rsidP="00000000" w:rsidRDefault="00000000" w:rsidRPr="00000000" w14:paraId="000006D0">
      <w:pPr>
        <w:rPr/>
      </w:pPr>
      <w:r w:rsidDel="00000000" w:rsidR="00000000" w:rsidRPr="00000000">
        <w:rPr>
          <w:rtl w:val="0"/>
        </w:rPr>
        <w:t xml:space="preserve">  time_to           TIME         NULL,</w:t>
      </w:r>
    </w:p>
    <w:p w:rsidR="00000000" w:rsidDel="00000000" w:rsidP="00000000" w:rsidRDefault="00000000" w:rsidRPr="00000000" w14:paraId="000006D1">
      <w:pPr>
        <w:rPr/>
      </w:pPr>
      <w:r w:rsidDel="00000000" w:rsidR="00000000" w:rsidRPr="00000000">
        <w:rPr>
          <w:rtl w:val="0"/>
        </w:rPr>
        <w:t xml:space="preserve">  date_from         DATE         NULL,</w:t>
      </w:r>
    </w:p>
    <w:p w:rsidR="00000000" w:rsidDel="00000000" w:rsidP="00000000" w:rsidRDefault="00000000" w:rsidRPr="00000000" w14:paraId="000006D2">
      <w:pPr>
        <w:rPr/>
      </w:pPr>
      <w:r w:rsidDel="00000000" w:rsidR="00000000" w:rsidRPr="00000000">
        <w:rPr>
          <w:rtl w:val="0"/>
        </w:rPr>
        <w:t xml:space="preserve">  date_to           DATE         NULL,</w:t>
      </w:r>
    </w:p>
    <w:p w:rsidR="00000000" w:rsidDel="00000000" w:rsidP="00000000" w:rsidRDefault="00000000" w:rsidRPr="00000000" w14:paraId="000006D3">
      <w:pPr>
        <w:rPr/>
      </w:pPr>
      <w:r w:rsidDel="00000000" w:rsidR="00000000" w:rsidRPr="00000000">
        <w:rPr>
          <w:rtl w:val="0"/>
        </w:rPr>
        <w:t xml:space="preserve">  min_duration_minutes INT UNSIGNED NULL,</w:t>
      </w:r>
    </w:p>
    <w:p w:rsidR="00000000" w:rsidDel="00000000" w:rsidP="00000000" w:rsidRDefault="00000000" w:rsidRPr="00000000" w14:paraId="000006D4">
      <w:pPr>
        <w:rPr/>
      </w:pPr>
      <w:r w:rsidDel="00000000" w:rsidR="00000000" w:rsidRPr="00000000">
        <w:rPr>
          <w:rtl w:val="0"/>
        </w:rPr>
        <w:t xml:space="preserve">  max_duration_minutes INT UNSIGNED NULL,</w:t>
      </w:r>
    </w:p>
    <w:p w:rsidR="00000000" w:rsidDel="00000000" w:rsidP="00000000" w:rsidRDefault="00000000" w:rsidRPr="00000000" w14:paraId="000006D5">
      <w:pPr>
        <w:rPr/>
      </w:pPr>
      <w:r w:rsidDel="00000000" w:rsidR="00000000" w:rsidRPr="00000000">
        <w:rPr>
          <w:rtl w:val="0"/>
        </w:rPr>
        <w:t xml:space="preserve">  -- Điều chỉnh giá</w:t>
      </w:r>
    </w:p>
    <w:p w:rsidR="00000000" w:rsidDel="00000000" w:rsidP="00000000" w:rsidRDefault="00000000" w:rsidRPr="00000000" w14:paraId="000006D6">
      <w:pPr>
        <w:rPr/>
      </w:pPr>
      <w:r w:rsidDel="00000000" w:rsidR="00000000" w:rsidRPr="00000000">
        <w:rPr>
          <w:rtl w:val="0"/>
        </w:rPr>
        <w:t xml:space="preserve">  adjustment_type   ENUM('PERCENT_INCREASE','PERCENT_DECREASE','FIXED_INCREASE','FIXED_DECREASE','OVERRIDE') NOT NULL,</w:t>
      </w:r>
    </w:p>
    <w:p w:rsidR="00000000" w:rsidDel="00000000" w:rsidP="00000000" w:rsidRDefault="00000000" w:rsidRPr="00000000" w14:paraId="000006D7">
      <w:pPr>
        <w:rPr/>
      </w:pPr>
      <w:r w:rsidDel="00000000" w:rsidR="00000000" w:rsidRPr="00000000">
        <w:rPr>
          <w:rtl w:val="0"/>
        </w:rPr>
        <w:t xml:space="preserve">  adjustment_value  DECIMAL(15,2) NOT NULL,</w:t>
      </w:r>
    </w:p>
    <w:p w:rsidR="00000000" w:rsidDel="00000000" w:rsidP="00000000" w:rsidRDefault="00000000" w:rsidRPr="00000000" w14:paraId="000006D8">
      <w:pPr>
        <w:rPr/>
      </w:pPr>
      <w:r w:rsidDel="00000000" w:rsidR="00000000" w:rsidRPr="00000000">
        <w:rPr>
          <w:rtl w:val="0"/>
        </w:rPr>
        <w:t xml:space="preserve">  priority          SMALLINT UNSIGNED NOT NULL DEFAULT 100 COMMENT 'Số nhỏ áp trước',</w:t>
      </w:r>
    </w:p>
    <w:p w:rsidR="00000000" w:rsidDel="00000000" w:rsidP="00000000" w:rsidRDefault="00000000" w:rsidRPr="00000000" w14:paraId="000006D9">
      <w:pPr>
        <w:rPr/>
      </w:pPr>
      <w:r w:rsidDel="00000000" w:rsidR="00000000" w:rsidRPr="00000000">
        <w:rPr>
          <w:rtl w:val="0"/>
        </w:rPr>
        <w:t xml:space="preserve">  is_active         TINYINT(1)   NOT NULL DEFAULT 1,</w:t>
      </w:r>
    </w:p>
    <w:p w:rsidR="00000000" w:rsidDel="00000000" w:rsidP="00000000" w:rsidRDefault="00000000" w:rsidRPr="00000000" w14:paraId="000006DA">
      <w:pPr>
        <w:rPr/>
      </w:pPr>
      <w:r w:rsidDel="00000000" w:rsidR="00000000" w:rsidRPr="00000000">
        <w:rPr>
          <w:rtl w:val="0"/>
        </w:rPr>
        <w:t xml:space="preserve">  created_at        DATETIME(3)  NOT NULL DEFAULT CURRENT_TIMESTAMP(3),</w:t>
      </w:r>
    </w:p>
    <w:p w:rsidR="00000000" w:rsidDel="00000000" w:rsidP="00000000" w:rsidRDefault="00000000" w:rsidRPr="00000000" w14:paraId="000006DB">
      <w:pPr>
        <w:rPr/>
      </w:pPr>
      <w:r w:rsidDel="00000000" w:rsidR="00000000" w:rsidRPr="00000000">
        <w:rPr>
          <w:rtl w:val="0"/>
        </w:rPr>
        <w:t xml:space="preserve">  updated_at        DATETIME(3)  NOT NULL DEFAULT CURRENT_TIMESTAMP(3) ON UPDATE CURRENT_TIMESTAMP(3),</w:t>
      </w:r>
    </w:p>
    <w:p w:rsidR="00000000" w:rsidDel="00000000" w:rsidP="00000000" w:rsidRDefault="00000000" w:rsidRPr="00000000" w14:paraId="000006DC">
      <w:pPr>
        <w:rPr/>
      </w:pPr>
      <w:r w:rsidDel="00000000" w:rsidR="00000000" w:rsidRPr="00000000">
        <w:rPr>
          <w:rtl w:val="0"/>
        </w:rPr>
        <w:t xml:space="preserve">  deleted_at        DATETIME(3)  NULL,</w:t>
      </w:r>
    </w:p>
    <w:p w:rsidR="00000000" w:rsidDel="00000000" w:rsidP="00000000" w:rsidRDefault="00000000" w:rsidRPr="00000000" w14:paraId="000006DD">
      <w:pPr>
        <w:rPr/>
      </w:pPr>
      <w:r w:rsidDel="00000000" w:rsidR="00000000" w:rsidRPr="00000000">
        <w:rPr>
          <w:rtl w:val="0"/>
        </w:rPr>
        <w:t xml:space="preserve">  PRIMARY KEY (id),</w:t>
      </w:r>
    </w:p>
    <w:p w:rsidR="00000000" w:rsidDel="00000000" w:rsidP="00000000" w:rsidRDefault="00000000" w:rsidRPr="00000000" w14:paraId="000006DE">
      <w:pPr>
        <w:rPr/>
      </w:pPr>
      <w:r w:rsidDel="00000000" w:rsidR="00000000" w:rsidRPr="00000000">
        <w:rPr>
          <w:rtl w:val="0"/>
        </w:rPr>
        <w:t xml:space="preserve">  KEY idx_pr_scope (organizer_id, workspace_id, is_active),</w:t>
      </w:r>
    </w:p>
    <w:p w:rsidR="00000000" w:rsidDel="00000000" w:rsidP="00000000" w:rsidRDefault="00000000" w:rsidRPr="00000000" w14:paraId="000006DF">
      <w:pPr>
        <w:rPr/>
      </w:pPr>
      <w:r w:rsidDel="00000000" w:rsidR="00000000" w:rsidRPr="00000000">
        <w:rPr>
          <w:rtl w:val="0"/>
        </w:rPr>
        <w:t xml:space="preserve">  KEY idx_pr_effective (is_active, date_from, date_to),</w:t>
      </w:r>
    </w:p>
    <w:p w:rsidR="00000000" w:rsidDel="00000000" w:rsidP="00000000" w:rsidRDefault="00000000" w:rsidRPr="00000000" w14:paraId="000006E0">
      <w:pPr>
        <w:rPr/>
      </w:pPr>
      <w:r w:rsidDel="00000000" w:rsidR="00000000" w:rsidRPr="00000000">
        <w:rPr>
          <w:rtl w:val="0"/>
        </w:rPr>
        <w:t xml:space="preserve">  CONSTRAINT fk_pr_organizer FOREIGN KEY (organizer_id) REFERENCES organizer_profile (id)  ON DELETE CASCADE,</w:t>
      </w:r>
    </w:p>
    <w:p w:rsidR="00000000" w:rsidDel="00000000" w:rsidP="00000000" w:rsidRDefault="00000000" w:rsidRPr="00000000" w14:paraId="000006E1">
      <w:pPr>
        <w:rPr/>
      </w:pPr>
      <w:r w:rsidDel="00000000" w:rsidR="00000000" w:rsidRPr="00000000">
        <w:rPr>
          <w:rtl w:val="0"/>
        </w:rPr>
        <w:t xml:space="preserve">  CONSTRAINT fk_pr_ws        FOREIGN KEY (workspace_id) REFERENCES workspace (id)          ON DELETE CASCADE,</w:t>
      </w:r>
    </w:p>
    <w:p w:rsidR="00000000" w:rsidDel="00000000" w:rsidP="00000000" w:rsidRDefault="00000000" w:rsidRPr="00000000" w14:paraId="000006E2">
      <w:pPr>
        <w:rPr/>
      </w:pPr>
      <w:r w:rsidDel="00000000" w:rsidR="00000000" w:rsidRPr="00000000">
        <w:rPr>
          <w:rtl w:val="0"/>
        </w:rPr>
        <w:t xml:space="preserve">  CONSTRAINT fk_pr_seattype  FOREIGN KEY (seat_type_id) REFERENCES seat_type (id)          ON DELETE CASCADE,</w:t>
      </w:r>
    </w:p>
    <w:p w:rsidR="00000000" w:rsidDel="00000000" w:rsidP="00000000" w:rsidRDefault="00000000" w:rsidRPr="00000000" w14:paraId="000006E3">
      <w:pPr>
        <w:rPr/>
      </w:pPr>
      <w:r w:rsidDel="00000000" w:rsidR="00000000" w:rsidRPr="00000000">
        <w:rPr>
          <w:rtl w:val="0"/>
        </w:rPr>
        <w:t xml:space="preserve">  CONSTRAINT fk_pr_resource  FOREIGN KEY (resource_id)  REFERENCES workspace_resource (id) ON DELETE CASCADE</w:t>
      </w:r>
    </w:p>
    <w:p w:rsidR="00000000" w:rsidDel="00000000" w:rsidP="00000000" w:rsidRDefault="00000000" w:rsidRPr="00000000" w14:paraId="000006E4">
      <w:pPr>
        <w:rPr/>
      </w:pPr>
      <w:r w:rsidDel="00000000" w:rsidR="00000000" w:rsidRPr="00000000">
        <w:rPr>
          <w:rtl w:val="0"/>
        </w:rPr>
        <w:t xml:space="preserve">) ENGINE=InnoDB COMMENT='Quy tắc điều chỉnh giá theo giờ/ngày/mùa (M15-UC03..UC08).';</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 M15-UC09..UC15</w:t>
      </w:r>
    </w:p>
    <w:p w:rsidR="00000000" w:rsidDel="00000000" w:rsidP="00000000" w:rsidRDefault="00000000" w:rsidRPr="00000000" w14:paraId="000006E7">
      <w:pPr>
        <w:rPr/>
      </w:pPr>
      <w:r w:rsidDel="00000000" w:rsidR="00000000" w:rsidRPr="00000000">
        <w:rPr>
          <w:rtl w:val="0"/>
        </w:rPr>
        <w:t xml:space="preserve">CREATE TABLE membership_plan (</w:t>
      </w:r>
    </w:p>
    <w:p w:rsidR="00000000" w:rsidDel="00000000" w:rsidP="00000000" w:rsidRDefault="00000000" w:rsidRPr="00000000" w14:paraId="000006E8">
      <w:pPr>
        <w:rPr/>
      </w:pPr>
      <w:r w:rsidDel="00000000" w:rsidR="00000000" w:rsidRPr="00000000">
        <w:rPr>
          <w:rtl w:val="0"/>
        </w:rPr>
        <w:t xml:space="preserve">  id                BIGINT UNSIGNED NOT NULL AUTO_INCREMENT,</w:t>
      </w:r>
    </w:p>
    <w:p w:rsidR="00000000" w:rsidDel="00000000" w:rsidP="00000000" w:rsidRDefault="00000000" w:rsidRPr="00000000" w14:paraId="000006E9">
      <w:pPr>
        <w:rPr/>
      </w:pPr>
      <w:r w:rsidDel="00000000" w:rsidR="00000000" w:rsidRPr="00000000">
        <w:rPr>
          <w:rtl w:val="0"/>
        </w:rPr>
        <w:t xml:space="preserve">  organizer_id      BIGINT UNSIGNED NOT NULL,</w:t>
      </w:r>
    </w:p>
    <w:p w:rsidR="00000000" w:rsidDel="00000000" w:rsidP="00000000" w:rsidRDefault="00000000" w:rsidRPr="00000000" w14:paraId="000006EA">
      <w:pPr>
        <w:rPr/>
      </w:pPr>
      <w:r w:rsidDel="00000000" w:rsidR="00000000" w:rsidRPr="00000000">
        <w:rPr>
          <w:rtl w:val="0"/>
        </w:rPr>
        <w:t xml:space="preserve">  workspace_id      BIGINT UNSIGNED NULL COMMENT 'NULL = dùng cho mọi workspace của Organizer',</w:t>
      </w:r>
    </w:p>
    <w:p w:rsidR="00000000" w:rsidDel="00000000" w:rsidP="00000000" w:rsidRDefault="00000000" w:rsidRPr="00000000" w14:paraId="000006EB">
      <w:pPr>
        <w:rPr/>
      </w:pPr>
      <w:r w:rsidDel="00000000" w:rsidR="00000000" w:rsidRPr="00000000">
        <w:rPr>
          <w:rtl w:val="0"/>
        </w:rPr>
        <w:t xml:space="preserve">  code              VARCHAR(50)  NOT NULL,</w:t>
      </w:r>
    </w:p>
    <w:p w:rsidR="00000000" w:rsidDel="00000000" w:rsidP="00000000" w:rsidRDefault="00000000" w:rsidRPr="00000000" w14:paraId="000006EC">
      <w:pPr>
        <w:rPr/>
      </w:pPr>
      <w:r w:rsidDel="00000000" w:rsidR="00000000" w:rsidRPr="00000000">
        <w:rPr>
          <w:rtl w:val="0"/>
        </w:rPr>
        <w:t xml:space="preserve">  name              VARCHAR(150) NOT NULL,</w:t>
      </w:r>
    </w:p>
    <w:p w:rsidR="00000000" w:rsidDel="00000000" w:rsidP="00000000" w:rsidRDefault="00000000" w:rsidRPr="00000000" w14:paraId="000006ED">
      <w:pPr>
        <w:rPr/>
      </w:pPr>
      <w:r w:rsidDel="00000000" w:rsidR="00000000" w:rsidRPr="00000000">
        <w:rPr>
          <w:rtl w:val="0"/>
        </w:rPr>
        <w:t xml:space="preserve">  description       TEXT         NULL,</w:t>
      </w:r>
    </w:p>
    <w:p w:rsidR="00000000" w:rsidDel="00000000" w:rsidP="00000000" w:rsidRDefault="00000000" w:rsidRPr="00000000" w14:paraId="000006EE">
      <w:pPr>
        <w:rPr/>
      </w:pPr>
      <w:r w:rsidDel="00000000" w:rsidR="00000000" w:rsidRPr="00000000">
        <w:rPr>
          <w:rtl w:val="0"/>
        </w:rPr>
        <w:t xml:space="preserve">  price             DECIMAL(15,2) NOT NULL,</w:t>
      </w:r>
    </w:p>
    <w:p w:rsidR="00000000" w:rsidDel="00000000" w:rsidP="00000000" w:rsidRDefault="00000000" w:rsidRPr="00000000" w14:paraId="000006EF">
      <w:pPr>
        <w:rPr/>
      </w:pPr>
      <w:r w:rsidDel="00000000" w:rsidR="00000000" w:rsidRPr="00000000">
        <w:rPr>
          <w:rtl w:val="0"/>
        </w:rPr>
        <w:t xml:space="preserve">  currency          CHAR(3)      NOT NULL DEFAULT 'VND',</w:t>
      </w:r>
    </w:p>
    <w:p w:rsidR="00000000" w:rsidDel="00000000" w:rsidP="00000000" w:rsidRDefault="00000000" w:rsidRPr="00000000" w14:paraId="000006F0">
      <w:pPr>
        <w:rPr/>
      </w:pPr>
      <w:r w:rsidDel="00000000" w:rsidR="00000000" w:rsidRPr="00000000">
        <w:rPr>
          <w:rtl w:val="0"/>
        </w:rPr>
        <w:t xml:space="preserve">  billing_period    ENUM('MONTHLY','QUARTERLY','YEARLY') NOT NULL DEFAULT 'MONTHLY',</w:t>
      </w:r>
    </w:p>
    <w:p w:rsidR="00000000" w:rsidDel="00000000" w:rsidP="00000000" w:rsidRDefault="00000000" w:rsidRPr="00000000" w14:paraId="000006F1">
      <w:pPr>
        <w:rPr/>
      </w:pPr>
      <w:r w:rsidDel="00000000" w:rsidR="00000000" w:rsidRPr="00000000">
        <w:rPr>
          <w:rtl w:val="0"/>
        </w:rPr>
        <w:t xml:space="preserve">  duration_days     SMALLINT UNSIGNED NOT NULL DEFAULT 30,</w:t>
      </w:r>
    </w:p>
    <w:p w:rsidR="00000000" w:rsidDel="00000000" w:rsidP="00000000" w:rsidRDefault="00000000" w:rsidRPr="00000000" w14:paraId="000006F2">
      <w:pPr>
        <w:rPr/>
      </w:pPr>
      <w:r w:rsidDel="00000000" w:rsidR="00000000" w:rsidRPr="00000000">
        <w:rPr>
          <w:rtl w:val="0"/>
        </w:rPr>
        <w:t xml:space="preserve">  max_subscribers   INT UNSIGNED NULL,</w:t>
      </w:r>
    </w:p>
    <w:p w:rsidR="00000000" w:rsidDel="00000000" w:rsidP="00000000" w:rsidRDefault="00000000" w:rsidRPr="00000000" w14:paraId="000006F3">
      <w:pPr>
        <w:rPr/>
      </w:pPr>
      <w:r w:rsidDel="00000000" w:rsidR="00000000" w:rsidRPr="00000000">
        <w:rPr>
          <w:rtl w:val="0"/>
        </w:rPr>
        <w:t xml:space="preserve">  current_subscribers INT UNSIGNED NOT NULL DEFAULT 0,</w:t>
      </w:r>
    </w:p>
    <w:p w:rsidR="00000000" w:rsidDel="00000000" w:rsidP="00000000" w:rsidRDefault="00000000" w:rsidRPr="00000000" w14:paraId="000006F4">
      <w:pPr>
        <w:rPr/>
      </w:pPr>
      <w:r w:rsidDel="00000000" w:rsidR="00000000" w:rsidRPr="00000000">
        <w:rPr>
          <w:rtl w:val="0"/>
        </w:rPr>
        <w:t xml:space="preserve">  is_active         TINYINT(1)   NOT NULL DEFAULT 0 COMMENT 'M15-UC14/UC15',</w:t>
      </w:r>
    </w:p>
    <w:p w:rsidR="00000000" w:rsidDel="00000000" w:rsidP="00000000" w:rsidRDefault="00000000" w:rsidRPr="00000000" w14:paraId="000006F5">
      <w:pPr>
        <w:rPr/>
      </w:pPr>
      <w:r w:rsidDel="00000000" w:rsidR="00000000" w:rsidRPr="00000000">
        <w:rPr>
          <w:rtl w:val="0"/>
        </w:rPr>
        <w:t xml:space="preserve">  display_order     SMALLINT UNSIGNED NOT NULL DEFAULT 0,</w:t>
      </w:r>
    </w:p>
    <w:p w:rsidR="00000000" w:rsidDel="00000000" w:rsidP="00000000" w:rsidRDefault="00000000" w:rsidRPr="00000000" w14:paraId="000006F6">
      <w:pPr>
        <w:rPr/>
      </w:pPr>
      <w:r w:rsidDel="00000000" w:rsidR="00000000" w:rsidRPr="00000000">
        <w:rPr>
          <w:rtl w:val="0"/>
        </w:rPr>
        <w:t xml:space="preserve">  version           INT UNSIGNED NOT NULL DEFAULT 0,</w:t>
      </w:r>
    </w:p>
    <w:p w:rsidR="00000000" w:rsidDel="00000000" w:rsidP="00000000" w:rsidRDefault="00000000" w:rsidRPr="00000000" w14:paraId="000006F7">
      <w:pPr>
        <w:rPr/>
      </w:pPr>
      <w:r w:rsidDel="00000000" w:rsidR="00000000" w:rsidRPr="00000000">
        <w:rPr>
          <w:rtl w:val="0"/>
        </w:rPr>
        <w:t xml:space="preserve">  created_at        DATETIME(3)  NOT NULL DEFAULT CURRENT_TIMESTAMP(3),</w:t>
      </w:r>
    </w:p>
    <w:p w:rsidR="00000000" w:rsidDel="00000000" w:rsidP="00000000" w:rsidRDefault="00000000" w:rsidRPr="00000000" w14:paraId="000006F8">
      <w:pPr>
        <w:rPr/>
      </w:pPr>
      <w:r w:rsidDel="00000000" w:rsidR="00000000" w:rsidRPr="00000000">
        <w:rPr>
          <w:rtl w:val="0"/>
        </w:rPr>
        <w:t xml:space="preserve">  updated_at        DATETIME(3)  NOT NULL DEFAULT CURRENT_TIMESTAMP(3) ON UPDATE CURRENT_TIMESTAMP(3),</w:t>
      </w:r>
    </w:p>
    <w:p w:rsidR="00000000" w:rsidDel="00000000" w:rsidP="00000000" w:rsidRDefault="00000000" w:rsidRPr="00000000" w14:paraId="000006F9">
      <w:pPr>
        <w:rPr/>
      </w:pPr>
      <w:r w:rsidDel="00000000" w:rsidR="00000000" w:rsidRPr="00000000">
        <w:rPr>
          <w:rtl w:val="0"/>
        </w:rPr>
        <w:t xml:space="preserve">  deleted_at        DATETIME(3)  NULL,</w:t>
      </w:r>
    </w:p>
    <w:p w:rsidR="00000000" w:rsidDel="00000000" w:rsidP="00000000" w:rsidRDefault="00000000" w:rsidRPr="00000000" w14:paraId="000006FA">
      <w:pPr>
        <w:rPr/>
      </w:pPr>
      <w:r w:rsidDel="00000000" w:rsidR="00000000" w:rsidRPr="00000000">
        <w:rPr>
          <w:rtl w:val="0"/>
        </w:rPr>
        <w:t xml:space="preserve">  PRIMARY KEY (id),</w:t>
      </w:r>
    </w:p>
    <w:p w:rsidR="00000000" w:rsidDel="00000000" w:rsidP="00000000" w:rsidRDefault="00000000" w:rsidRPr="00000000" w14:paraId="000006FB">
      <w:pPr>
        <w:rPr/>
      </w:pPr>
      <w:r w:rsidDel="00000000" w:rsidR="00000000" w:rsidRPr="00000000">
        <w:rPr>
          <w:rtl w:val="0"/>
        </w:rPr>
        <w:t xml:space="preserve">  UNIQUE KEY uk_mp_org_code (organizer_id, code),</w:t>
      </w:r>
    </w:p>
    <w:p w:rsidR="00000000" w:rsidDel="00000000" w:rsidP="00000000" w:rsidRDefault="00000000" w:rsidRPr="00000000" w14:paraId="000006FC">
      <w:pPr>
        <w:rPr/>
      </w:pPr>
      <w:r w:rsidDel="00000000" w:rsidR="00000000" w:rsidRPr="00000000">
        <w:rPr>
          <w:rtl w:val="0"/>
        </w:rPr>
        <w:t xml:space="preserve">  KEY idx_mp_active (is_active, organizer_id),</w:t>
      </w:r>
    </w:p>
    <w:p w:rsidR="00000000" w:rsidDel="00000000" w:rsidP="00000000" w:rsidRDefault="00000000" w:rsidRPr="00000000" w14:paraId="000006FD">
      <w:pPr>
        <w:rPr/>
      </w:pPr>
      <w:r w:rsidDel="00000000" w:rsidR="00000000" w:rsidRPr="00000000">
        <w:rPr>
          <w:rtl w:val="0"/>
        </w:rPr>
        <w:t xml:space="preserve">  CONSTRAINT fk_mp_organizer FOREIGN KEY (organizer_id) REFERENCES organizer_profile (id) ON DELETE CASCADE,</w:t>
      </w:r>
    </w:p>
    <w:p w:rsidR="00000000" w:rsidDel="00000000" w:rsidP="00000000" w:rsidRDefault="00000000" w:rsidRPr="00000000" w14:paraId="000006FE">
      <w:pPr>
        <w:rPr/>
      </w:pPr>
      <w:r w:rsidDel="00000000" w:rsidR="00000000" w:rsidRPr="00000000">
        <w:rPr>
          <w:rtl w:val="0"/>
        </w:rPr>
        <w:t xml:space="preserve">  CONSTRAINT fk_mp_ws        FOREIGN KEY (workspace_id) REFERENCES workspace (id)         ON DELETE CASCADE,</w:t>
      </w:r>
    </w:p>
    <w:p w:rsidR="00000000" w:rsidDel="00000000" w:rsidP="00000000" w:rsidRDefault="00000000" w:rsidRPr="00000000" w14:paraId="000006FF">
      <w:pPr>
        <w:rPr/>
      </w:pPr>
      <w:r w:rsidDel="00000000" w:rsidR="00000000" w:rsidRPr="00000000">
        <w:rPr>
          <w:rtl w:val="0"/>
        </w:rPr>
        <w:t xml:space="preserve">  CONSTRAINT ck_mp_price CHECK (price &gt;= 0)</w:t>
      </w:r>
    </w:p>
    <w:p w:rsidR="00000000" w:rsidDel="00000000" w:rsidP="00000000" w:rsidRDefault="00000000" w:rsidRPr="00000000" w14:paraId="00000700">
      <w:pPr>
        <w:rPr/>
      </w:pPr>
      <w:r w:rsidDel="00000000" w:rsidR="00000000" w:rsidRPr="00000000">
        <w:rPr>
          <w:rtl w:val="0"/>
        </w:rPr>
        <w:t xml:space="preserve">) ENGINE=InnoDB COMMENT='Gói hội viên (M15-UC09..UC15).';</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CREATE TABLE membership_benefit (</w:t>
      </w:r>
    </w:p>
    <w:p w:rsidR="00000000" w:rsidDel="00000000" w:rsidP="00000000" w:rsidRDefault="00000000" w:rsidRPr="00000000" w14:paraId="00000703">
      <w:pPr>
        <w:rPr/>
      </w:pPr>
      <w:r w:rsidDel="00000000" w:rsidR="00000000" w:rsidRPr="00000000">
        <w:rPr>
          <w:rtl w:val="0"/>
        </w:rPr>
        <w:t xml:space="preserve">  id            BIGINT UNSIGNED NOT NULL AUTO_INCREMENT,</w:t>
      </w:r>
    </w:p>
    <w:p w:rsidR="00000000" w:rsidDel="00000000" w:rsidP="00000000" w:rsidRDefault="00000000" w:rsidRPr="00000000" w14:paraId="00000704">
      <w:pPr>
        <w:rPr/>
      </w:pPr>
      <w:r w:rsidDel="00000000" w:rsidR="00000000" w:rsidRPr="00000000">
        <w:rPr>
          <w:rtl w:val="0"/>
        </w:rPr>
        <w:t xml:space="preserve">  plan_id       BIGINT UNSIGNED NOT NULL,</w:t>
      </w:r>
    </w:p>
    <w:p w:rsidR="00000000" w:rsidDel="00000000" w:rsidP="00000000" w:rsidRDefault="00000000" w:rsidRPr="00000000" w14:paraId="00000705">
      <w:pPr>
        <w:rPr/>
      </w:pPr>
      <w:r w:rsidDel="00000000" w:rsidR="00000000" w:rsidRPr="00000000">
        <w:rPr>
          <w:rtl w:val="0"/>
        </w:rPr>
        <w:t xml:space="preserve">  benefit_type  ENUM('DISCOUNT_PERCENT','DISCOUNT_FIXED','FREE_HOURS','FREE_BOOKINGS','FIXED_SEAT',</w:t>
      </w:r>
    </w:p>
    <w:p w:rsidR="00000000" w:rsidDel="00000000" w:rsidP="00000000" w:rsidRDefault="00000000" w:rsidRPr="00000000" w14:paraId="00000706">
      <w:pPr>
        <w:rPr/>
      </w:pPr>
      <w:r w:rsidDel="00000000" w:rsidR="00000000" w:rsidRPr="00000000">
        <w:rPr>
          <w:rtl w:val="0"/>
        </w:rPr>
        <w:t xml:space="preserve">                     'PRIORITY_BOOKING','FREE_AMENITY','WAIVE_PLATFORM_FEE') NOT NULL,</w:t>
      </w:r>
    </w:p>
    <w:p w:rsidR="00000000" w:rsidDel="00000000" w:rsidP="00000000" w:rsidRDefault="00000000" w:rsidRPr="00000000" w14:paraId="00000707">
      <w:pPr>
        <w:rPr/>
      </w:pPr>
      <w:r w:rsidDel="00000000" w:rsidR="00000000" w:rsidRPr="00000000">
        <w:rPr>
          <w:rtl w:val="0"/>
        </w:rPr>
        <w:t xml:space="preserve">  benefit_value DECIMAL(15,2) NULL,</w:t>
      </w:r>
    </w:p>
    <w:p w:rsidR="00000000" w:rsidDel="00000000" w:rsidP="00000000" w:rsidRDefault="00000000" w:rsidRPr="00000000" w14:paraId="00000708">
      <w:pPr>
        <w:rPr/>
      </w:pPr>
      <w:r w:rsidDel="00000000" w:rsidR="00000000" w:rsidRPr="00000000">
        <w:rPr>
          <w:rtl w:val="0"/>
        </w:rPr>
        <w:t xml:space="preserve">  seat_type_id  BIGINT UNSIGNED NULL COMMENT 'Giới hạn phạm vi quyền lợi',</w:t>
      </w:r>
    </w:p>
    <w:p w:rsidR="00000000" w:rsidDel="00000000" w:rsidP="00000000" w:rsidRDefault="00000000" w:rsidRPr="00000000" w14:paraId="00000709">
      <w:pPr>
        <w:rPr/>
      </w:pPr>
      <w:r w:rsidDel="00000000" w:rsidR="00000000" w:rsidRPr="00000000">
        <w:rPr>
          <w:rtl w:val="0"/>
        </w:rPr>
        <w:t xml:space="preserve">  resource_id   BIGINT UNSIGNED NULL COMMENT 'Chỗ ngồi cố định (FIXED_SEAT)',</w:t>
      </w:r>
    </w:p>
    <w:p w:rsidR="00000000" w:rsidDel="00000000" w:rsidP="00000000" w:rsidRDefault="00000000" w:rsidRPr="00000000" w14:paraId="0000070A">
      <w:pPr>
        <w:rPr/>
      </w:pPr>
      <w:r w:rsidDel="00000000" w:rsidR="00000000" w:rsidRPr="00000000">
        <w:rPr>
          <w:rtl w:val="0"/>
        </w:rPr>
        <w:t xml:space="preserve">  quota_per_period INT UNSIGNED NULL,</w:t>
      </w:r>
    </w:p>
    <w:p w:rsidR="00000000" w:rsidDel="00000000" w:rsidP="00000000" w:rsidRDefault="00000000" w:rsidRPr="00000000" w14:paraId="0000070B">
      <w:pPr>
        <w:rPr/>
      </w:pPr>
      <w:r w:rsidDel="00000000" w:rsidR="00000000" w:rsidRPr="00000000">
        <w:rPr>
          <w:rtl w:val="0"/>
        </w:rPr>
        <w:t xml:space="preserve">  description   VARCHAR(500) NULL,</w:t>
      </w:r>
    </w:p>
    <w:p w:rsidR="00000000" w:rsidDel="00000000" w:rsidP="00000000" w:rsidRDefault="00000000" w:rsidRPr="00000000" w14:paraId="0000070C">
      <w:pPr>
        <w:rPr/>
      </w:pPr>
      <w:r w:rsidDel="00000000" w:rsidR="00000000" w:rsidRPr="00000000">
        <w:rPr>
          <w:rtl w:val="0"/>
        </w:rPr>
        <w:t xml:space="preserve">  PRIMARY KEY (id),</w:t>
      </w:r>
    </w:p>
    <w:p w:rsidR="00000000" w:rsidDel="00000000" w:rsidP="00000000" w:rsidRDefault="00000000" w:rsidRPr="00000000" w14:paraId="0000070D">
      <w:pPr>
        <w:rPr/>
      </w:pPr>
      <w:r w:rsidDel="00000000" w:rsidR="00000000" w:rsidRPr="00000000">
        <w:rPr>
          <w:rtl w:val="0"/>
        </w:rPr>
        <w:t xml:space="preserve">  KEY idx_mb_plan (plan_id),</w:t>
      </w:r>
    </w:p>
    <w:p w:rsidR="00000000" w:rsidDel="00000000" w:rsidP="00000000" w:rsidRDefault="00000000" w:rsidRPr="00000000" w14:paraId="0000070E">
      <w:pPr>
        <w:rPr/>
      </w:pPr>
      <w:r w:rsidDel="00000000" w:rsidR="00000000" w:rsidRPr="00000000">
        <w:rPr>
          <w:rtl w:val="0"/>
        </w:rPr>
        <w:t xml:space="preserve">  CONSTRAINT fk_mb_plan     FOREIGN KEY (plan_id)      REFERENCES membership_plan (id)    ON DELETE CASCADE,</w:t>
      </w:r>
    </w:p>
    <w:p w:rsidR="00000000" w:rsidDel="00000000" w:rsidP="00000000" w:rsidRDefault="00000000" w:rsidRPr="00000000" w14:paraId="0000070F">
      <w:pPr>
        <w:rPr/>
      </w:pPr>
      <w:r w:rsidDel="00000000" w:rsidR="00000000" w:rsidRPr="00000000">
        <w:rPr>
          <w:rtl w:val="0"/>
        </w:rPr>
        <w:t xml:space="preserve">  CONSTRAINT fk_mb_seattype FOREIGN KEY (seat_type_id) REFERENCES seat_type (id)          ON DELETE SET NULL,</w:t>
      </w:r>
    </w:p>
    <w:p w:rsidR="00000000" w:rsidDel="00000000" w:rsidP="00000000" w:rsidRDefault="00000000" w:rsidRPr="00000000" w14:paraId="00000710">
      <w:pPr>
        <w:rPr/>
      </w:pPr>
      <w:r w:rsidDel="00000000" w:rsidR="00000000" w:rsidRPr="00000000">
        <w:rPr>
          <w:rtl w:val="0"/>
        </w:rPr>
        <w:t xml:space="preserve">  CONSTRAINT fk_mb_resource FOREIGN KEY (resource_id)  REFERENCES workspace_resource (id) ON DELETE SET NULL</w:t>
      </w:r>
    </w:p>
    <w:p w:rsidR="00000000" w:rsidDel="00000000" w:rsidP="00000000" w:rsidRDefault="00000000" w:rsidRPr="00000000" w14:paraId="00000711">
      <w:pPr>
        <w:rPr/>
      </w:pPr>
      <w:r w:rsidDel="00000000" w:rsidR="00000000" w:rsidRPr="00000000">
        <w:rPr>
          <w:rtl w:val="0"/>
        </w:rPr>
        <w:t xml:space="preserve">) ENGINE=InnoDB COMMENT='Quyền lợi của gói hội viên (M15-UC31).';</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 M15-UC16..UC21</w:t>
      </w:r>
    </w:p>
    <w:p w:rsidR="00000000" w:rsidDel="00000000" w:rsidP="00000000" w:rsidRDefault="00000000" w:rsidRPr="00000000" w14:paraId="00000714">
      <w:pPr>
        <w:rPr/>
      </w:pPr>
      <w:r w:rsidDel="00000000" w:rsidR="00000000" w:rsidRPr="00000000">
        <w:rPr>
          <w:rtl w:val="0"/>
        </w:rPr>
        <w:t xml:space="preserve">CREATE TABLE membership_subscription (</w:t>
      </w:r>
    </w:p>
    <w:p w:rsidR="00000000" w:rsidDel="00000000" w:rsidP="00000000" w:rsidRDefault="00000000" w:rsidRPr="00000000" w14:paraId="00000715">
      <w:pPr>
        <w:rPr/>
      </w:pPr>
      <w:r w:rsidDel="00000000" w:rsidR="00000000" w:rsidRPr="00000000">
        <w:rPr>
          <w:rtl w:val="0"/>
        </w:rPr>
        <w:t xml:space="preserve">  id                BIGINT UNSIGNED NOT NULL AUTO_INCREMENT,</w:t>
      </w:r>
    </w:p>
    <w:p w:rsidR="00000000" w:rsidDel="00000000" w:rsidP="00000000" w:rsidRDefault="00000000" w:rsidRPr="00000000" w14:paraId="00000716">
      <w:pPr>
        <w:rPr/>
      </w:pPr>
      <w:r w:rsidDel="00000000" w:rsidR="00000000" w:rsidRPr="00000000">
        <w:rPr>
          <w:rtl w:val="0"/>
        </w:rPr>
        <w:t xml:space="preserve">  subscription_code VARCHAR(30)  NOT NULL,</w:t>
      </w:r>
    </w:p>
    <w:p w:rsidR="00000000" w:rsidDel="00000000" w:rsidP="00000000" w:rsidRDefault="00000000" w:rsidRPr="00000000" w14:paraId="00000717">
      <w:pPr>
        <w:rPr/>
      </w:pPr>
      <w:r w:rsidDel="00000000" w:rsidR="00000000" w:rsidRPr="00000000">
        <w:rPr>
          <w:rtl w:val="0"/>
        </w:rPr>
        <w:t xml:space="preserve">  customer_id       BIGINT UNSIGNED NOT NULL,</w:t>
      </w:r>
    </w:p>
    <w:p w:rsidR="00000000" w:rsidDel="00000000" w:rsidP="00000000" w:rsidRDefault="00000000" w:rsidRPr="00000000" w14:paraId="00000718">
      <w:pPr>
        <w:rPr/>
      </w:pPr>
      <w:r w:rsidDel="00000000" w:rsidR="00000000" w:rsidRPr="00000000">
        <w:rPr>
          <w:rtl w:val="0"/>
        </w:rPr>
        <w:t xml:space="preserve">  plan_id           BIGINT UNSIGNED NOT NULL,</w:t>
      </w:r>
    </w:p>
    <w:p w:rsidR="00000000" w:rsidDel="00000000" w:rsidP="00000000" w:rsidRDefault="00000000" w:rsidRPr="00000000" w14:paraId="00000719">
      <w:pPr>
        <w:rPr/>
      </w:pPr>
      <w:r w:rsidDel="00000000" w:rsidR="00000000" w:rsidRPr="00000000">
        <w:rPr>
          <w:rtl w:val="0"/>
        </w:rPr>
        <w:t xml:space="preserve">  status            ENUM('PENDING_PAYMENT','ACTIVE','EXPIRED','CANCELLED','SUSPENDED') NOT NULL DEFAULT 'PENDING_PAYMENT',</w:t>
      </w:r>
    </w:p>
    <w:p w:rsidR="00000000" w:rsidDel="00000000" w:rsidP="00000000" w:rsidRDefault="00000000" w:rsidRPr="00000000" w14:paraId="0000071A">
      <w:pPr>
        <w:rPr/>
      </w:pPr>
      <w:r w:rsidDel="00000000" w:rsidR="00000000" w:rsidRPr="00000000">
        <w:rPr>
          <w:rtl w:val="0"/>
        </w:rPr>
        <w:t xml:space="preserve">  start_at          DATETIME(3)  NULL,</w:t>
      </w:r>
    </w:p>
    <w:p w:rsidR="00000000" w:rsidDel="00000000" w:rsidP="00000000" w:rsidRDefault="00000000" w:rsidRPr="00000000" w14:paraId="0000071B">
      <w:pPr>
        <w:rPr/>
      </w:pPr>
      <w:r w:rsidDel="00000000" w:rsidR="00000000" w:rsidRPr="00000000">
        <w:rPr>
          <w:rtl w:val="0"/>
        </w:rPr>
        <w:t xml:space="preserve">  end_at            DATETIME(3)  NULL COMMENT 'BR-21: quyền lợi hết hiệu lực sau mốc này',</w:t>
      </w:r>
    </w:p>
    <w:p w:rsidR="00000000" w:rsidDel="00000000" w:rsidP="00000000" w:rsidRDefault="00000000" w:rsidRPr="00000000" w14:paraId="0000071C">
      <w:pPr>
        <w:rPr/>
      </w:pPr>
      <w:r w:rsidDel="00000000" w:rsidR="00000000" w:rsidRPr="00000000">
        <w:rPr>
          <w:rtl w:val="0"/>
        </w:rPr>
        <w:t xml:space="preserve">  auto_renew        TINYINT(1)   NOT NULL DEFAULT 0,</w:t>
      </w:r>
    </w:p>
    <w:p w:rsidR="00000000" w:rsidDel="00000000" w:rsidP="00000000" w:rsidRDefault="00000000" w:rsidRPr="00000000" w14:paraId="0000071D">
      <w:pPr>
        <w:rPr/>
      </w:pPr>
      <w:r w:rsidDel="00000000" w:rsidR="00000000" w:rsidRPr="00000000">
        <w:rPr>
          <w:rtl w:val="0"/>
        </w:rPr>
        <w:t xml:space="preserve">  renewed_from_id   BIGINT UNSIGNED NULL,</w:t>
      </w:r>
    </w:p>
    <w:p w:rsidR="00000000" w:rsidDel="00000000" w:rsidP="00000000" w:rsidRDefault="00000000" w:rsidRPr="00000000" w14:paraId="0000071E">
      <w:pPr>
        <w:rPr/>
      </w:pPr>
      <w:r w:rsidDel="00000000" w:rsidR="00000000" w:rsidRPr="00000000">
        <w:rPr>
          <w:rtl w:val="0"/>
        </w:rPr>
        <w:t xml:space="preserve">  renewal_count     SMALLINT UNSIGNED NOT NULL DEFAULT 0,</w:t>
      </w:r>
    </w:p>
    <w:p w:rsidR="00000000" w:rsidDel="00000000" w:rsidP="00000000" w:rsidRDefault="00000000" w:rsidRPr="00000000" w14:paraId="0000071F">
      <w:pPr>
        <w:rPr/>
      </w:pPr>
      <w:r w:rsidDel="00000000" w:rsidR="00000000" w:rsidRPr="00000000">
        <w:rPr>
          <w:rtl w:val="0"/>
        </w:rPr>
        <w:t xml:space="preserve">  price_paid        DECIMAL(15,2) NOT NULL DEFAULT 0,</w:t>
      </w:r>
    </w:p>
    <w:p w:rsidR="00000000" w:rsidDel="00000000" w:rsidP="00000000" w:rsidRDefault="00000000" w:rsidRPr="00000000" w14:paraId="00000720">
      <w:pPr>
        <w:rPr/>
      </w:pPr>
      <w:r w:rsidDel="00000000" w:rsidR="00000000" w:rsidRPr="00000000">
        <w:rPr>
          <w:rtl w:val="0"/>
        </w:rPr>
        <w:t xml:space="preserve">  currency          CHAR(3)      NOT NULL DEFAULT 'VND',</w:t>
      </w:r>
    </w:p>
    <w:p w:rsidR="00000000" w:rsidDel="00000000" w:rsidP="00000000" w:rsidRDefault="00000000" w:rsidRPr="00000000" w14:paraId="00000721">
      <w:pPr>
        <w:rPr/>
      </w:pPr>
      <w:r w:rsidDel="00000000" w:rsidR="00000000" w:rsidRPr="00000000">
        <w:rPr>
          <w:rtl w:val="0"/>
        </w:rPr>
        <w:t xml:space="preserve">  cancelled_at      DATETIME(3)  NULL,</w:t>
      </w:r>
    </w:p>
    <w:p w:rsidR="00000000" w:rsidDel="00000000" w:rsidP="00000000" w:rsidRDefault="00000000" w:rsidRPr="00000000" w14:paraId="00000722">
      <w:pPr>
        <w:rPr/>
      </w:pPr>
      <w:r w:rsidDel="00000000" w:rsidR="00000000" w:rsidRPr="00000000">
        <w:rPr>
          <w:rtl w:val="0"/>
        </w:rPr>
        <w:t xml:space="preserve">  cancel_reason     VARCHAR(500) NULL,</w:t>
      </w:r>
    </w:p>
    <w:p w:rsidR="00000000" w:rsidDel="00000000" w:rsidP="00000000" w:rsidRDefault="00000000" w:rsidRPr="00000000" w14:paraId="00000723">
      <w:pPr>
        <w:rPr/>
      </w:pPr>
      <w:r w:rsidDel="00000000" w:rsidR="00000000" w:rsidRPr="00000000">
        <w:rPr>
          <w:rtl w:val="0"/>
        </w:rPr>
        <w:t xml:space="preserve">  version           INT UNSIGNED NOT NULL DEFAULT 0,</w:t>
      </w:r>
    </w:p>
    <w:p w:rsidR="00000000" w:rsidDel="00000000" w:rsidP="00000000" w:rsidRDefault="00000000" w:rsidRPr="00000000" w14:paraId="00000724">
      <w:pPr>
        <w:rPr/>
      </w:pPr>
      <w:r w:rsidDel="00000000" w:rsidR="00000000" w:rsidRPr="00000000">
        <w:rPr>
          <w:rtl w:val="0"/>
        </w:rPr>
        <w:t xml:space="preserve">  created_at        DATETIME(3)  NOT NULL DEFAULT CURRENT_TIMESTAMP(3),</w:t>
      </w:r>
    </w:p>
    <w:p w:rsidR="00000000" w:rsidDel="00000000" w:rsidP="00000000" w:rsidRDefault="00000000" w:rsidRPr="00000000" w14:paraId="00000725">
      <w:pPr>
        <w:rPr/>
      </w:pPr>
      <w:r w:rsidDel="00000000" w:rsidR="00000000" w:rsidRPr="00000000">
        <w:rPr>
          <w:rtl w:val="0"/>
        </w:rPr>
        <w:t xml:space="preserve">  updated_at        DATETIME(3)  NOT NULL DEFAULT CURRENT_TIMESTAMP(3) ON UPDATE CURRENT_TIMESTAMP(3),</w:t>
      </w:r>
    </w:p>
    <w:p w:rsidR="00000000" w:rsidDel="00000000" w:rsidP="00000000" w:rsidRDefault="00000000" w:rsidRPr="00000000" w14:paraId="00000726">
      <w:pPr>
        <w:rPr/>
      </w:pPr>
      <w:r w:rsidDel="00000000" w:rsidR="00000000" w:rsidRPr="00000000">
        <w:rPr>
          <w:rtl w:val="0"/>
        </w:rPr>
        <w:t xml:space="preserve">  PRIMARY KEY (id),</w:t>
      </w:r>
    </w:p>
    <w:p w:rsidR="00000000" w:rsidDel="00000000" w:rsidP="00000000" w:rsidRDefault="00000000" w:rsidRPr="00000000" w14:paraId="00000727">
      <w:pPr>
        <w:rPr/>
      </w:pPr>
      <w:r w:rsidDel="00000000" w:rsidR="00000000" w:rsidRPr="00000000">
        <w:rPr>
          <w:rtl w:val="0"/>
        </w:rPr>
        <w:t xml:space="preserve">  UNIQUE KEY uk_ms_code (subscription_code),</w:t>
      </w:r>
    </w:p>
    <w:p w:rsidR="00000000" w:rsidDel="00000000" w:rsidP="00000000" w:rsidRDefault="00000000" w:rsidRPr="00000000" w14:paraId="00000728">
      <w:pPr>
        <w:rPr/>
      </w:pPr>
      <w:r w:rsidDel="00000000" w:rsidR="00000000" w:rsidRPr="00000000">
        <w:rPr>
          <w:rtl w:val="0"/>
        </w:rPr>
        <w:t xml:space="preserve">  KEY idx_ms_customer_status (customer_id, status, end_at),</w:t>
      </w:r>
    </w:p>
    <w:p w:rsidR="00000000" w:rsidDel="00000000" w:rsidP="00000000" w:rsidRDefault="00000000" w:rsidRPr="00000000" w14:paraId="00000729">
      <w:pPr>
        <w:rPr/>
      </w:pPr>
      <w:r w:rsidDel="00000000" w:rsidR="00000000" w:rsidRPr="00000000">
        <w:rPr>
          <w:rtl w:val="0"/>
        </w:rPr>
        <w:t xml:space="preserve">  KEY idx_ms_plan (plan_id, status),</w:t>
      </w:r>
    </w:p>
    <w:p w:rsidR="00000000" w:rsidDel="00000000" w:rsidP="00000000" w:rsidRDefault="00000000" w:rsidRPr="00000000" w14:paraId="0000072A">
      <w:pPr>
        <w:rPr/>
      </w:pPr>
      <w:r w:rsidDel="00000000" w:rsidR="00000000" w:rsidRPr="00000000">
        <w:rPr>
          <w:rtl w:val="0"/>
        </w:rPr>
        <w:t xml:space="preserve">  CONSTRAINT fk_ms_customer FOREIGN KEY (customer_id)     REFERENCES user_account (id)             ON DELETE CASCADE,</w:t>
      </w:r>
    </w:p>
    <w:p w:rsidR="00000000" w:rsidDel="00000000" w:rsidP="00000000" w:rsidRDefault="00000000" w:rsidRPr="00000000" w14:paraId="0000072B">
      <w:pPr>
        <w:rPr/>
      </w:pPr>
      <w:r w:rsidDel="00000000" w:rsidR="00000000" w:rsidRPr="00000000">
        <w:rPr>
          <w:rtl w:val="0"/>
        </w:rPr>
        <w:t xml:space="preserve">  CONSTRAINT fk_ms_plan     FOREIGN KEY (plan_id)         REFERENCES membership_plan (id)          ON DELETE RESTRICT,</w:t>
      </w:r>
    </w:p>
    <w:p w:rsidR="00000000" w:rsidDel="00000000" w:rsidP="00000000" w:rsidRDefault="00000000" w:rsidRPr="00000000" w14:paraId="0000072C">
      <w:pPr>
        <w:rPr/>
      </w:pPr>
      <w:r w:rsidDel="00000000" w:rsidR="00000000" w:rsidRPr="00000000">
        <w:rPr>
          <w:rtl w:val="0"/>
        </w:rPr>
        <w:t xml:space="preserve">  CONSTRAINT fk_ms_renewal  FOREIGN KEY (renewed_from_id) REFERENCES membership_subscription (id)  ON DELETE SET NULL</w:t>
      </w:r>
    </w:p>
    <w:p w:rsidR="00000000" w:rsidDel="00000000" w:rsidP="00000000" w:rsidRDefault="00000000" w:rsidRPr="00000000" w14:paraId="0000072D">
      <w:pPr>
        <w:rPr/>
      </w:pPr>
      <w:r w:rsidDel="00000000" w:rsidR="00000000" w:rsidRPr="00000000">
        <w:rPr>
          <w:rtl w:val="0"/>
        </w:rPr>
        <w:t xml:space="preserve">) ENGINE=InnoDB COMMENT='Đăng ký gói hội viên của Customer (M15-UC16..UC19).';</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ALTER TABLE booking</w:t>
      </w:r>
    </w:p>
    <w:p w:rsidR="00000000" w:rsidDel="00000000" w:rsidP="00000000" w:rsidRDefault="00000000" w:rsidRPr="00000000" w14:paraId="00000730">
      <w:pPr>
        <w:rPr/>
      </w:pPr>
      <w:r w:rsidDel="00000000" w:rsidR="00000000" w:rsidRPr="00000000">
        <w:rPr>
          <w:rtl w:val="0"/>
        </w:rPr>
        <w:t xml:space="preserve">  ADD CONSTRAINT fk_booking_subscription FOREIGN KEY (subscription_id) REFERENCES membership_subscription (id) ON DELETE SET NULL;</w:t>
      </w:r>
    </w:p>
    <w:p w:rsidR="00000000" w:rsidDel="00000000" w:rsidP="00000000" w:rsidRDefault="00000000" w:rsidRPr="00000000" w14:paraId="00000731">
      <w:pPr>
        <w:rPr/>
      </w:pPr>
      <w:r w:rsidDel="00000000" w:rsidR="00000000" w:rsidRPr="00000000">
        <w:rPr>
          <w:rtl w:val="0"/>
        </w:rPr>
        <w:t xml:space="preserve">ALTER TABLE payment</w:t>
      </w:r>
    </w:p>
    <w:p w:rsidR="00000000" w:rsidDel="00000000" w:rsidP="00000000" w:rsidRDefault="00000000" w:rsidRPr="00000000" w14:paraId="00000732">
      <w:pPr>
        <w:rPr/>
      </w:pPr>
      <w:r w:rsidDel="00000000" w:rsidR="00000000" w:rsidRPr="00000000">
        <w:rPr>
          <w:rtl w:val="0"/>
        </w:rPr>
        <w:t xml:space="preserve">  ADD CONSTRAINT fk_payment_subscription FOREIGN KEY (subscription_id) REFERENCES membership_subscription (id) ON DELETE SET NULL;</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CREATE TABLE membership_benefit_usage (</w:t>
      </w:r>
    </w:p>
    <w:p w:rsidR="00000000" w:rsidDel="00000000" w:rsidP="00000000" w:rsidRDefault="00000000" w:rsidRPr="00000000" w14:paraId="00000735">
      <w:pPr>
        <w:rPr/>
      </w:pPr>
      <w:r w:rsidDel="00000000" w:rsidR="00000000" w:rsidRPr="00000000">
        <w:rPr>
          <w:rtl w:val="0"/>
        </w:rPr>
        <w:t xml:space="preserve">  id              BIGINT UNSIGNED NOT NULL AUTO_INCREMENT,</w:t>
      </w:r>
    </w:p>
    <w:p w:rsidR="00000000" w:rsidDel="00000000" w:rsidP="00000000" w:rsidRDefault="00000000" w:rsidRPr="00000000" w14:paraId="00000736">
      <w:pPr>
        <w:rPr/>
      </w:pPr>
      <w:r w:rsidDel="00000000" w:rsidR="00000000" w:rsidRPr="00000000">
        <w:rPr>
          <w:rtl w:val="0"/>
        </w:rPr>
        <w:t xml:space="preserve">  subscription_id BIGINT UNSIGNED NOT NULL,</w:t>
      </w:r>
    </w:p>
    <w:p w:rsidR="00000000" w:rsidDel="00000000" w:rsidP="00000000" w:rsidRDefault="00000000" w:rsidRPr="00000000" w14:paraId="00000737">
      <w:pPr>
        <w:rPr/>
      </w:pPr>
      <w:r w:rsidDel="00000000" w:rsidR="00000000" w:rsidRPr="00000000">
        <w:rPr>
          <w:rtl w:val="0"/>
        </w:rPr>
        <w:t xml:space="preserve">  benefit_id      BIGINT UNSIGNED NOT NULL,</w:t>
      </w:r>
    </w:p>
    <w:p w:rsidR="00000000" w:rsidDel="00000000" w:rsidP="00000000" w:rsidRDefault="00000000" w:rsidRPr="00000000" w14:paraId="00000738">
      <w:pPr>
        <w:rPr/>
      </w:pPr>
      <w:r w:rsidDel="00000000" w:rsidR="00000000" w:rsidRPr="00000000">
        <w:rPr>
          <w:rtl w:val="0"/>
        </w:rPr>
        <w:t xml:space="preserve">  booking_id      BIGINT UNSIGNED NULL,</w:t>
      </w:r>
    </w:p>
    <w:p w:rsidR="00000000" w:rsidDel="00000000" w:rsidP="00000000" w:rsidRDefault="00000000" w:rsidRPr="00000000" w14:paraId="00000739">
      <w:pPr>
        <w:rPr/>
      </w:pPr>
      <w:r w:rsidDel="00000000" w:rsidR="00000000" w:rsidRPr="00000000">
        <w:rPr>
          <w:rtl w:val="0"/>
        </w:rPr>
        <w:t xml:space="preserve">  used_value      DECIMAL(15,2) NOT NULL DEFAULT 0 COMMENT 'Số giờ/lượt/số tiền đã dùng',</w:t>
      </w:r>
    </w:p>
    <w:p w:rsidR="00000000" w:rsidDel="00000000" w:rsidP="00000000" w:rsidRDefault="00000000" w:rsidRPr="00000000" w14:paraId="0000073A">
      <w:pPr>
        <w:rPr/>
      </w:pPr>
      <w:r w:rsidDel="00000000" w:rsidR="00000000" w:rsidRPr="00000000">
        <w:rPr>
          <w:rtl w:val="0"/>
        </w:rPr>
        <w:t xml:space="preserve">  period_start    DATE         NULL,</w:t>
      </w:r>
    </w:p>
    <w:p w:rsidR="00000000" w:rsidDel="00000000" w:rsidP="00000000" w:rsidRDefault="00000000" w:rsidRPr="00000000" w14:paraId="0000073B">
      <w:pPr>
        <w:rPr/>
      </w:pPr>
      <w:r w:rsidDel="00000000" w:rsidR="00000000" w:rsidRPr="00000000">
        <w:rPr>
          <w:rtl w:val="0"/>
        </w:rPr>
        <w:t xml:space="preserve">  period_end      DATE         NULL,</w:t>
      </w:r>
    </w:p>
    <w:p w:rsidR="00000000" w:rsidDel="00000000" w:rsidP="00000000" w:rsidRDefault="00000000" w:rsidRPr="00000000" w14:paraId="0000073C">
      <w:pPr>
        <w:rPr/>
      </w:pPr>
      <w:r w:rsidDel="00000000" w:rsidR="00000000" w:rsidRPr="00000000">
        <w:rPr>
          <w:rtl w:val="0"/>
        </w:rPr>
        <w:t xml:space="preserve">  used_at         DATETIME(3)  NOT NULL DEFAULT CURRENT_TIMESTAMP(3),</w:t>
      </w:r>
    </w:p>
    <w:p w:rsidR="00000000" w:rsidDel="00000000" w:rsidP="00000000" w:rsidRDefault="00000000" w:rsidRPr="00000000" w14:paraId="0000073D">
      <w:pPr>
        <w:rPr/>
      </w:pPr>
      <w:r w:rsidDel="00000000" w:rsidR="00000000" w:rsidRPr="00000000">
        <w:rPr>
          <w:rtl w:val="0"/>
        </w:rPr>
        <w:t xml:space="preserve">  PRIMARY KEY (id),</w:t>
      </w:r>
    </w:p>
    <w:p w:rsidR="00000000" w:rsidDel="00000000" w:rsidP="00000000" w:rsidRDefault="00000000" w:rsidRPr="00000000" w14:paraId="0000073E">
      <w:pPr>
        <w:rPr/>
      </w:pPr>
      <w:r w:rsidDel="00000000" w:rsidR="00000000" w:rsidRPr="00000000">
        <w:rPr>
          <w:rtl w:val="0"/>
        </w:rPr>
        <w:t xml:space="preserve">  KEY idx_mbu_sub_period (subscription_id, period_start, period_end),</w:t>
      </w:r>
    </w:p>
    <w:p w:rsidR="00000000" w:rsidDel="00000000" w:rsidP="00000000" w:rsidRDefault="00000000" w:rsidRPr="00000000" w14:paraId="0000073F">
      <w:pPr>
        <w:rPr/>
      </w:pPr>
      <w:r w:rsidDel="00000000" w:rsidR="00000000" w:rsidRPr="00000000">
        <w:rPr>
          <w:rtl w:val="0"/>
        </w:rPr>
        <w:t xml:space="preserve">  KEY idx_mbu_booking (booking_id),</w:t>
      </w:r>
    </w:p>
    <w:p w:rsidR="00000000" w:rsidDel="00000000" w:rsidP="00000000" w:rsidRDefault="00000000" w:rsidRPr="00000000" w14:paraId="00000740">
      <w:pPr>
        <w:rPr/>
      </w:pPr>
      <w:r w:rsidDel="00000000" w:rsidR="00000000" w:rsidRPr="00000000">
        <w:rPr>
          <w:rtl w:val="0"/>
        </w:rPr>
        <w:t xml:space="preserve">  CONSTRAINT fk_mbu_sub     FOREIGN KEY (subscription_id) REFERENCES membership_subscription (id) ON DELETE CASCADE,</w:t>
      </w:r>
    </w:p>
    <w:p w:rsidR="00000000" w:rsidDel="00000000" w:rsidP="00000000" w:rsidRDefault="00000000" w:rsidRPr="00000000" w14:paraId="00000741">
      <w:pPr>
        <w:rPr/>
      </w:pPr>
      <w:r w:rsidDel="00000000" w:rsidR="00000000" w:rsidRPr="00000000">
        <w:rPr>
          <w:rtl w:val="0"/>
        </w:rPr>
        <w:t xml:space="preserve">  CONSTRAINT fk_mbu_benefit FOREIGN KEY (benefit_id)      REFERENCES membership_benefit (id)      ON DELETE CASCADE,</w:t>
      </w:r>
    </w:p>
    <w:p w:rsidR="00000000" w:rsidDel="00000000" w:rsidP="00000000" w:rsidRDefault="00000000" w:rsidRPr="00000000" w14:paraId="00000742">
      <w:pPr>
        <w:rPr/>
      </w:pPr>
      <w:r w:rsidDel="00000000" w:rsidR="00000000" w:rsidRPr="00000000">
        <w:rPr>
          <w:rtl w:val="0"/>
        </w:rPr>
        <w:t xml:space="preserve">  CONSTRAINT fk_mbu_booking FOREIGN KEY (booking_id)      REFERENCES booking (id)                 ON DELETE SET NULL</w:t>
      </w:r>
    </w:p>
    <w:p w:rsidR="00000000" w:rsidDel="00000000" w:rsidP="00000000" w:rsidRDefault="00000000" w:rsidRPr="00000000" w14:paraId="00000743">
      <w:pPr>
        <w:rPr/>
      </w:pPr>
      <w:r w:rsidDel="00000000" w:rsidR="00000000" w:rsidRPr="00000000">
        <w:rPr>
          <w:rtl w:val="0"/>
        </w:rPr>
        <w:t xml:space="preserve">) ENGINE=InnoDB COMMENT='Nhật ký sử dụng quyền lợi hội viên (M15-UC31).';</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 M15-UC22..UC27</w:t>
      </w:r>
    </w:p>
    <w:p w:rsidR="00000000" w:rsidDel="00000000" w:rsidP="00000000" w:rsidRDefault="00000000" w:rsidRPr="00000000" w14:paraId="00000746">
      <w:pPr>
        <w:rPr/>
      </w:pPr>
      <w:r w:rsidDel="00000000" w:rsidR="00000000" w:rsidRPr="00000000">
        <w:rPr>
          <w:rtl w:val="0"/>
        </w:rPr>
        <w:t xml:space="preserve">CREATE TABLE discount_rule (</w:t>
      </w:r>
    </w:p>
    <w:p w:rsidR="00000000" w:rsidDel="00000000" w:rsidP="00000000" w:rsidRDefault="00000000" w:rsidRPr="00000000" w14:paraId="00000747">
      <w:pPr>
        <w:rPr/>
      </w:pPr>
      <w:r w:rsidDel="00000000" w:rsidR="00000000" w:rsidRPr="00000000">
        <w:rPr>
          <w:rtl w:val="0"/>
        </w:rPr>
        <w:t xml:space="preserve">  id                  BIGINT UNSIGNED NOT NULL AUTO_INCREMENT,</w:t>
      </w:r>
    </w:p>
    <w:p w:rsidR="00000000" w:rsidDel="00000000" w:rsidP="00000000" w:rsidRDefault="00000000" w:rsidRPr="00000000" w14:paraId="00000748">
      <w:pPr>
        <w:rPr/>
      </w:pPr>
      <w:r w:rsidDel="00000000" w:rsidR="00000000" w:rsidRPr="00000000">
        <w:rPr>
          <w:rtl w:val="0"/>
        </w:rPr>
        <w:t xml:space="preserve">  owner_scope         ENUM('PLATFORM','ORGANIZER') NOT NULL DEFAULT 'ORGANIZER',</w:t>
      </w:r>
    </w:p>
    <w:p w:rsidR="00000000" w:rsidDel="00000000" w:rsidP="00000000" w:rsidRDefault="00000000" w:rsidRPr="00000000" w14:paraId="00000749">
      <w:pPr>
        <w:rPr/>
      </w:pPr>
      <w:r w:rsidDel="00000000" w:rsidR="00000000" w:rsidRPr="00000000">
        <w:rPr>
          <w:rtl w:val="0"/>
        </w:rPr>
        <w:t xml:space="preserve">  organizer_id        BIGINT UNSIGNED NULL,</w:t>
      </w:r>
    </w:p>
    <w:p w:rsidR="00000000" w:rsidDel="00000000" w:rsidP="00000000" w:rsidRDefault="00000000" w:rsidRPr="00000000" w14:paraId="0000074A">
      <w:pPr>
        <w:rPr/>
      </w:pPr>
      <w:r w:rsidDel="00000000" w:rsidR="00000000" w:rsidRPr="00000000">
        <w:rPr>
          <w:rtl w:val="0"/>
        </w:rPr>
        <w:t xml:space="preserve">  workspace_id        BIGINT UNSIGNED NULL,</w:t>
      </w:r>
    </w:p>
    <w:p w:rsidR="00000000" w:rsidDel="00000000" w:rsidP="00000000" w:rsidRDefault="00000000" w:rsidRPr="00000000" w14:paraId="0000074B">
      <w:pPr>
        <w:rPr/>
      </w:pPr>
      <w:r w:rsidDel="00000000" w:rsidR="00000000" w:rsidRPr="00000000">
        <w:rPr>
          <w:rtl w:val="0"/>
        </w:rPr>
        <w:t xml:space="preserve">  campaign_id         BIGINT UNSIGNED NULL COMMENT 'Thuộc chiến dịch khuyến mãi (M17-UC21)',</w:t>
      </w:r>
    </w:p>
    <w:p w:rsidR="00000000" w:rsidDel="00000000" w:rsidP="00000000" w:rsidRDefault="00000000" w:rsidRPr="00000000" w14:paraId="0000074C">
      <w:pPr>
        <w:rPr/>
      </w:pPr>
      <w:r w:rsidDel="00000000" w:rsidR="00000000" w:rsidRPr="00000000">
        <w:rPr>
          <w:rtl w:val="0"/>
        </w:rPr>
        <w:t xml:space="preserve">  code                VARCHAR(50)  NULL COMMENT 'Mã nhập tay; NULL = tự động áp dụng',</w:t>
      </w:r>
    </w:p>
    <w:p w:rsidR="00000000" w:rsidDel="00000000" w:rsidP="00000000" w:rsidRDefault="00000000" w:rsidRPr="00000000" w14:paraId="0000074D">
      <w:pPr>
        <w:rPr/>
      </w:pPr>
      <w:r w:rsidDel="00000000" w:rsidR="00000000" w:rsidRPr="00000000">
        <w:rPr>
          <w:rtl w:val="0"/>
        </w:rPr>
        <w:t xml:space="preserve">  name                VARCHAR(150) NOT NULL,</w:t>
      </w:r>
    </w:p>
    <w:p w:rsidR="00000000" w:rsidDel="00000000" w:rsidP="00000000" w:rsidRDefault="00000000" w:rsidRPr="00000000" w14:paraId="0000074E">
      <w:pPr>
        <w:rPr/>
      </w:pPr>
      <w:r w:rsidDel="00000000" w:rsidR="00000000" w:rsidRPr="00000000">
        <w:rPr>
          <w:rtl w:val="0"/>
        </w:rPr>
        <w:t xml:space="preserve">  description         VARCHAR(500) NULL,</w:t>
      </w:r>
    </w:p>
    <w:p w:rsidR="00000000" w:rsidDel="00000000" w:rsidP="00000000" w:rsidRDefault="00000000" w:rsidRPr="00000000" w14:paraId="0000074F">
      <w:pPr>
        <w:rPr/>
      </w:pPr>
      <w:r w:rsidDel="00000000" w:rsidR="00000000" w:rsidRPr="00000000">
        <w:rPr>
          <w:rtl w:val="0"/>
        </w:rPr>
        <w:t xml:space="preserve">  discount_type       ENUM('PERCENT','FIXED_AMOUNT','FREE_HOURS') NOT NULL,</w:t>
      </w:r>
    </w:p>
    <w:p w:rsidR="00000000" w:rsidDel="00000000" w:rsidP="00000000" w:rsidRDefault="00000000" w:rsidRPr="00000000" w14:paraId="00000750">
      <w:pPr>
        <w:rPr/>
      </w:pPr>
      <w:r w:rsidDel="00000000" w:rsidR="00000000" w:rsidRPr="00000000">
        <w:rPr>
          <w:rtl w:val="0"/>
        </w:rPr>
        <w:t xml:space="preserve">  discount_value      DECIMAL(15,2) NOT NULL,</w:t>
      </w:r>
    </w:p>
    <w:p w:rsidR="00000000" w:rsidDel="00000000" w:rsidP="00000000" w:rsidRDefault="00000000" w:rsidRPr="00000000" w14:paraId="00000751">
      <w:pPr>
        <w:rPr/>
      </w:pPr>
      <w:r w:rsidDel="00000000" w:rsidR="00000000" w:rsidRPr="00000000">
        <w:rPr>
          <w:rtl w:val="0"/>
        </w:rPr>
        <w:t xml:space="preserve">  max_discount_amount DECIMAL(15,2) NULL,</w:t>
      </w:r>
    </w:p>
    <w:p w:rsidR="00000000" w:rsidDel="00000000" w:rsidP="00000000" w:rsidRDefault="00000000" w:rsidRPr="00000000" w14:paraId="00000752">
      <w:pPr>
        <w:rPr/>
      </w:pPr>
      <w:r w:rsidDel="00000000" w:rsidR="00000000" w:rsidRPr="00000000">
        <w:rPr>
          <w:rtl w:val="0"/>
        </w:rPr>
        <w:t xml:space="preserve">  min_order_amount    DECIMAL(15,2) NULL,</w:t>
      </w:r>
    </w:p>
    <w:p w:rsidR="00000000" w:rsidDel="00000000" w:rsidP="00000000" w:rsidRDefault="00000000" w:rsidRPr="00000000" w14:paraId="00000753">
      <w:pPr>
        <w:rPr/>
      </w:pPr>
      <w:r w:rsidDel="00000000" w:rsidR="00000000" w:rsidRPr="00000000">
        <w:rPr>
          <w:rtl w:val="0"/>
        </w:rPr>
        <w:t xml:space="preserve">  min_duration_minutes INT UNSIGNED NULL,</w:t>
      </w:r>
    </w:p>
    <w:p w:rsidR="00000000" w:rsidDel="00000000" w:rsidP="00000000" w:rsidRDefault="00000000" w:rsidRPr="00000000" w14:paraId="00000754">
      <w:pPr>
        <w:rPr/>
      </w:pPr>
      <w:r w:rsidDel="00000000" w:rsidR="00000000" w:rsidRPr="00000000">
        <w:rPr>
          <w:rtl w:val="0"/>
        </w:rPr>
        <w:t xml:space="preserve">  applicable_seat_type_id BIGINT UNSIGNED NULL,</w:t>
      </w:r>
    </w:p>
    <w:p w:rsidR="00000000" w:rsidDel="00000000" w:rsidP="00000000" w:rsidRDefault="00000000" w:rsidRPr="00000000" w14:paraId="00000755">
      <w:pPr>
        <w:rPr/>
      </w:pPr>
      <w:r w:rsidDel="00000000" w:rsidR="00000000" w:rsidRPr="00000000">
        <w:rPr>
          <w:rtl w:val="0"/>
        </w:rPr>
        <w:t xml:space="preserve">  first_booking_only  TINYINT(1)   NOT NULL DEFAULT 0,</w:t>
      </w:r>
    </w:p>
    <w:p w:rsidR="00000000" w:rsidDel="00000000" w:rsidP="00000000" w:rsidRDefault="00000000" w:rsidRPr="00000000" w14:paraId="00000756">
      <w:pPr>
        <w:rPr/>
      </w:pPr>
      <w:r w:rsidDel="00000000" w:rsidR="00000000" w:rsidRPr="00000000">
        <w:rPr>
          <w:rtl w:val="0"/>
        </w:rPr>
        <w:t xml:space="preserve">  requires_membership TINYINT(1)   NOT NULL DEFAULT 0,</w:t>
      </w:r>
    </w:p>
    <w:p w:rsidR="00000000" w:rsidDel="00000000" w:rsidP="00000000" w:rsidRDefault="00000000" w:rsidRPr="00000000" w14:paraId="00000757">
      <w:pPr>
        <w:rPr/>
      </w:pPr>
      <w:r w:rsidDel="00000000" w:rsidR="00000000" w:rsidRPr="00000000">
        <w:rPr>
          <w:rtl w:val="0"/>
        </w:rPr>
        <w:t xml:space="preserve">  usage_limit_total   INT UNSIGNED NULL,</w:t>
      </w:r>
    </w:p>
    <w:p w:rsidR="00000000" w:rsidDel="00000000" w:rsidP="00000000" w:rsidRDefault="00000000" w:rsidRPr="00000000" w14:paraId="00000758">
      <w:pPr>
        <w:rPr/>
      </w:pPr>
      <w:r w:rsidDel="00000000" w:rsidR="00000000" w:rsidRPr="00000000">
        <w:rPr>
          <w:rtl w:val="0"/>
        </w:rPr>
        <w:t xml:space="preserve">  usage_limit_per_user INT UNSIGNED NULL,</w:t>
      </w:r>
    </w:p>
    <w:p w:rsidR="00000000" w:rsidDel="00000000" w:rsidP="00000000" w:rsidRDefault="00000000" w:rsidRPr="00000000" w14:paraId="00000759">
      <w:pPr>
        <w:rPr/>
      </w:pPr>
      <w:r w:rsidDel="00000000" w:rsidR="00000000" w:rsidRPr="00000000">
        <w:rPr>
          <w:rtl w:val="0"/>
        </w:rPr>
        <w:t xml:space="preserve">  used_count          INT UNSIGNED NOT NULL DEFAULT 0,</w:t>
      </w:r>
    </w:p>
    <w:p w:rsidR="00000000" w:rsidDel="00000000" w:rsidP="00000000" w:rsidRDefault="00000000" w:rsidRPr="00000000" w14:paraId="0000075A">
      <w:pPr>
        <w:rPr/>
      </w:pPr>
      <w:r w:rsidDel="00000000" w:rsidR="00000000" w:rsidRPr="00000000">
        <w:rPr>
          <w:rtl w:val="0"/>
        </w:rPr>
        <w:t xml:space="preserve">  start_at            DATETIME(3)  NOT NULL,</w:t>
      </w:r>
    </w:p>
    <w:p w:rsidR="00000000" w:rsidDel="00000000" w:rsidP="00000000" w:rsidRDefault="00000000" w:rsidRPr="00000000" w14:paraId="0000075B">
      <w:pPr>
        <w:rPr/>
      </w:pPr>
      <w:r w:rsidDel="00000000" w:rsidR="00000000" w:rsidRPr="00000000">
        <w:rPr>
          <w:rtl w:val="0"/>
        </w:rPr>
        <w:t xml:space="preserve">  end_at              DATETIME(3)  NOT NULL,</w:t>
      </w:r>
    </w:p>
    <w:p w:rsidR="00000000" w:rsidDel="00000000" w:rsidP="00000000" w:rsidRDefault="00000000" w:rsidRPr="00000000" w14:paraId="0000075C">
      <w:pPr>
        <w:rPr/>
      </w:pPr>
      <w:r w:rsidDel="00000000" w:rsidR="00000000" w:rsidRPr="00000000">
        <w:rPr>
          <w:rtl w:val="0"/>
        </w:rPr>
        <w:t xml:space="preserve">  is_active           TINYINT(1)   NOT NULL DEFAULT 0,</w:t>
      </w:r>
    </w:p>
    <w:p w:rsidR="00000000" w:rsidDel="00000000" w:rsidP="00000000" w:rsidRDefault="00000000" w:rsidRPr="00000000" w14:paraId="0000075D">
      <w:pPr>
        <w:rPr/>
      </w:pPr>
      <w:r w:rsidDel="00000000" w:rsidR="00000000" w:rsidRPr="00000000">
        <w:rPr>
          <w:rtl w:val="0"/>
        </w:rPr>
        <w:t xml:space="preserve">  extra_condition     JSON NULL,</w:t>
      </w:r>
    </w:p>
    <w:p w:rsidR="00000000" w:rsidDel="00000000" w:rsidP="00000000" w:rsidRDefault="00000000" w:rsidRPr="00000000" w14:paraId="0000075E">
      <w:pPr>
        <w:rPr/>
      </w:pPr>
      <w:r w:rsidDel="00000000" w:rsidR="00000000" w:rsidRPr="00000000">
        <w:rPr>
          <w:rtl w:val="0"/>
        </w:rPr>
        <w:t xml:space="preserve">  created_by          BIGINT UNSIGNED NULL,</w:t>
      </w:r>
    </w:p>
    <w:p w:rsidR="00000000" w:rsidDel="00000000" w:rsidP="00000000" w:rsidRDefault="00000000" w:rsidRPr="00000000" w14:paraId="0000075F">
      <w:pPr>
        <w:rPr/>
      </w:pPr>
      <w:r w:rsidDel="00000000" w:rsidR="00000000" w:rsidRPr="00000000">
        <w:rPr>
          <w:rtl w:val="0"/>
        </w:rPr>
        <w:t xml:space="preserve">  created_at          DATETIME(3)  NOT NULL DEFAULT CURRENT_TIMESTAMP(3),</w:t>
      </w:r>
    </w:p>
    <w:p w:rsidR="00000000" w:rsidDel="00000000" w:rsidP="00000000" w:rsidRDefault="00000000" w:rsidRPr="00000000" w14:paraId="00000760">
      <w:pPr>
        <w:rPr/>
      </w:pPr>
      <w:r w:rsidDel="00000000" w:rsidR="00000000" w:rsidRPr="00000000">
        <w:rPr>
          <w:rtl w:val="0"/>
        </w:rPr>
        <w:t xml:space="preserve">  updated_at          DATETIME(3)  NOT NULL DEFAULT CURRENT_TIMESTAMP(3) ON UPDATE CURRENT_TIMESTAMP(3),</w:t>
      </w:r>
    </w:p>
    <w:p w:rsidR="00000000" w:rsidDel="00000000" w:rsidP="00000000" w:rsidRDefault="00000000" w:rsidRPr="00000000" w14:paraId="00000761">
      <w:pPr>
        <w:rPr/>
      </w:pPr>
      <w:r w:rsidDel="00000000" w:rsidR="00000000" w:rsidRPr="00000000">
        <w:rPr>
          <w:rtl w:val="0"/>
        </w:rPr>
        <w:t xml:space="preserve">  deleted_at          DATETIME(3)  NULL,</w:t>
      </w:r>
    </w:p>
    <w:p w:rsidR="00000000" w:rsidDel="00000000" w:rsidP="00000000" w:rsidRDefault="00000000" w:rsidRPr="00000000" w14:paraId="00000762">
      <w:pPr>
        <w:rPr/>
      </w:pPr>
      <w:r w:rsidDel="00000000" w:rsidR="00000000" w:rsidRPr="00000000">
        <w:rPr>
          <w:rtl w:val="0"/>
        </w:rPr>
        <w:t xml:space="preserve">  PRIMARY KEY (id),</w:t>
      </w:r>
    </w:p>
    <w:p w:rsidR="00000000" w:rsidDel="00000000" w:rsidP="00000000" w:rsidRDefault="00000000" w:rsidRPr="00000000" w14:paraId="00000763">
      <w:pPr>
        <w:rPr/>
      </w:pPr>
      <w:r w:rsidDel="00000000" w:rsidR="00000000" w:rsidRPr="00000000">
        <w:rPr>
          <w:rtl w:val="0"/>
        </w:rPr>
        <w:t xml:space="preserve">  UNIQUE KEY uk_dr_code (code),</w:t>
      </w:r>
    </w:p>
    <w:p w:rsidR="00000000" w:rsidDel="00000000" w:rsidP="00000000" w:rsidRDefault="00000000" w:rsidRPr="00000000" w14:paraId="00000764">
      <w:pPr>
        <w:rPr/>
      </w:pPr>
      <w:r w:rsidDel="00000000" w:rsidR="00000000" w:rsidRPr="00000000">
        <w:rPr>
          <w:rtl w:val="0"/>
        </w:rPr>
        <w:t xml:space="preserve">  KEY idx_dr_active_period (is_active, start_at, end_at),</w:t>
      </w:r>
    </w:p>
    <w:p w:rsidR="00000000" w:rsidDel="00000000" w:rsidP="00000000" w:rsidRDefault="00000000" w:rsidRPr="00000000" w14:paraId="00000765">
      <w:pPr>
        <w:rPr/>
      </w:pPr>
      <w:r w:rsidDel="00000000" w:rsidR="00000000" w:rsidRPr="00000000">
        <w:rPr>
          <w:rtl w:val="0"/>
        </w:rPr>
        <w:t xml:space="preserve">  KEY idx_dr_scope (owner_scope, organizer_id, workspace_id),</w:t>
      </w:r>
    </w:p>
    <w:p w:rsidR="00000000" w:rsidDel="00000000" w:rsidP="00000000" w:rsidRDefault="00000000" w:rsidRPr="00000000" w14:paraId="00000766">
      <w:pPr>
        <w:rPr/>
      </w:pPr>
      <w:r w:rsidDel="00000000" w:rsidR="00000000" w:rsidRPr="00000000">
        <w:rPr>
          <w:rtl w:val="0"/>
        </w:rPr>
        <w:t xml:space="preserve">  CONSTRAINT fk_dr_organizer FOREIGN KEY (organizer_id) REFERENCES organizer_profile (id) ON DELETE CASCADE,</w:t>
      </w:r>
    </w:p>
    <w:p w:rsidR="00000000" w:rsidDel="00000000" w:rsidP="00000000" w:rsidRDefault="00000000" w:rsidRPr="00000000" w14:paraId="00000767">
      <w:pPr>
        <w:rPr/>
      </w:pPr>
      <w:r w:rsidDel="00000000" w:rsidR="00000000" w:rsidRPr="00000000">
        <w:rPr>
          <w:rtl w:val="0"/>
        </w:rPr>
        <w:t xml:space="preserve">  CONSTRAINT fk_dr_ws        FOREIGN KEY (workspace_id) REFERENCES workspace (id)         ON DELETE CASCADE,</w:t>
      </w:r>
    </w:p>
    <w:p w:rsidR="00000000" w:rsidDel="00000000" w:rsidP="00000000" w:rsidRDefault="00000000" w:rsidRPr="00000000" w14:paraId="00000768">
      <w:pPr>
        <w:rPr/>
      </w:pPr>
      <w:r w:rsidDel="00000000" w:rsidR="00000000" w:rsidRPr="00000000">
        <w:rPr>
          <w:rtl w:val="0"/>
        </w:rPr>
        <w:t xml:space="preserve">  CONSTRAINT ck_dr_period CHECK (end_at &gt; start_at)</w:t>
      </w:r>
    </w:p>
    <w:p w:rsidR="00000000" w:rsidDel="00000000" w:rsidP="00000000" w:rsidRDefault="00000000" w:rsidRPr="00000000" w14:paraId="00000769">
      <w:pPr>
        <w:rPr/>
      </w:pPr>
      <w:r w:rsidDel="00000000" w:rsidR="00000000" w:rsidRPr="00000000">
        <w:rPr>
          <w:rtl w:val="0"/>
        </w:rPr>
        <w:t xml:space="preserve">) ENGINE=InnoDB COMMENT='Quy tắc giảm giá / mã khuyến mãi (BR-22).';</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CREATE TABLE discount_redemption (</w:t>
      </w:r>
    </w:p>
    <w:p w:rsidR="00000000" w:rsidDel="00000000" w:rsidP="00000000" w:rsidRDefault="00000000" w:rsidRPr="00000000" w14:paraId="0000076C">
      <w:pPr>
        <w:rPr/>
      </w:pPr>
      <w:r w:rsidDel="00000000" w:rsidR="00000000" w:rsidRPr="00000000">
        <w:rPr>
          <w:rtl w:val="0"/>
        </w:rPr>
        <w:t xml:space="preserve">  id                BIGINT UNSIGNED NOT NULL AUTO_INCREMENT,</w:t>
      </w:r>
    </w:p>
    <w:p w:rsidR="00000000" w:rsidDel="00000000" w:rsidP="00000000" w:rsidRDefault="00000000" w:rsidRPr="00000000" w14:paraId="0000076D">
      <w:pPr>
        <w:rPr/>
      </w:pPr>
      <w:r w:rsidDel="00000000" w:rsidR="00000000" w:rsidRPr="00000000">
        <w:rPr>
          <w:rtl w:val="0"/>
        </w:rPr>
        <w:t xml:space="preserve">  discount_rule_id  BIGINT UNSIGNED NOT NULL,</w:t>
      </w:r>
    </w:p>
    <w:p w:rsidR="00000000" w:rsidDel="00000000" w:rsidP="00000000" w:rsidRDefault="00000000" w:rsidRPr="00000000" w14:paraId="0000076E">
      <w:pPr>
        <w:rPr/>
      </w:pPr>
      <w:r w:rsidDel="00000000" w:rsidR="00000000" w:rsidRPr="00000000">
        <w:rPr>
          <w:rtl w:val="0"/>
        </w:rPr>
        <w:t xml:space="preserve">  booking_id        BIGINT UNSIGNED NOT NULL,</w:t>
      </w:r>
    </w:p>
    <w:p w:rsidR="00000000" w:rsidDel="00000000" w:rsidP="00000000" w:rsidRDefault="00000000" w:rsidRPr="00000000" w14:paraId="0000076F">
      <w:pPr>
        <w:rPr/>
      </w:pPr>
      <w:r w:rsidDel="00000000" w:rsidR="00000000" w:rsidRPr="00000000">
        <w:rPr>
          <w:rtl w:val="0"/>
        </w:rPr>
        <w:t xml:space="preserve">  customer_id       BIGINT UNSIGNED NOT NULL,</w:t>
      </w:r>
    </w:p>
    <w:p w:rsidR="00000000" w:rsidDel="00000000" w:rsidP="00000000" w:rsidRDefault="00000000" w:rsidRPr="00000000" w14:paraId="00000770">
      <w:pPr>
        <w:rPr/>
      </w:pPr>
      <w:r w:rsidDel="00000000" w:rsidR="00000000" w:rsidRPr="00000000">
        <w:rPr>
          <w:rtl w:val="0"/>
        </w:rPr>
        <w:t xml:space="preserve">  discount_amount   DECIMAL(15,2) NOT NULL,</w:t>
      </w:r>
    </w:p>
    <w:p w:rsidR="00000000" w:rsidDel="00000000" w:rsidP="00000000" w:rsidRDefault="00000000" w:rsidRPr="00000000" w14:paraId="00000771">
      <w:pPr>
        <w:rPr/>
      </w:pPr>
      <w:r w:rsidDel="00000000" w:rsidR="00000000" w:rsidRPr="00000000">
        <w:rPr>
          <w:rtl w:val="0"/>
        </w:rPr>
        <w:t xml:space="preserve">  redeemed_at       DATETIME(3)  NOT NULL DEFAULT CURRENT_TIMESTAMP(3),</w:t>
      </w:r>
    </w:p>
    <w:p w:rsidR="00000000" w:rsidDel="00000000" w:rsidP="00000000" w:rsidRDefault="00000000" w:rsidRPr="00000000" w14:paraId="00000772">
      <w:pPr>
        <w:rPr/>
      </w:pPr>
      <w:r w:rsidDel="00000000" w:rsidR="00000000" w:rsidRPr="00000000">
        <w:rPr>
          <w:rtl w:val="0"/>
        </w:rPr>
        <w:t xml:space="preserve">  reverted_at       DATETIME(3)  NULL COMMENT 'Hoàn lại lượt dùng khi huỷ booking',</w:t>
      </w:r>
    </w:p>
    <w:p w:rsidR="00000000" w:rsidDel="00000000" w:rsidP="00000000" w:rsidRDefault="00000000" w:rsidRPr="00000000" w14:paraId="00000773">
      <w:pPr>
        <w:rPr/>
      </w:pPr>
      <w:r w:rsidDel="00000000" w:rsidR="00000000" w:rsidRPr="00000000">
        <w:rPr>
          <w:rtl w:val="0"/>
        </w:rPr>
        <w:t xml:space="preserve">  PRIMARY KEY (id),</w:t>
      </w:r>
    </w:p>
    <w:p w:rsidR="00000000" w:rsidDel="00000000" w:rsidP="00000000" w:rsidRDefault="00000000" w:rsidRPr="00000000" w14:paraId="00000774">
      <w:pPr>
        <w:rPr/>
      </w:pPr>
      <w:r w:rsidDel="00000000" w:rsidR="00000000" w:rsidRPr="00000000">
        <w:rPr>
          <w:rtl w:val="0"/>
        </w:rPr>
        <w:t xml:space="preserve">  UNIQUE KEY uk_drd_rule_booking (discount_rule_id, booking_id),</w:t>
      </w:r>
    </w:p>
    <w:p w:rsidR="00000000" w:rsidDel="00000000" w:rsidP="00000000" w:rsidRDefault="00000000" w:rsidRPr="00000000" w14:paraId="00000775">
      <w:pPr>
        <w:rPr/>
      </w:pPr>
      <w:r w:rsidDel="00000000" w:rsidR="00000000" w:rsidRPr="00000000">
        <w:rPr>
          <w:rtl w:val="0"/>
        </w:rPr>
        <w:t xml:space="preserve">  KEY idx_drd_customer (customer_id, discount_rule_id),</w:t>
      </w:r>
    </w:p>
    <w:p w:rsidR="00000000" w:rsidDel="00000000" w:rsidP="00000000" w:rsidRDefault="00000000" w:rsidRPr="00000000" w14:paraId="00000776">
      <w:pPr>
        <w:rPr/>
      </w:pPr>
      <w:r w:rsidDel="00000000" w:rsidR="00000000" w:rsidRPr="00000000">
        <w:rPr>
          <w:rtl w:val="0"/>
        </w:rPr>
        <w:t xml:space="preserve">  CONSTRAINT fk_drd_rule     FOREIGN KEY (discount_rule_id) REFERENCES discount_rule (id) ON DELETE CASCADE,</w:t>
      </w:r>
    </w:p>
    <w:p w:rsidR="00000000" w:rsidDel="00000000" w:rsidP="00000000" w:rsidRDefault="00000000" w:rsidRPr="00000000" w14:paraId="00000777">
      <w:pPr>
        <w:rPr/>
      </w:pPr>
      <w:r w:rsidDel="00000000" w:rsidR="00000000" w:rsidRPr="00000000">
        <w:rPr>
          <w:rtl w:val="0"/>
        </w:rPr>
        <w:t xml:space="preserve">  CONSTRAINT fk_drd_booking  FOREIGN KEY (booking_id)       REFERENCES booking (id)       ON DELETE CASCADE,</w:t>
      </w:r>
    </w:p>
    <w:p w:rsidR="00000000" w:rsidDel="00000000" w:rsidP="00000000" w:rsidRDefault="00000000" w:rsidRPr="00000000" w14:paraId="00000778">
      <w:pPr>
        <w:rPr/>
      </w:pPr>
      <w:r w:rsidDel="00000000" w:rsidR="00000000" w:rsidRPr="00000000">
        <w:rPr>
          <w:rtl w:val="0"/>
        </w:rPr>
        <w:t xml:space="preserve">  CONSTRAINT fk_drd_customer FOREIGN KEY (customer_id)      REFERENCES user_account (id)  ON DELETE CASCADE</w:t>
      </w:r>
    </w:p>
    <w:p w:rsidR="00000000" w:rsidDel="00000000" w:rsidP="00000000" w:rsidRDefault="00000000" w:rsidRPr="00000000" w14:paraId="00000779">
      <w:pPr>
        <w:rPr/>
      </w:pPr>
      <w:r w:rsidDel="00000000" w:rsidR="00000000" w:rsidRPr="00000000">
        <w:rPr>
          <w:rtl w:val="0"/>
        </w:rPr>
        <w:t xml:space="preserve">) ENGINE=InnoDB COMMENT='Lượt sử dụng mã giảm giá (M15-UC30).';</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 M15-UC32..UC37, BR-30</w:t>
      </w:r>
    </w:p>
    <w:p w:rsidR="00000000" w:rsidDel="00000000" w:rsidP="00000000" w:rsidRDefault="00000000" w:rsidRPr="00000000" w14:paraId="0000077C">
      <w:pPr>
        <w:rPr/>
      </w:pPr>
      <w:r w:rsidDel="00000000" w:rsidR="00000000" w:rsidRPr="00000000">
        <w:rPr>
          <w:rtl w:val="0"/>
        </w:rPr>
        <w:t xml:space="preserve">CREATE TABLE platform_fee_rule (</w:t>
      </w:r>
    </w:p>
    <w:p w:rsidR="00000000" w:rsidDel="00000000" w:rsidP="00000000" w:rsidRDefault="00000000" w:rsidRPr="00000000" w14:paraId="0000077D">
      <w:pPr>
        <w:rPr/>
      </w:pPr>
      <w:r w:rsidDel="00000000" w:rsidR="00000000" w:rsidRPr="00000000">
        <w:rPr>
          <w:rtl w:val="0"/>
        </w:rPr>
        <w:t xml:space="preserve">  id                BIGINT UNSIGNED NOT NULL AUTO_INCREMENT,</w:t>
      </w:r>
    </w:p>
    <w:p w:rsidR="00000000" w:rsidDel="00000000" w:rsidP="00000000" w:rsidRDefault="00000000" w:rsidRPr="00000000" w14:paraId="0000077E">
      <w:pPr>
        <w:rPr/>
      </w:pPr>
      <w:r w:rsidDel="00000000" w:rsidR="00000000" w:rsidRPr="00000000">
        <w:rPr>
          <w:rtl w:val="0"/>
        </w:rPr>
        <w:t xml:space="preserve">  name              VARCHAR(150) NOT NULL,</w:t>
      </w:r>
    </w:p>
    <w:p w:rsidR="00000000" w:rsidDel="00000000" w:rsidP="00000000" w:rsidRDefault="00000000" w:rsidRPr="00000000" w14:paraId="0000077F">
      <w:pPr>
        <w:rPr/>
      </w:pPr>
      <w:r w:rsidDel="00000000" w:rsidR="00000000" w:rsidRPr="00000000">
        <w:rPr>
          <w:rtl w:val="0"/>
        </w:rPr>
        <w:t xml:space="preserve">  fee_type          ENUM('COMMISSION_PERCENT','FIXED_PER_TRANSACTION','TIERED') NOT NULL,</w:t>
      </w:r>
    </w:p>
    <w:p w:rsidR="00000000" w:rsidDel="00000000" w:rsidP="00000000" w:rsidRDefault="00000000" w:rsidRPr="00000000" w14:paraId="00000780">
      <w:pPr>
        <w:rPr/>
      </w:pPr>
      <w:r w:rsidDel="00000000" w:rsidR="00000000" w:rsidRPr="00000000">
        <w:rPr>
          <w:rtl w:val="0"/>
        </w:rPr>
        <w:t xml:space="preserve">  fee_value         DECIMAL(15,2) NOT NULL,</w:t>
      </w:r>
    </w:p>
    <w:p w:rsidR="00000000" w:rsidDel="00000000" w:rsidP="00000000" w:rsidRDefault="00000000" w:rsidRPr="00000000" w14:paraId="00000781">
      <w:pPr>
        <w:rPr/>
      </w:pPr>
      <w:r w:rsidDel="00000000" w:rsidR="00000000" w:rsidRPr="00000000">
        <w:rPr>
          <w:rtl w:val="0"/>
        </w:rPr>
        <w:t xml:space="preserve">  min_fee_amount    DECIMAL(15,2) NULL,</w:t>
      </w:r>
    </w:p>
    <w:p w:rsidR="00000000" w:rsidDel="00000000" w:rsidP="00000000" w:rsidRDefault="00000000" w:rsidRPr="00000000" w14:paraId="00000782">
      <w:pPr>
        <w:rPr/>
      </w:pPr>
      <w:r w:rsidDel="00000000" w:rsidR="00000000" w:rsidRPr="00000000">
        <w:rPr>
          <w:rtl w:val="0"/>
        </w:rPr>
        <w:t xml:space="preserve">  max_fee_amount    DECIMAL(15,2) NULL,</w:t>
      </w:r>
    </w:p>
    <w:p w:rsidR="00000000" w:rsidDel="00000000" w:rsidP="00000000" w:rsidRDefault="00000000" w:rsidRPr="00000000" w14:paraId="00000783">
      <w:pPr>
        <w:rPr/>
      </w:pPr>
      <w:r w:rsidDel="00000000" w:rsidR="00000000" w:rsidRPr="00000000">
        <w:rPr>
          <w:rtl w:val="0"/>
        </w:rPr>
        <w:t xml:space="preserve">  applies_to        ENUM('BOOKING','SUBSCRIPTION','ALL') NOT NULL DEFAULT 'BOOKING',</w:t>
      </w:r>
    </w:p>
    <w:p w:rsidR="00000000" w:rsidDel="00000000" w:rsidP="00000000" w:rsidRDefault="00000000" w:rsidRPr="00000000" w14:paraId="00000784">
      <w:pPr>
        <w:rPr/>
      </w:pPr>
      <w:r w:rsidDel="00000000" w:rsidR="00000000" w:rsidRPr="00000000">
        <w:rPr>
          <w:rtl w:val="0"/>
        </w:rPr>
        <w:t xml:space="preserve">  scope_organizer_id BIGINT UNSIGNED NULL COMMENT 'NULL = toàn nền tảng',</w:t>
      </w:r>
    </w:p>
    <w:p w:rsidR="00000000" w:rsidDel="00000000" w:rsidP="00000000" w:rsidRDefault="00000000" w:rsidRPr="00000000" w14:paraId="00000785">
      <w:pPr>
        <w:rPr/>
      </w:pPr>
      <w:r w:rsidDel="00000000" w:rsidR="00000000" w:rsidRPr="00000000">
        <w:rPr>
          <w:rtl w:val="0"/>
        </w:rPr>
        <w:t xml:space="preserve">  scope_seat_type_id BIGINT UNSIGNED NULL,</w:t>
      </w:r>
    </w:p>
    <w:p w:rsidR="00000000" w:rsidDel="00000000" w:rsidP="00000000" w:rsidRDefault="00000000" w:rsidRPr="00000000" w14:paraId="00000786">
      <w:pPr>
        <w:rPr/>
      </w:pPr>
      <w:r w:rsidDel="00000000" w:rsidR="00000000" w:rsidRPr="00000000">
        <w:rPr>
          <w:rtl w:val="0"/>
        </w:rPr>
        <w:t xml:space="preserve">  tier_config       JSON NULL,</w:t>
      </w:r>
    </w:p>
    <w:p w:rsidR="00000000" w:rsidDel="00000000" w:rsidP="00000000" w:rsidRDefault="00000000" w:rsidRPr="00000000" w14:paraId="00000787">
      <w:pPr>
        <w:rPr/>
      </w:pPr>
      <w:r w:rsidDel="00000000" w:rsidR="00000000" w:rsidRPr="00000000">
        <w:rPr>
          <w:rtl w:val="0"/>
        </w:rPr>
        <w:t xml:space="preserve">  priority          SMALLINT UNSIGNED NOT NULL DEFAULT 100,</w:t>
      </w:r>
    </w:p>
    <w:p w:rsidR="00000000" w:rsidDel="00000000" w:rsidP="00000000" w:rsidRDefault="00000000" w:rsidRPr="00000000" w14:paraId="00000788">
      <w:pPr>
        <w:rPr/>
      </w:pPr>
      <w:r w:rsidDel="00000000" w:rsidR="00000000" w:rsidRPr="00000000">
        <w:rPr>
          <w:rtl w:val="0"/>
        </w:rPr>
        <w:t xml:space="preserve">  effective_from    DATETIME(3)  NOT NULL,</w:t>
      </w:r>
    </w:p>
    <w:p w:rsidR="00000000" w:rsidDel="00000000" w:rsidP="00000000" w:rsidRDefault="00000000" w:rsidRPr="00000000" w14:paraId="00000789">
      <w:pPr>
        <w:rPr/>
      </w:pPr>
      <w:r w:rsidDel="00000000" w:rsidR="00000000" w:rsidRPr="00000000">
        <w:rPr>
          <w:rtl w:val="0"/>
        </w:rPr>
        <w:t xml:space="preserve">  effective_to      DATETIME(3)  NULL,</w:t>
      </w:r>
    </w:p>
    <w:p w:rsidR="00000000" w:rsidDel="00000000" w:rsidP="00000000" w:rsidRDefault="00000000" w:rsidRPr="00000000" w14:paraId="0000078A">
      <w:pPr>
        <w:rPr/>
      </w:pPr>
      <w:r w:rsidDel="00000000" w:rsidR="00000000" w:rsidRPr="00000000">
        <w:rPr>
          <w:rtl w:val="0"/>
        </w:rPr>
        <w:t xml:space="preserve">  is_active         TINYINT(1)   NOT NULL DEFAULT 0,</w:t>
      </w:r>
    </w:p>
    <w:p w:rsidR="00000000" w:rsidDel="00000000" w:rsidP="00000000" w:rsidRDefault="00000000" w:rsidRPr="00000000" w14:paraId="0000078B">
      <w:pPr>
        <w:rPr/>
      </w:pPr>
      <w:r w:rsidDel="00000000" w:rsidR="00000000" w:rsidRPr="00000000">
        <w:rPr>
          <w:rtl w:val="0"/>
        </w:rPr>
        <w:t xml:space="preserve">  created_by        BIGINT UNSIGNED NOT NULL COMMENT 'BR-30: chỉ Administrator',</w:t>
      </w:r>
    </w:p>
    <w:p w:rsidR="00000000" w:rsidDel="00000000" w:rsidP="00000000" w:rsidRDefault="00000000" w:rsidRPr="00000000" w14:paraId="0000078C">
      <w:pPr>
        <w:rPr/>
      </w:pPr>
      <w:r w:rsidDel="00000000" w:rsidR="00000000" w:rsidRPr="00000000">
        <w:rPr>
          <w:rtl w:val="0"/>
        </w:rPr>
        <w:t xml:space="preserve">  created_at        DATETIME(3)  NOT NULL DEFAULT CURRENT_TIMESTAMP(3),</w:t>
      </w:r>
    </w:p>
    <w:p w:rsidR="00000000" w:rsidDel="00000000" w:rsidP="00000000" w:rsidRDefault="00000000" w:rsidRPr="00000000" w14:paraId="0000078D">
      <w:pPr>
        <w:rPr/>
      </w:pPr>
      <w:r w:rsidDel="00000000" w:rsidR="00000000" w:rsidRPr="00000000">
        <w:rPr>
          <w:rtl w:val="0"/>
        </w:rPr>
        <w:t xml:space="preserve">  updated_at        DATETIME(3)  NOT NULL DEFAULT CURRENT_TIMESTAMP(3) ON UPDATE CURRENT_TIMESTAMP(3),</w:t>
      </w:r>
    </w:p>
    <w:p w:rsidR="00000000" w:rsidDel="00000000" w:rsidP="00000000" w:rsidRDefault="00000000" w:rsidRPr="00000000" w14:paraId="0000078E">
      <w:pPr>
        <w:rPr/>
      </w:pPr>
      <w:r w:rsidDel="00000000" w:rsidR="00000000" w:rsidRPr="00000000">
        <w:rPr>
          <w:rtl w:val="0"/>
        </w:rPr>
        <w:t xml:space="preserve">  deleted_at        DATETIME(3)  NULL,</w:t>
      </w:r>
    </w:p>
    <w:p w:rsidR="00000000" w:rsidDel="00000000" w:rsidP="00000000" w:rsidRDefault="00000000" w:rsidRPr="00000000" w14:paraId="0000078F">
      <w:pPr>
        <w:rPr/>
      </w:pPr>
      <w:r w:rsidDel="00000000" w:rsidR="00000000" w:rsidRPr="00000000">
        <w:rPr>
          <w:rtl w:val="0"/>
        </w:rPr>
        <w:t xml:space="preserve">  PRIMARY KEY (id),</w:t>
      </w:r>
    </w:p>
    <w:p w:rsidR="00000000" w:rsidDel="00000000" w:rsidP="00000000" w:rsidRDefault="00000000" w:rsidRPr="00000000" w14:paraId="00000790">
      <w:pPr>
        <w:rPr/>
      </w:pPr>
      <w:r w:rsidDel="00000000" w:rsidR="00000000" w:rsidRPr="00000000">
        <w:rPr>
          <w:rtl w:val="0"/>
        </w:rPr>
        <w:t xml:space="preserve">  KEY idx_pfr_active (is_active, effective_from, effective_to),</w:t>
      </w:r>
    </w:p>
    <w:p w:rsidR="00000000" w:rsidDel="00000000" w:rsidP="00000000" w:rsidRDefault="00000000" w:rsidRPr="00000000" w14:paraId="00000791">
      <w:pPr>
        <w:rPr/>
      </w:pPr>
      <w:r w:rsidDel="00000000" w:rsidR="00000000" w:rsidRPr="00000000">
        <w:rPr>
          <w:rtl w:val="0"/>
        </w:rPr>
        <w:t xml:space="preserve">  CONSTRAINT fk_pfr_organizer FOREIGN KEY (scope_organizer_id) REFERENCES organizer_profile (id) ON DELETE CASCADE,</w:t>
      </w:r>
    </w:p>
    <w:p w:rsidR="00000000" w:rsidDel="00000000" w:rsidP="00000000" w:rsidRDefault="00000000" w:rsidRPr="00000000" w14:paraId="00000792">
      <w:pPr>
        <w:rPr/>
      </w:pPr>
      <w:r w:rsidDel="00000000" w:rsidR="00000000" w:rsidRPr="00000000">
        <w:rPr>
          <w:rtl w:val="0"/>
        </w:rPr>
        <w:t xml:space="preserve">  CONSTRAINT fk_pfr_creator   FOREIGN KEY (created_by)         REFERENCES user_account (id)      ON DELETE RESTRICT</w:t>
      </w:r>
    </w:p>
    <w:p w:rsidR="00000000" w:rsidDel="00000000" w:rsidP="00000000" w:rsidRDefault="00000000" w:rsidRPr="00000000" w14:paraId="00000793">
      <w:pPr>
        <w:rPr/>
      </w:pPr>
      <w:r w:rsidDel="00000000" w:rsidR="00000000" w:rsidRPr="00000000">
        <w:rPr>
          <w:rtl w:val="0"/>
        </w:rPr>
        <w:t xml:space="preserve">) ENGINE=InnoDB COMMENT='Quy tắc phí nền tảng / hoa hồng (BR-30, BR-32).';</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 =============================================================================</w:t>
      </w:r>
    </w:p>
    <w:p w:rsidR="00000000" w:rsidDel="00000000" w:rsidP="00000000" w:rsidRDefault="00000000" w:rsidRPr="00000000" w14:paraId="00000796">
      <w:pPr>
        <w:rPr/>
      </w:pPr>
      <w:r w:rsidDel="00000000" w:rsidR="00000000" w:rsidRPr="00000000">
        <w:rPr>
          <w:rtl w:val="0"/>
        </w:rPr>
        <w:t xml:space="preserve">-- MODULE M16 — CANCELLATION &amp; REFUND MANAGEMENT  (16 UC)</w:t>
      </w:r>
    </w:p>
    <w:p w:rsidR="00000000" w:rsidDel="00000000" w:rsidP="00000000" w:rsidRDefault="00000000" w:rsidRPr="00000000" w14:paraId="00000797">
      <w:pPr>
        <w:rPr/>
      </w:pPr>
      <w:r w:rsidDel="00000000" w:rsidR="00000000" w:rsidRPr="00000000">
        <w:rPr>
          <w:rtl w:val="0"/>
        </w:rPr>
        <w:t xml:space="preserve">-- =============================================================================</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CREATE TABLE cancellation_policy (</w:t>
      </w:r>
    </w:p>
    <w:p w:rsidR="00000000" w:rsidDel="00000000" w:rsidP="00000000" w:rsidRDefault="00000000" w:rsidRPr="00000000" w14:paraId="0000079A">
      <w:pPr>
        <w:rPr/>
      </w:pPr>
      <w:r w:rsidDel="00000000" w:rsidR="00000000" w:rsidRPr="00000000">
        <w:rPr>
          <w:rtl w:val="0"/>
        </w:rPr>
        <w:t xml:space="preserve">  id                    BIGINT UNSIGNED NOT NULL AUTO_INCREMENT,</w:t>
      </w:r>
    </w:p>
    <w:p w:rsidR="00000000" w:rsidDel="00000000" w:rsidP="00000000" w:rsidRDefault="00000000" w:rsidRPr="00000000" w14:paraId="0000079B">
      <w:pPr>
        <w:rPr/>
      </w:pPr>
      <w:r w:rsidDel="00000000" w:rsidR="00000000" w:rsidRPr="00000000">
        <w:rPr>
          <w:rtl w:val="0"/>
        </w:rPr>
        <w:t xml:space="preserve">  organizer_id          BIGINT UNSIGNED NULL COMMENT 'NULL = chính sách mặc định nền tảng',</w:t>
      </w:r>
    </w:p>
    <w:p w:rsidR="00000000" w:rsidDel="00000000" w:rsidP="00000000" w:rsidRDefault="00000000" w:rsidRPr="00000000" w14:paraId="0000079C">
      <w:pPr>
        <w:rPr/>
      </w:pPr>
      <w:r w:rsidDel="00000000" w:rsidR="00000000" w:rsidRPr="00000000">
        <w:rPr>
          <w:rtl w:val="0"/>
        </w:rPr>
        <w:t xml:space="preserve">  workspace_id          BIGINT UNSIGNED NULL,</w:t>
      </w:r>
    </w:p>
    <w:p w:rsidR="00000000" w:rsidDel="00000000" w:rsidP="00000000" w:rsidRDefault="00000000" w:rsidRPr="00000000" w14:paraId="0000079D">
      <w:pPr>
        <w:rPr/>
      </w:pPr>
      <w:r w:rsidDel="00000000" w:rsidR="00000000" w:rsidRPr="00000000">
        <w:rPr>
          <w:rtl w:val="0"/>
        </w:rPr>
        <w:t xml:space="preserve">  name                  VARCHAR(150) NOT NULL,</w:t>
      </w:r>
    </w:p>
    <w:p w:rsidR="00000000" w:rsidDel="00000000" w:rsidP="00000000" w:rsidRDefault="00000000" w:rsidRPr="00000000" w14:paraId="0000079E">
      <w:pPr>
        <w:rPr/>
      </w:pPr>
      <w:r w:rsidDel="00000000" w:rsidR="00000000" w:rsidRPr="00000000">
        <w:rPr>
          <w:rtl w:val="0"/>
        </w:rPr>
        <w:t xml:space="preserve">  description           TEXT         NULL,</w:t>
      </w:r>
    </w:p>
    <w:p w:rsidR="00000000" w:rsidDel="00000000" w:rsidP="00000000" w:rsidRDefault="00000000" w:rsidRPr="00000000" w14:paraId="0000079F">
      <w:pPr>
        <w:rPr/>
      </w:pPr>
      <w:r w:rsidDel="00000000" w:rsidR="00000000" w:rsidRPr="00000000">
        <w:rPr>
          <w:rtl w:val="0"/>
        </w:rPr>
        <w:t xml:space="preserve">  free_cancel_hours     SMALLINT UNSIGNED NOT NULL DEFAULT 24 COMMENT 'Huỷ miễn phí nếu trước N giờ',</w:t>
      </w:r>
    </w:p>
    <w:p w:rsidR="00000000" w:rsidDel="00000000" w:rsidP="00000000" w:rsidRDefault="00000000" w:rsidRPr="00000000" w14:paraId="000007A0">
      <w:pPr>
        <w:rPr/>
      </w:pPr>
      <w:r w:rsidDel="00000000" w:rsidR="00000000" w:rsidRPr="00000000">
        <w:rPr>
          <w:rtl w:val="0"/>
        </w:rPr>
        <w:t xml:space="preserve">  allow_customer_cancel TINYINT(1)   NOT NULL DEFAULT 1 COMMENT 'BR-18',</w:t>
      </w:r>
    </w:p>
    <w:p w:rsidR="00000000" w:rsidDel="00000000" w:rsidP="00000000" w:rsidRDefault="00000000" w:rsidRPr="00000000" w14:paraId="000007A1">
      <w:pPr>
        <w:rPr/>
      </w:pPr>
      <w:r w:rsidDel="00000000" w:rsidR="00000000" w:rsidRPr="00000000">
        <w:rPr>
          <w:rtl w:val="0"/>
        </w:rPr>
        <w:t xml:space="preserve">  refund_window_days    SMALLINT UNSIGNED NOT NULL DEFAULT 7 COMMENT 'Hạn nộp yêu cầu hoàn tiền',</w:t>
      </w:r>
    </w:p>
    <w:p w:rsidR="00000000" w:rsidDel="00000000" w:rsidP="00000000" w:rsidRDefault="00000000" w:rsidRPr="00000000" w14:paraId="000007A2">
      <w:pPr>
        <w:rPr/>
      </w:pPr>
      <w:r w:rsidDel="00000000" w:rsidR="00000000" w:rsidRPr="00000000">
        <w:rPr>
          <w:rtl w:val="0"/>
        </w:rPr>
        <w:t xml:space="preserve">  is_default            TINYINT(1)   NOT NULL DEFAULT 0,</w:t>
      </w:r>
    </w:p>
    <w:p w:rsidR="00000000" w:rsidDel="00000000" w:rsidP="00000000" w:rsidRDefault="00000000" w:rsidRPr="00000000" w14:paraId="000007A3">
      <w:pPr>
        <w:rPr/>
      </w:pPr>
      <w:r w:rsidDel="00000000" w:rsidR="00000000" w:rsidRPr="00000000">
        <w:rPr>
          <w:rtl w:val="0"/>
        </w:rPr>
        <w:t xml:space="preserve">  is_active             TINYINT(1)   NOT NULL DEFAULT 1,</w:t>
      </w:r>
    </w:p>
    <w:p w:rsidR="00000000" w:rsidDel="00000000" w:rsidP="00000000" w:rsidRDefault="00000000" w:rsidRPr="00000000" w14:paraId="000007A4">
      <w:pPr>
        <w:rPr/>
      </w:pPr>
      <w:r w:rsidDel="00000000" w:rsidR="00000000" w:rsidRPr="00000000">
        <w:rPr>
          <w:rtl w:val="0"/>
        </w:rPr>
        <w:t xml:space="preserve">  created_at            DATETIME(3)  NOT NULL DEFAULT CURRENT_TIMESTAMP(3),</w:t>
      </w:r>
    </w:p>
    <w:p w:rsidR="00000000" w:rsidDel="00000000" w:rsidP="00000000" w:rsidRDefault="00000000" w:rsidRPr="00000000" w14:paraId="000007A5">
      <w:pPr>
        <w:rPr/>
      </w:pPr>
      <w:r w:rsidDel="00000000" w:rsidR="00000000" w:rsidRPr="00000000">
        <w:rPr>
          <w:rtl w:val="0"/>
        </w:rPr>
        <w:t xml:space="preserve">  updated_at            DATETIME(3)  NOT NULL DEFAULT CURRENT_TIMESTAMP(3) ON UPDATE CURRENT_TIMESTAMP(3),</w:t>
      </w:r>
    </w:p>
    <w:p w:rsidR="00000000" w:rsidDel="00000000" w:rsidP="00000000" w:rsidRDefault="00000000" w:rsidRPr="00000000" w14:paraId="000007A6">
      <w:pPr>
        <w:rPr/>
      </w:pPr>
      <w:r w:rsidDel="00000000" w:rsidR="00000000" w:rsidRPr="00000000">
        <w:rPr>
          <w:rtl w:val="0"/>
        </w:rPr>
        <w:t xml:space="preserve">  PRIMARY KEY (id),</w:t>
      </w:r>
    </w:p>
    <w:p w:rsidR="00000000" w:rsidDel="00000000" w:rsidP="00000000" w:rsidRDefault="00000000" w:rsidRPr="00000000" w14:paraId="000007A7">
      <w:pPr>
        <w:rPr/>
      </w:pPr>
      <w:r w:rsidDel="00000000" w:rsidR="00000000" w:rsidRPr="00000000">
        <w:rPr>
          <w:rtl w:val="0"/>
        </w:rPr>
        <w:t xml:space="preserve">  KEY idx_cp_scope (organizer_id, workspace_id, is_active),</w:t>
      </w:r>
    </w:p>
    <w:p w:rsidR="00000000" w:rsidDel="00000000" w:rsidP="00000000" w:rsidRDefault="00000000" w:rsidRPr="00000000" w14:paraId="000007A8">
      <w:pPr>
        <w:rPr/>
      </w:pPr>
      <w:r w:rsidDel="00000000" w:rsidR="00000000" w:rsidRPr="00000000">
        <w:rPr>
          <w:rtl w:val="0"/>
        </w:rPr>
        <w:t xml:space="preserve">  CONSTRAINT fk_cp_organizer FOREIGN KEY (organizer_id) REFERENCES organizer_profile (id) ON DELETE CASCADE,</w:t>
      </w:r>
    </w:p>
    <w:p w:rsidR="00000000" w:rsidDel="00000000" w:rsidP="00000000" w:rsidRDefault="00000000" w:rsidRPr="00000000" w14:paraId="000007A9">
      <w:pPr>
        <w:rPr/>
      </w:pPr>
      <w:r w:rsidDel="00000000" w:rsidR="00000000" w:rsidRPr="00000000">
        <w:rPr>
          <w:rtl w:val="0"/>
        </w:rPr>
        <w:t xml:space="preserve">  CONSTRAINT fk_cp_ws        FOREIGN KEY (workspace_id) REFERENCES workspace (id)         ON DELETE CASCADE</w:t>
      </w:r>
    </w:p>
    <w:p w:rsidR="00000000" w:rsidDel="00000000" w:rsidP="00000000" w:rsidRDefault="00000000" w:rsidRPr="00000000" w14:paraId="000007AA">
      <w:pPr>
        <w:rPr/>
      </w:pPr>
      <w:r w:rsidDel="00000000" w:rsidR="00000000" w:rsidRPr="00000000">
        <w:rPr>
          <w:rtl w:val="0"/>
        </w:rPr>
        <w:t xml:space="preserve">) ENGINE=InnoDB COMMENT='Chính sách huỷ đặt chỗ (M16-UC01, BR-18).';</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t xml:space="preserve">ALTER TABLE workspace</w:t>
      </w:r>
    </w:p>
    <w:p w:rsidR="00000000" w:rsidDel="00000000" w:rsidP="00000000" w:rsidRDefault="00000000" w:rsidRPr="00000000" w14:paraId="000007AD">
      <w:pPr>
        <w:rPr/>
      </w:pPr>
      <w:r w:rsidDel="00000000" w:rsidR="00000000" w:rsidRPr="00000000">
        <w:rPr>
          <w:rtl w:val="0"/>
        </w:rPr>
        <w:t xml:space="preserve">  ADD CONSTRAINT fk_ws_cancel_policy FOREIGN KEY (cancellation_policy_id) REFERENCES cancellation_policy (id) ON DELETE SET NULL;</w:t>
      </w:r>
    </w:p>
    <w:p w:rsidR="00000000" w:rsidDel="00000000" w:rsidP="00000000" w:rsidRDefault="00000000" w:rsidRPr="00000000" w14:paraId="000007AE">
      <w:pPr>
        <w:rPr/>
      </w:pPr>
      <w:r w:rsidDel="00000000" w:rsidR="00000000" w:rsidRPr="00000000">
        <w:rPr>
          <w:rtl w:val="0"/>
        </w:rPr>
        <w:t xml:space="preserve">ALTER TABLE booking</w:t>
      </w:r>
    </w:p>
    <w:p w:rsidR="00000000" w:rsidDel="00000000" w:rsidP="00000000" w:rsidRDefault="00000000" w:rsidRPr="00000000" w14:paraId="000007AF">
      <w:pPr>
        <w:rPr/>
      </w:pPr>
      <w:r w:rsidDel="00000000" w:rsidR="00000000" w:rsidRPr="00000000">
        <w:rPr>
          <w:rtl w:val="0"/>
        </w:rPr>
        <w:t xml:space="preserve">  ADD CONSTRAINT fk_booking_cancel_policy FOREIGN KEY (cancellation_policy_id) REFERENCES cancellation_policy (id) ON DELETE SET NULL;</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CREATE TABLE cancellation_policy_tier (</w:t>
      </w:r>
    </w:p>
    <w:p w:rsidR="00000000" w:rsidDel="00000000" w:rsidP="00000000" w:rsidRDefault="00000000" w:rsidRPr="00000000" w14:paraId="000007B2">
      <w:pPr>
        <w:rPr/>
      </w:pPr>
      <w:r w:rsidDel="00000000" w:rsidR="00000000" w:rsidRPr="00000000">
        <w:rPr>
          <w:rtl w:val="0"/>
        </w:rPr>
        <w:t xml:space="preserve">  id                  BIGINT UNSIGNED NOT NULL AUTO_INCREMENT,</w:t>
      </w:r>
    </w:p>
    <w:p w:rsidR="00000000" w:rsidDel="00000000" w:rsidP="00000000" w:rsidRDefault="00000000" w:rsidRPr="00000000" w14:paraId="000007B3">
      <w:pPr>
        <w:rPr/>
      </w:pPr>
      <w:r w:rsidDel="00000000" w:rsidR="00000000" w:rsidRPr="00000000">
        <w:rPr>
          <w:rtl w:val="0"/>
        </w:rPr>
        <w:t xml:space="preserve">  policy_id           BIGINT UNSIGNED NOT NULL,</w:t>
      </w:r>
    </w:p>
    <w:p w:rsidR="00000000" w:rsidDel="00000000" w:rsidP="00000000" w:rsidRDefault="00000000" w:rsidRPr="00000000" w14:paraId="000007B4">
      <w:pPr>
        <w:rPr/>
      </w:pPr>
      <w:r w:rsidDel="00000000" w:rsidR="00000000" w:rsidRPr="00000000">
        <w:rPr>
          <w:rtl w:val="0"/>
        </w:rPr>
        <w:t xml:space="preserve">  hours_before_start_min INT UNSIGNED NOT NULL COMMENT 'Cận dưới của khoảng thời gian',</w:t>
      </w:r>
    </w:p>
    <w:p w:rsidR="00000000" w:rsidDel="00000000" w:rsidP="00000000" w:rsidRDefault="00000000" w:rsidRPr="00000000" w14:paraId="000007B5">
      <w:pPr>
        <w:rPr/>
      </w:pPr>
      <w:r w:rsidDel="00000000" w:rsidR="00000000" w:rsidRPr="00000000">
        <w:rPr>
          <w:rtl w:val="0"/>
        </w:rPr>
        <w:t xml:space="preserve">  hours_before_start_max INT UNSIGNED NULL     COMMENT 'NULL = không giới hạn trên',</w:t>
      </w:r>
    </w:p>
    <w:p w:rsidR="00000000" w:rsidDel="00000000" w:rsidP="00000000" w:rsidRDefault="00000000" w:rsidRPr="00000000" w14:paraId="000007B6">
      <w:pPr>
        <w:rPr/>
      </w:pPr>
      <w:r w:rsidDel="00000000" w:rsidR="00000000" w:rsidRPr="00000000">
        <w:rPr>
          <w:rtl w:val="0"/>
        </w:rPr>
        <w:t xml:space="preserve">  refund_percent      DECIMAL(5,2) NOT NULL DEFAULT 0 COMMENT 'BR-19',</w:t>
      </w:r>
    </w:p>
    <w:p w:rsidR="00000000" w:rsidDel="00000000" w:rsidP="00000000" w:rsidRDefault="00000000" w:rsidRPr="00000000" w14:paraId="000007B7">
      <w:pPr>
        <w:rPr/>
      </w:pPr>
      <w:r w:rsidDel="00000000" w:rsidR="00000000" w:rsidRPr="00000000">
        <w:rPr>
          <w:rtl w:val="0"/>
        </w:rPr>
        <w:t xml:space="preserve">  penalty_percent     DECIMAL(5,2) NOT NULL DEFAULT 0,</w:t>
      </w:r>
    </w:p>
    <w:p w:rsidR="00000000" w:rsidDel="00000000" w:rsidP="00000000" w:rsidRDefault="00000000" w:rsidRPr="00000000" w14:paraId="000007B8">
      <w:pPr>
        <w:rPr/>
      </w:pPr>
      <w:r w:rsidDel="00000000" w:rsidR="00000000" w:rsidRPr="00000000">
        <w:rPr>
          <w:rtl w:val="0"/>
        </w:rPr>
        <w:t xml:space="preserve">  refund_platform_fee TINYINT(1)   NOT NULL DEFAULT 0,</w:t>
      </w:r>
    </w:p>
    <w:p w:rsidR="00000000" w:rsidDel="00000000" w:rsidP="00000000" w:rsidRDefault="00000000" w:rsidRPr="00000000" w14:paraId="000007B9">
      <w:pPr>
        <w:rPr/>
      </w:pPr>
      <w:r w:rsidDel="00000000" w:rsidR="00000000" w:rsidRPr="00000000">
        <w:rPr>
          <w:rtl w:val="0"/>
        </w:rPr>
        <w:t xml:space="preserve">  display_order       SMALLINT UNSIGNED NOT NULL DEFAULT 0,</w:t>
      </w:r>
    </w:p>
    <w:p w:rsidR="00000000" w:rsidDel="00000000" w:rsidP="00000000" w:rsidRDefault="00000000" w:rsidRPr="00000000" w14:paraId="000007BA">
      <w:pPr>
        <w:rPr/>
      </w:pPr>
      <w:r w:rsidDel="00000000" w:rsidR="00000000" w:rsidRPr="00000000">
        <w:rPr>
          <w:rtl w:val="0"/>
        </w:rPr>
        <w:t xml:space="preserve">  PRIMARY KEY (id),</w:t>
      </w:r>
    </w:p>
    <w:p w:rsidR="00000000" w:rsidDel="00000000" w:rsidP="00000000" w:rsidRDefault="00000000" w:rsidRPr="00000000" w14:paraId="000007BB">
      <w:pPr>
        <w:rPr/>
      </w:pPr>
      <w:r w:rsidDel="00000000" w:rsidR="00000000" w:rsidRPr="00000000">
        <w:rPr>
          <w:rtl w:val="0"/>
        </w:rPr>
        <w:t xml:space="preserve">  UNIQUE KEY uk_cpt_policy_min (policy_id, hours_before_start_min),</w:t>
      </w:r>
    </w:p>
    <w:p w:rsidR="00000000" w:rsidDel="00000000" w:rsidP="00000000" w:rsidRDefault="00000000" w:rsidRPr="00000000" w14:paraId="000007BC">
      <w:pPr>
        <w:rPr/>
      </w:pPr>
      <w:r w:rsidDel="00000000" w:rsidR="00000000" w:rsidRPr="00000000">
        <w:rPr>
          <w:rtl w:val="0"/>
        </w:rPr>
        <w:t xml:space="preserve">  CONSTRAINT fk_cpt_policy FOREIGN KEY (policy_id) REFERENCES cancellation_policy (id) ON DELETE CASCADE,</w:t>
      </w:r>
    </w:p>
    <w:p w:rsidR="00000000" w:rsidDel="00000000" w:rsidP="00000000" w:rsidRDefault="00000000" w:rsidRPr="00000000" w14:paraId="000007BD">
      <w:pPr>
        <w:rPr/>
      </w:pPr>
      <w:r w:rsidDel="00000000" w:rsidR="00000000" w:rsidRPr="00000000">
        <w:rPr>
          <w:rtl w:val="0"/>
        </w:rPr>
        <w:t xml:space="preserve">  CONSTRAINT ck_cpt_percent CHECK (refund_percent BETWEEN 0 AND 100 AND penalty_percent BETWEEN 0 AND 100)</w:t>
      </w:r>
    </w:p>
    <w:p w:rsidR="00000000" w:rsidDel="00000000" w:rsidP="00000000" w:rsidRDefault="00000000" w:rsidRPr="00000000" w14:paraId="000007BE">
      <w:pPr>
        <w:rPr/>
      </w:pPr>
      <w:r w:rsidDel="00000000" w:rsidR="00000000" w:rsidRPr="00000000">
        <w:rPr>
          <w:rtl w:val="0"/>
        </w:rPr>
        <w:t xml:space="preserve">) ENGINE=InnoDB COMMENT='Bậc hoàn tiền theo thời điểm huỷ (BR-19, M16-UC12).';</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CREATE TABLE booking_cancellation (</w:t>
      </w:r>
    </w:p>
    <w:p w:rsidR="00000000" w:rsidDel="00000000" w:rsidP="00000000" w:rsidRDefault="00000000" w:rsidRPr="00000000" w14:paraId="000007C1">
      <w:pPr>
        <w:rPr/>
      </w:pPr>
      <w:r w:rsidDel="00000000" w:rsidR="00000000" w:rsidRPr="00000000">
        <w:rPr>
          <w:rtl w:val="0"/>
        </w:rPr>
        <w:t xml:space="preserve">  id                  BIGINT UNSIGNED NOT NULL AUTO_INCREMENT,</w:t>
      </w:r>
    </w:p>
    <w:p w:rsidR="00000000" w:rsidDel="00000000" w:rsidP="00000000" w:rsidRDefault="00000000" w:rsidRPr="00000000" w14:paraId="000007C2">
      <w:pPr>
        <w:rPr/>
      </w:pPr>
      <w:r w:rsidDel="00000000" w:rsidR="00000000" w:rsidRPr="00000000">
        <w:rPr>
          <w:rtl w:val="0"/>
        </w:rPr>
        <w:t xml:space="preserve">  booking_id          BIGINT UNSIGNED NOT NULL,</w:t>
      </w:r>
    </w:p>
    <w:p w:rsidR="00000000" w:rsidDel="00000000" w:rsidP="00000000" w:rsidRDefault="00000000" w:rsidRPr="00000000" w14:paraId="000007C3">
      <w:pPr>
        <w:rPr/>
      </w:pPr>
      <w:r w:rsidDel="00000000" w:rsidR="00000000" w:rsidRPr="00000000">
        <w:rPr>
          <w:rtl w:val="0"/>
        </w:rPr>
        <w:t xml:space="preserve">  cancelled_by        BIGINT UNSIGNED NOT NULL,</w:t>
      </w:r>
    </w:p>
    <w:p w:rsidR="00000000" w:rsidDel="00000000" w:rsidP="00000000" w:rsidRDefault="00000000" w:rsidRPr="00000000" w14:paraId="000007C4">
      <w:pPr>
        <w:rPr/>
      </w:pPr>
      <w:r w:rsidDel="00000000" w:rsidR="00000000" w:rsidRPr="00000000">
        <w:rPr>
          <w:rtl w:val="0"/>
        </w:rPr>
        <w:t xml:space="preserve">  actor_role          ENUM('CUSTOMER','ORGANIZER','ADMINISTRATOR','SYSTEM') NOT NULL,</w:t>
      </w:r>
    </w:p>
    <w:p w:rsidR="00000000" w:rsidDel="00000000" w:rsidP="00000000" w:rsidRDefault="00000000" w:rsidRPr="00000000" w14:paraId="000007C5">
      <w:pPr>
        <w:rPr/>
      </w:pPr>
      <w:r w:rsidDel="00000000" w:rsidR="00000000" w:rsidRPr="00000000">
        <w:rPr>
          <w:rtl w:val="0"/>
        </w:rPr>
        <w:t xml:space="preserve">  reason_category     ENUM('CHANGE_OF_PLAN','FOUND_ALTERNATIVE','WORKSPACE_ISSUE','PAYMENT_FAILED',</w:t>
      </w:r>
    </w:p>
    <w:p w:rsidR="00000000" w:rsidDel="00000000" w:rsidP="00000000" w:rsidRDefault="00000000" w:rsidRPr="00000000" w14:paraId="000007C6">
      <w:pPr>
        <w:rPr/>
      </w:pPr>
      <w:r w:rsidDel="00000000" w:rsidR="00000000" w:rsidRPr="00000000">
        <w:rPr>
          <w:rtl w:val="0"/>
        </w:rPr>
        <w:t xml:space="preserve">                           'ORGANIZER_UNAVAILABLE','POLICY_VIOLATION','OTHER') NOT NULL,</w:t>
      </w:r>
    </w:p>
    <w:p w:rsidR="00000000" w:rsidDel="00000000" w:rsidP="00000000" w:rsidRDefault="00000000" w:rsidRPr="00000000" w14:paraId="000007C7">
      <w:pPr>
        <w:rPr/>
      </w:pPr>
      <w:r w:rsidDel="00000000" w:rsidR="00000000" w:rsidRPr="00000000">
        <w:rPr>
          <w:rtl w:val="0"/>
        </w:rPr>
        <w:t xml:space="preserve">  reason_detail       VARCHAR(1000) NULL,</w:t>
      </w:r>
    </w:p>
    <w:p w:rsidR="00000000" w:rsidDel="00000000" w:rsidP="00000000" w:rsidRDefault="00000000" w:rsidRPr="00000000" w14:paraId="000007C8">
      <w:pPr>
        <w:rPr/>
      </w:pPr>
      <w:r w:rsidDel="00000000" w:rsidR="00000000" w:rsidRPr="00000000">
        <w:rPr>
          <w:rtl w:val="0"/>
        </w:rPr>
        <w:t xml:space="preserve">  policy_id           BIGINT UNSIGNED NULL,</w:t>
      </w:r>
    </w:p>
    <w:p w:rsidR="00000000" w:rsidDel="00000000" w:rsidP="00000000" w:rsidRDefault="00000000" w:rsidRPr="00000000" w14:paraId="000007C9">
      <w:pPr>
        <w:rPr/>
      </w:pPr>
      <w:r w:rsidDel="00000000" w:rsidR="00000000" w:rsidRPr="00000000">
        <w:rPr>
          <w:rtl w:val="0"/>
        </w:rPr>
        <w:t xml:space="preserve">  policy_tier_id      BIGINT UNSIGNED NULL,</w:t>
      </w:r>
    </w:p>
    <w:p w:rsidR="00000000" w:rsidDel="00000000" w:rsidP="00000000" w:rsidRDefault="00000000" w:rsidRPr="00000000" w14:paraId="000007CA">
      <w:pPr>
        <w:rPr/>
      </w:pPr>
      <w:r w:rsidDel="00000000" w:rsidR="00000000" w:rsidRPr="00000000">
        <w:rPr>
          <w:rtl w:val="0"/>
        </w:rPr>
        <w:t xml:space="preserve">  hours_before_start  DECIMAL(10,2) NULL,</w:t>
      </w:r>
    </w:p>
    <w:p w:rsidR="00000000" w:rsidDel="00000000" w:rsidP="00000000" w:rsidRDefault="00000000" w:rsidRPr="00000000" w14:paraId="000007CB">
      <w:pPr>
        <w:rPr/>
      </w:pPr>
      <w:r w:rsidDel="00000000" w:rsidR="00000000" w:rsidRPr="00000000">
        <w:rPr>
          <w:rtl w:val="0"/>
        </w:rPr>
        <w:t xml:space="preserve">  penalty_amount      DECIMAL(15,2) NOT NULL DEFAULT 0,</w:t>
      </w:r>
    </w:p>
    <w:p w:rsidR="00000000" w:rsidDel="00000000" w:rsidP="00000000" w:rsidRDefault="00000000" w:rsidRPr="00000000" w14:paraId="000007CC">
      <w:pPr>
        <w:rPr/>
      </w:pPr>
      <w:r w:rsidDel="00000000" w:rsidR="00000000" w:rsidRPr="00000000">
        <w:rPr>
          <w:rtl w:val="0"/>
        </w:rPr>
        <w:t xml:space="preserve">  refundable_amount   DECIMAL(15,2) NOT NULL DEFAULT 0 COMMENT 'Kết quả M16-UC04/UC12',</w:t>
      </w:r>
    </w:p>
    <w:p w:rsidR="00000000" w:rsidDel="00000000" w:rsidP="00000000" w:rsidRDefault="00000000" w:rsidRPr="00000000" w14:paraId="000007CD">
      <w:pPr>
        <w:rPr/>
      </w:pPr>
      <w:r w:rsidDel="00000000" w:rsidR="00000000" w:rsidRPr="00000000">
        <w:rPr>
          <w:rtl w:val="0"/>
        </w:rPr>
        <w:t xml:space="preserve">  is_refund_eligible  TINYINT(1)   NOT NULL DEFAULT 0,</w:t>
      </w:r>
    </w:p>
    <w:p w:rsidR="00000000" w:rsidDel="00000000" w:rsidP="00000000" w:rsidRDefault="00000000" w:rsidRPr="00000000" w14:paraId="000007CE">
      <w:pPr>
        <w:rPr/>
      </w:pPr>
      <w:r w:rsidDel="00000000" w:rsidR="00000000" w:rsidRPr="00000000">
        <w:rPr>
          <w:rtl w:val="0"/>
        </w:rPr>
        <w:t xml:space="preserve">  cancelled_at        DATETIME(3)  NOT NULL DEFAULT CURRENT_TIMESTAMP(3),</w:t>
      </w:r>
    </w:p>
    <w:p w:rsidR="00000000" w:rsidDel="00000000" w:rsidP="00000000" w:rsidRDefault="00000000" w:rsidRPr="00000000" w14:paraId="000007CF">
      <w:pPr>
        <w:rPr/>
      </w:pPr>
      <w:r w:rsidDel="00000000" w:rsidR="00000000" w:rsidRPr="00000000">
        <w:rPr>
          <w:rtl w:val="0"/>
        </w:rPr>
        <w:t xml:space="preserve">  PRIMARY KEY (id),</w:t>
      </w:r>
    </w:p>
    <w:p w:rsidR="00000000" w:rsidDel="00000000" w:rsidP="00000000" w:rsidRDefault="00000000" w:rsidRPr="00000000" w14:paraId="000007D0">
      <w:pPr>
        <w:rPr/>
      </w:pPr>
      <w:r w:rsidDel="00000000" w:rsidR="00000000" w:rsidRPr="00000000">
        <w:rPr>
          <w:rtl w:val="0"/>
        </w:rPr>
        <w:t xml:space="preserve">  UNIQUE KEY uk_bc_booking (booking_id),</w:t>
      </w:r>
    </w:p>
    <w:p w:rsidR="00000000" w:rsidDel="00000000" w:rsidP="00000000" w:rsidRDefault="00000000" w:rsidRPr="00000000" w14:paraId="000007D1">
      <w:pPr>
        <w:rPr/>
      </w:pPr>
      <w:r w:rsidDel="00000000" w:rsidR="00000000" w:rsidRPr="00000000">
        <w:rPr>
          <w:rtl w:val="0"/>
        </w:rPr>
        <w:t xml:space="preserve">  KEY idx_bc_time (cancelled_at),</w:t>
      </w:r>
    </w:p>
    <w:p w:rsidR="00000000" w:rsidDel="00000000" w:rsidP="00000000" w:rsidRDefault="00000000" w:rsidRPr="00000000" w14:paraId="000007D2">
      <w:pPr>
        <w:rPr/>
      </w:pPr>
      <w:r w:rsidDel="00000000" w:rsidR="00000000" w:rsidRPr="00000000">
        <w:rPr>
          <w:rtl w:val="0"/>
        </w:rPr>
        <w:t xml:space="preserve">  CONSTRAINT fk_bc_booking FOREIGN KEY (booking_id)     REFERENCES booking (id)                  ON DELETE CASCADE,</w:t>
      </w:r>
    </w:p>
    <w:p w:rsidR="00000000" w:rsidDel="00000000" w:rsidP="00000000" w:rsidRDefault="00000000" w:rsidRPr="00000000" w14:paraId="000007D3">
      <w:pPr>
        <w:rPr/>
      </w:pPr>
      <w:r w:rsidDel="00000000" w:rsidR="00000000" w:rsidRPr="00000000">
        <w:rPr>
          <w:rtl w:val="0"/>
        </w:rPr>
        <w:t xml:space="preserve">  CONSTRAINT fk_bc_user    FOREIGN KEY (cancelled_by)   REFERENCES user_account (id)             ON DELETE RESTRICT,</w:t>
      </w:r>
    </w:p>
    <w:p w:rsidR="00000000" w:rsidDel="00000000" w:rsidP="00000000" w:rsidRDefault="00000000" w:rsidRPr="00000000" w14:paraId="000007D4">
      <w:pPr>
        <w:rPr/>
      </w:pPr>
      <w:r w:rsidDel="00000000" w:rsidR="00000000" w:rsidRPr="00000000">
        <w:rPr>
          <w:rtl w:val="0"/>
        </w:rPr>
        <w:t xml:space="preserve">  CONSTRAINT fk_bc_policy  FOREIGN KEY (policy_id)      REFERENCES cancellation_policy (id)      ON DELETE SET NULL,</w:t>
      </w:r>
    </w:p>
    <w:p w:rsidR="00000000" w:rsidDel="00000000" w:rsidP="00000000" w:rsidRDefault="00000000" w:rsidRPr="00000000" w14:paraId="000007D5">
      <w:pPr>
        <w:rPr/>
      </w:pPr>
      <w:r w:rsidDel="00000000" w:rsidR="00000000" w:rsidRPr="00000000">
        <w:rPr>
          <w:rtl w:val="0"/>
        </w:rPr>
        <w:t xml:space="preserve">  CONSTRAINT fk_bc_tier    FOREIGN KEY (policy_tier_id) REFERENCES cancellation_policy_tier (id) ON DELETE SET NULL</w:t>
      </w:r>
    </w:p>
    <w:p w:rsidR="00000000" w:rsidDel="00000000" w:rsidP="00000000" w:rsidRDefault="00000000" w:rsidRPr="00000000" w14:paraId="000007D6">
      <w:pPr>
        <w:rPr/>
      </w:pPr>
      <w:r w:rsidDel="00000000" w:rsidR="00000000" w:rsidRPr="00000000">
        <w:rPr>
          <w:rtl w:val="0"/>
        </w:rPr>
        <w:t xml:space="preserve">) ENGINE=InnoDB COMMENT='Bản ghi huỷ booking (M16-UC02/UC03).';</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t xml:space="preserve">CREATE TABLE refund_request (</w:t>
      </w:r>
    </w:p>
    <w:p w:rsidR="00000000" w:rsidDel="00000000" w:rsidP="00000000" w:rsidRDefault="00000000" w:rsidRPr="00000000" w14:paraId="000007D9">
      <w:pPr>
        <w:rPr/>
      </w:pPr>
      <w:r w:rsidDel="00000000" w:rsidR="00000000" w:rsidRPr="00000000">
        <w:rPr>
          <w:rtl w:val="0"/>
        </w:rPr>
        <w:t xml:space="preserve">  id                  BIGINT UNSIGNED NOT NULL AUTO_INCREMENT,</w:t>
      </w:r>
    </w:p>
    <w:p w:rsidR="00000000" w:rsidDel="00000000" w:rsidP="00000000" w:rsidRDefault="00000000" w:rsidRPr="00000000" w14:paraId="000007DA">
      <w:pPr>
        <w:rPr/>
      </w:pPr>
      <w:r w:rsidDel="00000000" w:rsidR="00000000" w:rsidRPr="00000000">
        <w:rPr>
          <w:rtl w:val="0"/>
        </w:rPr>
        <w:t xml:space="preserve">  refund_code         VARCHAR(30)  NOT NULL,</w:t>
      </w:r>
    </w:p>
    <w:p w:rsidR="00000000" w:rsidDel="00000000" w:rsidP="00000000" w:rsidRDefault="00000000" w:rsidRPr="00000000" w14:paraId="000007DB">
      <w:pPr>
        <w:rPr/>
      </w:pPr>
      <w:r w:rsidDel="00000000" w:rsidR="00000000" w:rsidRPr="00000000">
        <w:rPr>
          <w:rtl w:val="0"/>
        </w:rPr>
        <w:t xml:space="preserve">  booking_id          BIGINT UNSIGNED NOT NULL,</w:t>
      </w:r>
    </w:p>
    <w:p w:rsidR="00000000" w:rsidDel="00000000" w:rsidP="00000000" w:rsidRDefault="00000000" w:rsidRPr="00000000" w14:paraId="000007DC">
      <w:pPr>
        <w:rPr/>
      </w:pPr>
      <w:r w:rsidDel="00000000" w:rsidR="00000000" w:rsidRPr="00000000">
        <w:rPr>
          <w:rtl w:val="0"/>
        </w:rPr>
        <w:t xml:space="preserve">  cancellation_id     BIGINT UNSIGNED NULL,</w:t>
      </w:r>
    </w:p>
    <w:p w:rsidR="00000000" w:rsidDel="00000000" w:rsidP="00000000" w:rsidRDefault="00000000" w:rsidRPr="00000000" w14:paraId="000007DD">
      <w:pPr>
        <w:rPr/>
      </w:pPr>
      <w:r w:rsidDel="00000000" w:rsidR="00000000" w:rsidRPr="00000000">
        <w:rPr>
          <w:rtl w:val="0"/>
        </w:rPr>
        <w:t xml:space="preserve">  payment_id          BIGINT UNSIGNED NOT NULL,</w:t>
      </w:r>
    </w:p>
    <w:p w:rsidR="00000000" w:rsidDel="00000000" w:rsidP="00000000" w:rsidRDefault="00000000" w:rsidRPr="00000000" w14:paraId="000007DE">
      <w:pPr>
        <w:rPr/>
      </w:pPr>
      <w:r w:rsidDel="00000000" w:rsidR="00000000" w:rsidRPr="00000000">
        <w:rPr>
          <w:rtl w:val="0"/>
        </w:rPr>
        <w:t xml:space="preserve">  customer_id         BIGINT UNSIGNED NOT NULL,</w:t>
      </w:r>
    </w:p>
    <w:p w:rsidR="00000000" w:rsidDel="00000000" w:rsidP="00000000" w:rsidRDefault="00000000" w:rsidRPr="00000000" w14:paraId="000007DF">
      <w:pPr>
        <w:rPr/>
      </w:pPr>
      <w:r w:rsidDel="00000000" w:rsidR="00000000" w:rsidRPr="00000000">
        <w:rPr>
          <w:rtl w:val="0"/>
        </w:rPr>
        <w:t xml:space="preserve">  reason_category     ENUM('CANCELLED_BOOKING','WORKSPACE_NOT_AS_DESCRIBED','SERVICE_ISSUE','DOUBLE_CHARGE','OTHER') NOT NULL,</w:t>
      </w:r>
    </w:p>
    <w:p w:rsidR="00000000" w:rsidDel="00000000" w:rsidP="00000000" w:rsidRDefault="00000000" w:rsidRPr="00000000" w14:paraId="000007E0">
      <w:pPr>
        <w:rPr/>
      </w:pPr>
      <w:r w:rsidDel="00000000" w:rsidR="00000000" w:rsidRPr="00000000">
        <w:rPr>
          <w:rtl w:val="0"/>
        </w:rPr>
        <w:t xml:space="preserve">  reason_detail       VARCHAR(1000) NULL,</w:t>
      </w:r>
    </w:p>
    <w:p w:rsidR="00000000" w:rsidDel="00000000" w:rsidP="00000000" w:rsidRDefault="00000000" w:rsidRPr="00000000" w14:paraId="000007E1">
      <w:pPr>
        <w:rPr/>
      </w:pPr>
      <w:r w:rsidDel="00000000" w:rsidR="00000000" w:rsidRPr="00000000">
        <w:rPr>
          <w:rtl w:val="0"/>
        </w:rPr>
        <w:t xml:space="preserve">  requested_amount    DECIMAL(15,2) NOT NULL,</w:t>
      </w:r>
    </w:p>
    <w:p w:rsidR="00000000" w:rsidDel="00000000" w:rsidP="00000000" w:rsidRDefault="00000000" w:rsidRPr="00000000" w14:paraId="000007E2">
      <w:pPr>
        <w:rPr/>
      </w:pPr>
      <w:r w:rsidDel="00000000" w:rsidR="00000000" w:rsidRPr="00000000">
        <w:rPr>
          <w:rtl w:val="0"/>
        </w:rPr>
        <w:t xml:space="preserve">  calculated_amount   DECIMAL(15,2) NULL COMMENT 'M16-UC12',</w:t>
      </w:r>
    </w:p>
    <w:p w:rsidR="00000000" w:rsidDel="00000000" w:rsidP="00000000" w:rsidRDefault="00000000" w:rsidRPr="00000000" w14:paraId="000007E3">
      <w:pPr>
        <w:rPr/>
      </w:pPr>
      <w:r w:rsidDel="00000000" w:rsidR="00000000" w:rsidRPr="00000000">
        <w:rPr>
          <w:rtl w:val="0"/>
        </w:rPr>
        <w:t xml:space="preserve">  approved_amount     DECIMAL(15,2) NULL,</w:t>
      </w:r>
    </w:p>
    <w:p w:rsidR="00000000" w:rsidDel="00000000" w:rsidP="00000000" w:rsidRDefault="00000000" w:rsidRPr="00000000" w14:paraId="000007E4">
      <w:pPr>
        <w:rPr/>
      </w:pPr>
      <w:r w:rsidDel="00000000" w:rsidR="00000000" w:rsidRPr="00000000">
        <w:rPr>
          <w:rtl w:val="0"/>
        </w:rPr>
        <w:t xml:space="preserve">  currency            CHAR(3)      NOT NULL DEFAULT 'VND',</w:t>
      </w:r>
    </w:p>
    <w:p w:rsidR="00000000" w:rsidDel="00000000" w:rsidP="00000000" w:rsidRDefault="00000000" w:rsidRPr="00000000" w14:paraId="000007E5">
      <w:pPr>
        <w:rPr/>
      </w:pPr>
      <w:r w:rsidDel="00000000" w:rsidR="00000000" w:rsidRPr="00000000">
        <w:rPr>
          <w:rtl w:val="0"/>
        </w:rPr>
        <w:t xml:space="preserve">  status              ENUM('SUBMITTED','UNDER_REVIEW','APPROVED','REJECTED','PROCESSING','COMPLETED','FAILED','WITHDRAWN')</w:t>
      </w:r>
    </w:p>
    <w:p w:rsidR="00000000" w:rsidDel="00000000" w:rsidP="00000000" w:rsidRDefault="00000000" w:rsidRPr="00000000" w14:paraId="000007E6">
      <w:pPr>
        <w:rPr/>
      </w:pPr>
      <w:r w:rsidDel="00000000" w:rsidR="00000000" w:rsidRPr="00000000">
        <w:rPr>
          <w:rtl w:val="0"/>
        </w:rPr>
        <w:t xml:space="preserve">                      NOT NULL DEFAULT 'SUBMITTED',</w:t>
      </w:r>
    </w:p>
    <w:p w:rsidR="00000000" w:rsidDel="00000000" w:rsidP="00000000" w:rsidRDefault="00000000" w:rsidRPr="00000000" w14:paraId="000007E7">
      <w:pPr>
        <w:rPr/>
      </w:pPr>
      <w:r w:rsidDel="00000000" w:rsidR="00000000" w:rsidRPr="00000000">
        <w:rPr>
          <w:rtl w:val="0"/>
        </w:rPr>
        <w:t xml:space="preserve">  reviewed_by         BIGINT UNSIGNED NULL,</w:t>
      </w:r>
    </w:p>
    <w:p w:rsidR="00000000" w:rsidDel="00000000" w:rsidP="00000000" w:rsidRDefault="00000000" w:rsidRPr="00000000" w14:paraId="000007E8">
      <w:pPr>
        <w:rPr/>
      </w:pPr>
      <w:r w:rsidDel="00000000" w:rsidR="00000000" w:rsidRPr="00000000">
        <w:rPr>
          <w:rtl w:val="0"/>
        </w:rPr>
        <w:t xml:space="preserve">  reviewer_role       ENUM('ORGANIZER','ADMINISTRATOR') NULL COMMENT 'BR-20',</w:t>
      </w:r>
    </w:p>
    <w:p w:rsidR="00000000" w:rsidDel="00000000" w:rsidP="00000000" w:rsidRDefault="00000000" w:rsidRPr="00000000" w14:paraId="000007E9">
      <w:pPr>
        <w:rPr/>
      </w:pPr>
      <w:r w:rsidDel="00000000" w:rsidR="00000000" w:rsidRPr="00000000">
        <w:rPr>
          <w:rtl w:val="0"/>
        </w:rPr>
        <w:t xml:space="preserve">  reviewed_at         DATETIME(3)  NULL,</w:t>
      </w:r>
    </w:p>
    <w:p w:rsidR="00000000" w:rsidDel="00000000" w:rsidP="00000000" w:rsidRDefault="00000000" w:rsidRPr="00000000" w14:paraId="000007EA">
      <w:pPr>
        <w:rPr/>
      </w:pPr>
      <w:r w:rsidDel="00000000" w:rsidR="00000000" w:rsidRPr="00000000">
        <w:rPr>
          <w:rtl w:val="0"/>
        </w:rPr>
        <w:t xml:space="preserve">  decision_note       VARCHAR(1000) NULL,</w:t>
      </w:r>
    </w:p>
    <w:p w:rsidR="00000000" w:rsidDel="00000000" w:rsidP="00000000" w:rsidRDefault="00000000" w:rsidRPr="00000000" w14:paraId="000007EB">
      <w:pPr>
        <w:rPr/>
      </w:pPr>
      <w:r w:rsidDel="00000000" w:rsidR="00000000" w:rsidRPr="00000000">
        <w:rPr>
          <w:rtl w:val="0"/>
        </w:rPr>
        <w:t xml:space="preserve">  processed_txn_id    BIGINT UNSIGNED NULL,</w:t>
      </w:r>
    </w:p>
    <w:p w:rsidR="00000000" w:rsidDel="00000000" w:rsidP="00000000" w:rsidRDefault="00000000" w:rsidRPr="00000000" w14:paraId="000007EC">
      <w:pPr>
        <w:rPr/>
      </w:pPr>
      <w:r w:rsidDel="00000000" w:rsidR="00000000" w:rsidRPr="00000000">
        <w:rPr>
          <w:rtl w:val="0"/>
        </w:rPr>
        <w:t xml:space="preserve">  processed_at        DATETIME(3)  NULL,</w:t>
      </w:r>
    </w:p>
    <w:p w:rsidR="00000000" w:rsidDel="00000000" w:rsidP="00000000" w:rsidRDefault="00000000" w:rsidRPr="00000000" w14:paraId="000007ED">
      <w:pPr>
        <w:rPr/>
      </w:pPr>
      <w:r w:rsidDel="00000000" w:rsidR="00000000" w:rsidRPr="00000000">
        <w:rPr>
          <w:rtl w:val="0"/>
        </w:rPr>
        <w:t xml:space="preserve">  expected_days       SMALLINT UNSIGNED NULL COMMENT 'MSG46',</w:t>
      </w:r>
    </w:p>
    <w:p w:rsidR="00000000" w:rsidDel="00000000" w:rsidP="00000000" w:rsidRDefault="00000000" w:rsidRPr="00000000" w14:paraId="000007EE">
      <w:pPr>
        <w:rPr/>
      </w:pPr>
      <w:r w:rsidDel="00000000" w:rsidR="00000000" w:rsidRPr="00000000">
        <w:rPr>
          <w:rtl w:val="0"/>
        </w:rPr>
        <w:t xml:space="preserve">  version             INT UNSIGNED NOT NULL DEFAULT 0,</w:t>
      </w:r>
    </w:p>
    <w:p w:rsidR="00000000" w:rsidDel="00000000" w:rsidP="00000000" w:rsidRDefault="00000000" w:rsidRPr="00000000" w14:paraId="000007EF">
      <w:pPr>
        <w:rPr/>
      </w:pPr>
      <w:r w:rsidDel="00000000" w:rsidR="00000000" w:rsidRPr="00000000">
        <w:rPr>
          <w:rtl w:val="0"/>
        </w:rPr>
        <w:t xml:space="preserve">  created_at          DATETIME(3)  NOT NULL DEFAULT CURRENT_TIMESTAMP(3),</w:t>
      </w:r>
    </w:p>
    <w:p w:rsidR="00000000" w:rsidDel="00000000" w:rsidP="00000000" w:rsidRDefault="00000000" w:rsidRPr="00000000" w14:paraId="000007F0">
      <w:pPr>
        <w:rPr/>
      </w:pPr>
      <w:r w:rsidDel="00000000" w:rsidR="00000000" w:rsidRPr="00000000">
        <w:rPr>
          <w:rtl w:val="0"/>
        </w:rPr>
        <w:t xml:space="preserve">  updated_at          DATETIME(3)  NOT NULL DEFAULT CURRENT_TIMESTAMP(3) ON UPDATE CURRENT_TIMESTAMP(3),</w:t>
      </w:r>
    </w:p>
    <w:p w:rsidR="00000000" w:rsidDel="00000000" w:rsidP="00000000" w:rsidRDefault="00000000" w:rsidRPr="00000000" w14:paraId="000007F1">
      <w:pPr>
        <w:rPr/>
      </w:pPr>
      <w:r w:rsidDel="00000000" w:rsidR="00000000" w:rsidRPr="00000000">
        <w:rPr>
          <w:rtl w:val="0"/>
        </w:rPr>
        <w:t xml:space="preserve">  PRIMARY KEY (id),</w:t>
      </w:r>
    </w:p>
    <w:p w:rsidR="00000000" w:rsidDel="00000000" w:rsidP="00000000" w:rsidRDefault="00000000" w:rsidRPr="00000000" w14:paraId="000007F2">
      <w:pPr>
        <w:rPr/>
      </w:pPr>
      <w:r w:rsidDel="00000000" w:rsidR="00000000" w:rsidRPr="00000000">
        <w:rPr>
          <w:rtl w:val="0"/>
        </w:rPr>
        <w:t xml:space="preserve">  UNIQUE KEY uk_rr_code (refund_code),</w:t>
      </w:r>
    </w:p>
    <w:p w:rsidR="00000000" w:rsidDel="00000000" w:rsidP="00000000" w:rsidRDefault="00000000" w:rsidRPr="00000000" w14:paraId="000007F3">
      <w:pPr>
        <w:rPr/>
      </w:pPr>
      <w:r w:rsidDel="00000000" w:rsidR="00000000" w:rsidRPr="00000000">
        <w:rPr>
          <w:rtl w:val="0"/>
        </w:rPr>
        <w:t xml:space="preserve">  KEY idx_rr_booking (booking_id),</w:t>
      </w:r>
    </w:p>
    <w:p w:rsidR="00000000" w:rsidDel="00000000" w:rsidP="00000000" w:rsidRDefault="00000000" w:rsidRPr="00000000" w14:paraId="000007F4">
      <w:pPr>
        <w:rPr/>
      </w:pPr>
      <w:r w:rsidDel="00000000" w:rsidR="00000000" w:rsidRPr="00000000">
        <w:rPr>
          <w:rtl w:val="0"/>
        </w:rPr>
        <w:t xml:space="preserve">  KEY idx_rr_customer_status (customer_id, status, created_at),</w:t>
      </w:r>
    </w:p>
    <w:p w:rsidR="00000000" w:rsidDel="00000000" w:rsidP="00000000" w:rsidRDefault="00000000" w:rsidRPr="00000000" w14:paraId="000007F5">
      <w:pPr>
        <w:rPr/>
      </w:pPr>
      <w:r w:rsidDel="00000000" w:rsidR="00000000" w:rsidRPr="00000000">
        <w:rPr>
          <w:rtl w:val="0"/>
        </w:rPr>
        <w:t xml:space="preserve">  KEY idx_rr_status_time (status, created_at),</w:t>
      </w:r>
    </w:p>
    <w:p w:rsidR="00000000" w:rsidDel="00000000" w:rsidP="00000000" w:rsidRDefault="00000000" w:rsidRPr="00000000" w14:paraId="000007F6">
      <w:pPr>
        <w:rPr/>
      </w:pPr>
      <w:r w:rsidDel="00000000" w:rsidR="00000000" w:rsidRPr="00000000">
        <w:rPr>
          <w:rtl w:val="0"/>
        </w:rPr>
        <w:t xml:space="preserve">  CONSTRAINT fk_rr_booking      FOREIGN KEY (booking_id)      REFERENCES booking (id)              ON DELETE CASCADE,</w:t>
      </w:r>
    </w:p>
    <w:p w:rsidR="00000000" w:rsidDel="00000000" w:rsidP="00000000" w:rsidRDefault="00000000" w:rsidRPr="00000000" w14:paraId="000007F7">
      <w:pPr>
        <w:rPr/>
      </w:pPr>
      <w:r w:rsidDel="00000000" w:rsidR="00000000" w:rsidRPr="00000000">
        <w:rPr>
          <w:rtl w:val="0"/>
        </w:rPr>
        <w:t xml:space="preserve">  CONSTRAINT fk_rr_cancellation FOREIGN KEY (cancellation_id) REFERENCES booking_cancellation (id) ON DELETE SET NULL,</w:t>
      </w:r>
    </w:p>
    <w:p w:rsidR="00000000" w:rsidDel="00000000" w:rsidP="00000000" w:rsidRDefault="00000000" w:rsidRPr="00000000" w14:paraId="000007F8">
      <w:pPr>
        <w:rPr/>
      </w:pPr>
      <w:r w:rsidDel="00000000" w:rsidR="00000000" w:rsidRPr="00000000">
        <w:rPr>
          <w:rtl w:val="0"/>
        </w:rPr>
        <w:t xml:space="preserve">  CONSTRAINT fk_rr_payment      FOREIGN KEY (payment_id)      REFERENCES payment (id)              ON DELETE RESTRICT,</w:t>
      </w:r>
    </w:p>
    <w:p w:rsidR="00000000" w:rsidDel="00000000" w:rsidP="00000000" w:rsidRDefault="00000000" w:rsidRPr="00000000" w14:paraId="000007F9">
      <w:pPr>
        <w:rPr/>
      </w:pPr>
      <w:r w:rsidDel="00000000" w:rsidR="00000000" w:rsidRPr="00000000">
        <w:rPr>
          <w:rtl w:val="0"/>
        </w:rPr>
        <w:t xml:space="preserve">  CONSTRAINT fk_rr_customer     FOREIGN KEY (customer_id)     REFERENCES user_account (id)         ON DELETE RESTRICT,</w:t>
      </w:r>
    </w:p>
    <w:p w:rsidR="00000000" w:rsidDel="00000000" w:rsidP="00000000" w:rsidRDefault="00000000" w:rsidRPr="00000000" w14:paraId="000007FA">
      <w:pPr>
        <w:rPr/>
      </w:pPr>
      <w:r w:rsidDel="00000000" w:rsidR="00000000" w:rsidRPr="00000000">
        <w:rPr>
          <w:rtl w:val="0"/>
        </w:rPr>
        <w:t xml:space="preserve">  CONSTRAINT fk_rr_txn          FOREIGN KEY (processed_txn_id) REFERENCES payment_transaction (id) ON DELETE SET NULL,</w:t>
      </w:r>
    </w:p>
    <w:p w:rsidR="00000000" w:rsidDel="00000000" w:rsidP="00000000" w:rsidRDefault="00000000" w:rsidRPr="00000000" w14:paraId="000007FB">
      <w:pPr>
        <w:rPr/>
      </w:pPr>
      <w:r w:rsidDel="00000000" w:rsidR="00000000" w:rsidRPr="00000000">
        <w:rPr>
          <w:rtl w:val="0"/>
        </w:rPr>
        <w:t xml:space="preserve">  CONSTRAINT ck_rr_amount CHECK (requested_amount &gt; 0)</w:t>
      </w:r>
    </w:p>
    <w:p w:rsidR="00000000" w:rsidDel="00000000" w:rsidP="00000000" w:rsidRDefault="00000000" w:rsidRPr="00000000" w14:paraId="000007FC">
      <w:pPr>
        <w:rPr/>
      </w:pPr>
      <w:r w:rsidDel="00000000" w:rsidR="00000000" w:rsidRPr="00000000">
        <w:rPr>
          <w:rtl w:val="0"/>
        </w:rPr>
        <w:t xml:space="preserve">) ENGINE=InnoDB COMMENT='Yêu cầu hoàn tiền (M16-UC05..UC16, BR-19, BR-20).';</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t xml:space="preserve">ALTER TABLE payment_transaction</w:t>
      </w:r>
    </w:p>
    <w:p w:rsidR="00000000" w:rsidDel="00000000" w:rsidP="00000000" w:rsidRDefault="00000000" w:rsidRPr="00000000" w14:paraId="000007FF">
      <w:pPr>
        <w:rPr/>
      </w:pPr>
      <w:r w:rsidDel="00000000" w:rsidR="00000000" w:rsidRPr="00000000">
        <w:rPr>
          <w:rtl w:val="0"/>
        </w:rPr>
        <w:t xml:space="preserve">  ADD CONSTRAINT fk_ptxn_refund FOREIGN KEY (refund_request_id) REFERENCES refund_request (id) ON DELETE SET NULL;</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CREATE TABLE refund_request_evidence (</w:t>
      </w:r>
    </w:p>
    <w:p w:rsidR="00000000" w:rsidDel="00000000" w:rsidP="00000000" w:rsidRDefault="00000000" w:rsidRPr="00000000" w14:paraId="00000802">
      <w:pPr>
        <w:rPr/>
      </w:pPr>
      <w:r w:rsidDel="00000000" w:rsidR="00000000" w:rsidRPr="00000000">
        <w:rPr>
          <w:rtl w:val="0"/>
        </w:rPr>
        <w:t xml:space="preserve">  id              BIGINT UNSIGNED NOT NULL AUTO_INCREMENT,</w:t>
      </w:r>
    </w:p>
    <w:p w:rsidR="00000000" w:rsidDel="00000000" w:rsidP="00000000" w:rsidRDefault="00000000" w:rsidRPr="00000000" w14:paraId="00000803">
      <w:pPr>
        <w:rPr/>
      </w:pPr>
      <w:r w:rsidDel="00000000" w:rsidR="00000000" w:rsidRPr="00000000">
        <w:rPr>
          <w:rtl w:val="0"/>
        </w:rPr>
        <w:t xml:space="preserve">  refund_id       BIGINT UNSIGNED NOT NULL,</w:t>
      </w:r>
    </w:p>
    <w:p w:rsidR="00000000" w:rsidDel="00000000" w:rsidP="00000000" w:rsidRDefault="00000000" w:rsidRPr="00000000" w14:paraId="00000804">
      <w:pPr>
        <w:rPr/>
      </w:pPr>
      <w:r w:rsidDel="00000000" w:rsidR="00000000" w:rsidRPr="00000000">
        <w:rPr>
          <w:rtl w:val="0"/>
        </w:rPr>
        <w:t xml:space="preserve">  file_url        VARCHAR(512) NOT NULL,</w:t>
      </w:r>
    </w:p>
    <w:p w:rsidR="00000000" w:rsidDel="00000000" w:rsidP="00000000" w:rsidRDefault="00000000" w:rsidRPr="00000000" w14:paraId="00000805">
      <w:pPr>
        <w:rPr/>
      </w:pPr>
      <w:r w:rsidDel="00000000" w:rsidR="00000000" w:rsidRPr="00000000">
        <w:rPr>
          <w:rtl w:val="0"/>
        </w:rPr>
        <w:t xml:space="preserve">  file_public_id  VARCHAR(255) NULL,</w:t>
      </w:r>
    </w:p>
    <w:p w:rsidR="00000000" w:rsidDel="00000000" w:rsidP="00000000" w:rsidRDefault="00000000" w:rsidRPr="00000000" w14:paraId="00000806">
      <w:pPr>
        <w:rPr/>
      </w:pPr>
      <w:r w:rsidDel="00000000" w:rsidR="00000000" w:rsidRPr="00000000">
        <w:rPr>
          <w:rtl w:val="0"/>
        </w:rPr>
        <w:t xml:space="preserve">  file_name       VARCHAR(255) NOT NULL,</w:t>
      </w:r>
    </w:p>
    <w:p w:rsidR="00000000" w:rsidDel="00000000" w:rsidP="00000000" w:rsidRDefault="00000000" w:rsidRPr="00000000" w14:paraId="00000807">
      <w:pPr>
        <w:rPr/>
      </w:pPr>
      <w:r w:rsidDel="00000000" w:rsidR="00000000" w:rsidRPr="00000000">
        <w:rPr>
          <w:rtl w:val="0"/>
        </w:rPr>
        <w:t xml:space="preserve">  mime_type       VARCHAR(100) NOT NULL,</w:t>
      </w:r>
    </w:p>
    <w:p w:rsidR="00000000" w:rsidDel="00000000" w:rsidP="00000000" w:rsidRDefault="00000000" w:rsidRPr="00000000" w14:paraId="00000808">
      <w:pPr>
        <w:rPr/>
      </w:pPr>
      <w:r w:rsidDel="00000000" w:rsidR="00000000" w:rsidRPr="00000000">
        <w:rPr>
          <w:rtl w:val="0"/>
        </w:rPr>
        <w:t xml:space="preserve">  file_size_bytes INT UNSIGNED NOT NULL,</w:t>
      </w:r>
    </w:p>
    <w:p w:rsidR="00000000" w:rsidDel="00000000" w:rsidP="00000000" w:rsidRDefault="00000000" w:rsidRPr="00000000" w14:paraId="00000809">
      <w:pPr>
        <w:rPr/>
      </w:pPr>
      <w:r w:rsidDel="00000000" w:rsidR="00000000" w:rsidRPr="00000000">
        <w:rPr>
          <w:rtl w:val="0"/>
        </w:rPr>
        <w:t xml:space="preserve">  uploaded_by     BIGINT UNSIGNED NOT NULL,</w:t>
      </w:r>
    </w:p>
    <w:p w:rsidR="00000000" w:rsidDel="00000000" w:rsidP="00000000" w:rsidRDefault="00000000" w:rsidRPr="00000000" w14:paraId="0000080A">
      <w:pPr>
        <w:rPr/>
      </w:pPr>
      <w:r w:rsidDel="00000000" w:rsidR="00000000" w:rsidRPr="00000000">
        <w:rPr>
          <w:rtl w:val="0"/>
        </w:rPr>
        <w:t xml:space="preserve">  uploaded_at     DATETIME(3)  NOT NULL DEFAULT CURRENT_TIMESTAMP(3),</w:t>
      </w:r>
    </w:p>
    <w:p w:rsidR="00000000" w:rsidDel="00000000" w:rsidP="00000000" w:rsidRDefault="00000000" w:rsidRPr="00000000" w14:paraId="0000080B">
      <w:pPr>
        <w:rPr/>
      </w:pPr>
      <w:r w:rsidDel="00000000" w:rsidR="00000000" w:rsidRPr="00000000">
        <w:rPr>
          <w:rtl w:val="0"/>
        </w:rPr>
        <w:t xml:space="preserve">  PRIMARY KEY (id),</w:t>
      </w:r>
    </w:p>
    <w:p w:rsidR="00000000" w:rsidDel="00000000" w:rsidP="00000000" w:rsidRDefault="00000000" w:rsidRPr="00000000" w14:paraId="0000080C">
      <w:pPr>
        <w:rPr/>
      </w:pPr>
      <w:r w:rsidDel="00000000" w:rsidR="00000000" w:rsidRPr="00000000">
        <w:rPr>
          <w:rtl w:val="0"/>
        </w:rPr>
        <w:t xml:space="preserve">  KEY idx_rre_refund (refund_id),</w:t>
      </w:r>
    </w:p>
    <w:p w:rsidR="00000000" w:rsidDel="00000000" w:rsidP="00000000" w:rsidRDefault="00000000" w:rsidRPr="00000000" w14:paraId="0000080D">
      <w:pPr>
        <w:rPr/>
      </w:pPr>
      <w:r w:rsidDel="00000000" w:rsidR="00000000" w:rsidRPr="00000000">
        <w:rPr>
          <w:rtl w:val="0"/>
        </w:rPr>
        <w:t xml:space="preserve">  CONSTRAINT fk_rre_refund FOREIGN KEY (refund_id) REFERENCES refund_request (id) ON DELETE CASCADE,</w:t>
      </w:r>
    </w:p>
    <w:p w:rsidR="00000000" w:rsidDel="00000000" w:rsidP="00000000" w:rsidRDefault="00000000" w:rsidRPr="00000000" w14:paraId="0000080E">
      <w:pPr>
        <w:rPr/>
      </w:pPr>
      <w:r w:rsidDel="00000000" w:rsidR="00000000" w:rsidRPr="00000000">
        <w:rPr>
          <w:rtl w:val="0"/>
        </w:rPr>
        <w:t xml:space="preserve">  CONSTRAINT ck_rre_size CHECK (file_size_bytes &lt;= 5242880)</w:t>
      </w:r>
    </w:p>
    <w:p w:rsidR="00000000" w:rsidDel="00000000" w:rsidP="00000000" w:rsidRDefault="00000000" w:rsidRPr="00000000" w14:paraId="0000080F">
      <w:pPr>
        <w:rPr/>
      </w:pPr>
      <w:r w:rsidDel="00000000" w:rsidR="00000000" w:rsidRPr="00000000">
        <w:rPr>
          <w:rtl w:val="0"/>
        </w:rPr>
        <w:t xml:space="preserve">) ENGINE=InnoDB COMMENT='Bằng chứng đính kèm yêu cầu hoàn tiền (BR-37).';</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CREATE TABLE refund_status_history (</w:t>
      </w:r>
    </w:p>
    <w:p w:rsidR="00000000" w:rsidDel="00000000" w:rsidP="00000000" w:rsidRDefault="00000000" w:rsidRPr="00000000" w14:paraId="00000812">
      <w:pPr>
        <w:rPr/>
      </w:pPr>
      <w:r w:rsidDel="00000000" w:rsidR="00000000" w:rsidRPr="00000000">
        <w:rPr>
          <w:rtl w:val="0"/>
        </w:rPr>
        <w:t xml:space="preserve">  id          BIGINT UNSIGNED NOT NULL AUTO_INCREMENT,</w:t>
      </w:r>
    </w:p>
    <w:p w:rsidR="00000000" w:rsidDel="00000000" w:rsidP="00000000" w:rsidRDefault="00000000" w:rsidRPr="00000000" w14:paraId="00000813">
      <w:pPr>
        <w:rPr/>
      </w:pPr>
      <w:r w:rsidDel="00000000" w:rsidR="00000000" w:rsidRPr="00000000">
        <w:rPr>
          <w:rtl w:val="0"/>
        </w:rPr>
        <w:t xml:space="preserve">  refund_id   BIGINT UNSIGNED NOT NULL,</w:t>
      </w:r>
    </w:p>
    <w:p w:rsidR="00000000" w:rsidDel="00000000" w:rsidP="00000000" w:rsidRDefault="00000000" w:rsidRPr="00000000" w14:paraId="00000814">
      <w:pPr>
        <w:rPr/>
      </w:pPr>
      <w:r w:rsidDel="00000000" w:rsidR="00000000" w:rsidRPr="00000000">
        <w:rPr>
          <w:rtl w:val="0"/>
        </w:rPr>
        <w:t xml:space="preserve">  from_status VARCHAR(30) NULL,</w:t>
      </w:r>
    </w:p>
    <w:p w:rsidR="00000000" w:rsidDel="00000000" w:rsidP="00000000" w:rsidRDefault="00000000" w:rsidRPr="00000000" w14:paraId="00000815">
      <w:pPr>
        <w:rPr/>
      </w:pPr>
      <w:r w:rsidDel="00000000" w:rsidR="00000000" w:rsidRPr="00000000">
        <w:rPr>
          <w:rtl w:val="0"/>
        </w:rPr>
        <w:t xml:space="preserve">  to_status   VARCHAR(30) NOT NULL,</w:t>
      </w:r>
    </w:p>
    <w:p w:rsidR="00000000" w:rsidDel="00000000" w:rsidP="00000000" w:rsidRDefault="00000000" w:rsidRPr="00000000" w14:paraId="00000816">
      <w:pPr>
        <w:rPr/>
      </w:pPr>
      <w:r w:rsidDel="00000000" w:rsidR="00000000" w:rsidRPr="00000000">
        <w:rPr>
          <w:rtl w:val="0"/>
        </w:rPr>
        <w:t xml:space="preserve">  changed_by  BIGINT UNSIGNED NULL,</w:t>
      </w:r>
    </w:p>
    <w:p w:rsidR="00000000" w:rsidDel="00000000" w:rsidP="00000000" w:rsidRDefault="00000000" w:rsidRPr="00000000" w14:paraId="00000817">
      <w:pPr>
        <w:rPr/>
      </w:pPr>
      <w:r w:rsidDel="00000000" w:rsidR="00000000" w:rsidRPr="00000000">
        <w:rPr>
          <w:rtl w:val="0"/>
        </w:rPr>
        <w:t xml:space="preserve">  actor_role  VARCHAR(30) NULL,</w:t>
      </w:r>
    </w:p>
    <w:p w:rsidR="00000000" w:rsidDel="00000000" w:rsidP="00000000" w:rsidRDefault="00000000" w:rsidRPr="00000000" w14:paraId="00000818">
      <w:pPr>
        <w:rPr/>
      </w:pPr>
      <w:r w:rsidDel="00000000" w:rsidR="00000000" w:rsidRPr="00000000">
        <w:rPr>
          <w:rtl w:val="0"/>
        </w:rPr>
        <w:t xml:space="preserve">  note        VARCHAR(500) NULL,</w:t>
      </w:r>
    </w:p>
    <w:p w:rsidR="00000000" w:rsidDel="00000000" w:rsidP="00000000" w:rsidRDefault="00000000" w:rsidRPr="00000000" w14:paraId="00000819">
      <w:pPr>
        <w:rPr/>
      </w:pPr>
      <w:r w:rsidDel="00000000" w:rsidR="00000000" w:rsidRPr="00000000">
        <w:rPr>
          <w:rtl w:val="0"/>
        </w:rPr>
        <w:t xml:space="preserve">  changed_at  DATETIME(3) NOT NULL DEFAULT CURRENT_TIMESTAMP(3),</w:t>
      </w:r>
    </w:p>
    <w:p w:rsidR="00000000" w:rsidDel="00000000" w:rsidP="00000000" w:rsidRDefault="00000000" w:rsidRPr="00000000" w14:paraId="0000081A">
      <w:pPr>
        <w:rPr/>
      </w:pPr>
      <w:r w:rsidDel="00000000" w:rsidR="00000000" w:rsidRPr="00000000">
        <w:rPr>
          <w:rtl w:val="0"/>
        </w:rPr>
        <w:t xml:space="preserve">  PRIMARY KEY (id),</w:t>
      </w:r>
    </w:p>
    <w:p w:rsidR="00000000" w:rsidDel="00000000" w:rsidP="00000000" w:rsidRDefault="00000000" w:rsidRPr="00000000" w14:paraId="0000081B">
      <w:pPr>
        <w:rPr/>
      </w:pPr>
      <w:r w:rsidDel="00000000" w:rsidR="00000000" w:rsidRPr="00000000">
        <w:rPr>
          <w:rtl w:val="0"/>
        </w:rPr>
        <w:t xml:space="preserve">  KEY idx_rsh_refund (refund_id, changed_at),</w:t>
      </w:r>
    </w:p>
    <w:p w:rsidR="00000000" w:rsidDel="00000000" w:rsidP="00000000" w:rsidRDefault="00000000" w:rsidRPr="00000000" w14:paraId="0000081C">
      <w:pPr>
        <w:rPr/>
      </w:pPr>
      <w:r w:rsidDel="00000000" w:rsidR="00000000" w:rsidRPr="00000000">
        <w:rPr>
          <w:rtl w:val="0"/>
        </w:rPr>
        <w:t xml:space="preserve">  CONSTRAINT fk_rsh_refund FOREIGN KEY (refund_id) REFERENCES refund_request (id) ON DELETE CASCADE</w:t>
      </w:r>
    </w:p>
    <w:p w:rsidR="00000000" w:rsidDel="00000000" w:rsidP="00000000" w:rsidRDefault="00000000" w:rsidRPr="00000000" w14:paraId="0000081D">
      <w:pPr>
        <w:rPr/>
      </w:pPr>
      <w:r w:rsidDel="00000000" w:rsidR="00000000" w:rsidRPr="00000000">
        <w:rPr>
          <w:rtl w:val="0"/>
        </w:rPr>
        <w:t xml:space="preserve">) ENGINE=InnoDB COMMENT='Lịch sử xử lý hoàn tiền (BR-20: bắt buộc audit).';</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 =============================================================================</w:t>
      </w:r>
    </w:p>
    <w:p w:rsidR="00000000" w:rsidDel="00000000" w:rsidP="00000000" w:rsidRDefault="00000000" w:rsidRPr="00000000" w14:paraId="00000820">
      <w:pPr>
        <w:rPr/>
      </w:pPr>
      <w:r w:rsidDel="00000000" w:rsidR="00000000" w:rsidRPr="00000000">
        <w:rPr>
          <w:rtl w:val="0"/>
        </w:rPr>
        <w:t xml:space="preserve">-- MODULE M17 — PLATFORM ADMINISTRATION &amp; GOVERNANCE  (30 UC)</w:t>
      </w:r>
    </w:p>
    <w:p w:rsidR="00000000" w:rsidDel="00000000" w:rsidP="00000000" w:rsidRDefault="00000000" w:rsidRPr="00000000" w14:paraId="00000821">
      <w:pPr>
        <w:rPr/>
      </w:pPr>
      <w:r w:rsidDel="00000000" w:rsidR="00000000" w:rsidRPr="00000000">
        <w:rPr>
          <w:rtl w:val="0"/>
        </w:rPr>
        <w:t xml:space="preserve">-- =============================================================================</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CREATE TABLE platform_setting (</w:t>
      </w:r>
    </w:p>
    <w:p w:rsidR="00000000" w:rsidDel="00000000" w:rsidP="00000000" w:rsidRDefault="00000000" w:rsidRPr="00000000" w14:paraId="00000824">
      <w:pPr>
        <w:rPr/>
      </w:pPr>
      <w:r w:rsidDel="00000000" w:rsidR="00000000" w:rsidRPr="00000000">
        <w:rPr>
          <w:rtl w:val="0"/>
        </w:rPr>
        <w:t xml:space="preserve">  id            BIGINT UNSIGNED NOT NULL AUTO_INCREMENT,</w:t>
      </w:r>
    </w:p>
    <w:p w:rsidR="00000000" w:rsidDel="00000000" w:rsidP="00000000" w:rsidRDefault="00000000" w:rsidRPr="00000000" w14:paraId="00000825">
      <w:pPr>
        <w:rPr/>
      </w:pPr>
      <w:r w:rsidDel="00000000" w:rsidR="00000000" w:rsidRPr="00000000">
        <w:rPr>
          <w:rtl w:val="0"/>
        </w:rPr>
        <w:t xml:space="preserve">  setting_key   VARCHAR(100) NOT NULL,</w:t>
      </w:r>
    </w:p>
    <w:p w:rsidR="00000000" w:rsidDel="00000000" w:rsidP="00000000" w:rsidRDefault="00000000" w:rsidRPr="00000000" w14:paraId="00000826">
      <w:pPr>
        <w:rPr/>
      </w:pPr>
      <w:r w:rsidDel="00000000" w:rsidR="00000000" w:rsidRPr="00000000">
        <w:rPr>
          <w:rtl w:val="0"/>
        </w:rPr>
        <w:t xml:space="preserve">  setting_group VARCHAR(50)  NOT NULL DEFAULT 'GENERAL',</w:t>
      </w:r>
    </w:p>
    <w:p w:rsidR="00000000" w:rsidDel="00000000" w:rsidP="00000000" w:rsidRDefault="00000000" w:rsidRPr="00000000" w14:paraId="00000827">
      <w:pPr>
        <w:rPr/>
      </w:pPr>
      <w:r w:rsidDel="00000000" w:rsidR="00000000" w:rsidRPr="00000000">
        <w:rPr>
          <w:rtl w:val="0"/>
        </w:rPr>
        <w:t xml:space="preserve">  setting_value TEXT         NULL,</w:t>
      </w:r>
    </w:p>
    <w:p w:rsidR="00000000" w:rsidDel="00000000" w:rsidP="00000000" w:rsidRDefault="00000000" w:rsidRPr="00000000" w14:paraId="00000828">
      <w:pPr>
        <w:rPr/>
      </w:pPr>
      <w:r w:rsidDel="00000000" w:rsidR="00000000" w:rsidRPr="00000000">
        <w:rPr>
          <w:rtl w:val="0"/>
        </w:rPr>
        <w:t xml:space="preserve">  data_type     ENUM('STRING','INTEGER','DECIMAL','BOOLEAN','JSON') NOT NULL DEFAULT 'STRING',</w:t>
      </w:r>
    </w:p>
    <w:p w:rsidR="00000000" w:rsidDel="00000000" w:rsidP="00000000" w:rsidRDefault="00000000" w:rsidRPr="00000000" w14:paraId="00000829">
      <w:pPr>
        <w:rPr/>
      </w:pPr>
      <w:r w:rsidDel="00000000" w:rsidR="00000000" w:rsidRPr="00000000">
        <w:rPr>
          <w:rtl w:val="0"/>
        </w:rPr>
        <w:t xml:space="preserve">  description   VARCHAR(500) NULL,</w:t>
      </w:r>
    </w:p>
    <w:p w:rsidR="00000000" w:rsidDel="00000000" w:rsidP="00000000" w:rsidRDefault="00000000" w:rsidRPr="00000000" w14:paraId="0000082A">
      <w:pPr>
        <w:rPr/>
      </w:pPr>
      <w:r w:rsidDel="00000000" w:rsidR="00000000" w:rsidRPr="00000000">
        <w:rPr>
          <w:rtl w:val="0"/>
        </w:rPr>
        <w:t xml:space="preserve">  is_public     TINYINT(1)   NOT NULL DEFAULT 0,</w:t>
      </w:r>
    </w:p>
    <w:p w:rsidR="00000000" w:rsidDel="00000000" w:rsidP="00000000" w:rsidRDefault="00000000" w:rsidRPr="00000000" w14:paraId="0000082B">
      <w:pPr>
        <w:rPr/>
      </w:pPr>
      <w:r w:rsidDel="00000000" w:rsidR="00000000" w:rsidRPr="00000000">
        <w:rPr>
          <w:rtl w:val="0"/>
        </w:rPr>
        <w:t xml:space="preserve">  updated_by    BIGINT UNSIGNED NULL,</w:t>
      </w:r>
    </w:p>
    <w:p w:rsidR="00000000" w:rsidDel="00000000" w:rsidP="00000000" w:rsidRDefault="00000000" w:rsidRPr="00000000" w14:paraId="0000082C">
      <w:pPr>
        <w:rPr/>
      </w:pPr>
      <w:r w:rsidDel="00000000" w:rsidR="00000000" w:rsidRPr="00000000">
        <w:rPr>
          <w:rtl w:val="0"/>
        </w:rPr>
        <w:t xml:space="preserve">  updated_at    DATETIME(3)  NOT NULL DEFAULT CURRENT_TIMESTAMP(3) ON UPDATE CURRENT_TIMESTAMP(3),</w:t>
      </w:r>
    </w:p>
    <w:p w:rsidR="00000000" w:rsidDel="00000000" w:rsidP="00000000" w:rsidRDefault="00000000" w:rsidRPr="00000000" w14:paraId="0000082D">
      <w:pPr>
        <w:rPr/>
      </w:pPr>
      <w:r w:rsidDel="00000000" w:rsidR="00000000" w:rsidRPr="00000000">
        <w:rPr>
          <w:rtl w:val="0"/>
        </w:rPr>
        <w:t xml:space="preserve">  PRIMARY KEY (id),</w:t>
      </w:r>
    </w:p>
    <w:p w:rsidR="00000000" w:rsidDel="00000000" w:rsidP="00000000" w:rsidRDefault="00000000" w:rsidRPr="00000000" w14:paraId="0000082E">
      <w:pPr>
        <w:rPr/>
      </w:pPr>
      <w:r w:rsidDel="00000000" w:rsidR="00000000" w:rsidRPr="00000000">
        <w:rPr>
          <w:rtl w:val="0"/>
        </w:rPr>
        <w:t xml:space="preserve">  UNIQUE KEY uk_ps_key (setting_key),</w:t>
      </w:r>
    </w:p>
    <w:p w:rsidR="00000000" w:rsidDel="00000000" w:rsidP="00000000" w:rsidRDefault="00000000" w:rsidRPr="00000000" w14:paraId="0000082F">
      <w:pPr>
        <w:rPr/>
      </w:pPr>
      <w:r w:rsidDel="00000000" w:rsidR="00000000" w:rsidRPr="00000000">
        <w:rPr>
          <w:rtl w:val="0"/>
        </w:rPr>
        <w:t xml:space="preserve">  KEY idx_ps_group (setting_group),</w:t>
      </w:r>
    </w:p>
    <w:p w:rsidR="00000000" w:rsidDel="00000000" w:rsidP="00000000" w:rsidRDefault="00000000" w:rsidRPr="00000000" w14:paraId="00000830">
      <w:pPr>
        <w:rPr/>
      </w:pPr>
      <w:r w:rsidDel="00000000" w:rsidR="00000000" w:rsidRPr="00000000">
        <w:rPr>
          <w:rtl w:val="0"/>
        </w:rPr>
        <w:t xml:space="preserve">  CONSTRAINT fk_ps_user FOREIGN KEY (updated_by) REFERENCES user_account (id) ON DELETE SET NULL</w:t>
      </w:r>
    </w:p>
    <w:p w:rsidR="00000000" w:rsidDel="00000000" w:rsidP="00000000" w:rsidRDefault="00000000" w:rsidRPr="00000000" w14:paraId="00000831">
      <w:pPr>
        <w:rPr/>
      </w:pPr>
      <w:r w:rsidDel="00000000" w:rsidR="00000000" w:rsidRPr="00000000">
        <w:rPr>
          <w:rtl w:val="0"/>
        </w:rPr>
        <w:t xml:space="preserve">) ENGINE=InnoDB COMMENT='Cấu hình nền tảng (M17-UC15/UC16): hold_minutes, qr_window, rate_limit...';</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CREATE TABLE featured_workspace (</w:t>
      </w:r>
    </w:p>
    <w:p w:rsidR="00000000" w:rsidDel="00000000" w:rsidP="00000000" w:rsidRDefault="00000000" w:rsidRPr="00000000" w14:paraId="00000834">
      <w:pPr>
        <w:rPr/>
      </w:pPr>
      <w:r w:rsidDel="00000000" w:rsidR="00000000" w:rsidRPr="00000000">
        <w:rPr>
          <w:rtl w:val="0"/>
        </w:rPr>
        <w:t xml:space="preserve">  id            BIGINT UNSIGNED NOT NULL AUTO_INCREMENT,</w:t>
      </w:r>
    </w:p>
    <w:p w:rsidR="00000000" w:rsidDel="00000000" w:rsidP="00000000" w:rsidRDefault="00000000" w:rsidRPr="00000000" w14:paraId="00000835">
      <w:pPr>
        <w:rPr/>
      </w:pPr>
      <w:r w:rsidDel="00000000" w:rsidR="00000000" w:rsidRPr="00000000">
        <w:rPr>
          <w:rtl w:val="0"/>
        </w:rPr>
        <w:t xml:space="preserve">  workspace_id  BIGINT UNSIGNED NOT NULL,</w:t>
      </w:r>
    </w:p>
    <w:p w:rsidR="00000000" w:rsidDel="00000000" w:rsidP="00000000" w:rsidRDefault="00000000" w:rsidRPr="00000000" w14:paraId="00000836">
      <w:pPr>
        <w:rPr/>
      </w:pPr>
      <w:r w:rsidDel="00000000" w:rsidR="00000000" w:rsidRPr="00000000">
        <w:rPr>
          <w:rtl w:val="0"/>
        </w:rPr>
        <w:t xml:space="preserve">  placement     ENUM('HOMEPAGE_HERO','HOMEPAGE_LIST','SEARCH_TOP','CATEGORY') NOT NULL DEFAULT 'HOMEPAGE_LIST',</w:t>
      </w:r>
    </w:p>
    <w:p w:rsidR="00000000" w:rsidDel="00000000" w:rsidP="00000000" w:rsidRDefault="00000000" w:rsidRPr="00000000" w14:paraId="00000837">
      <w:pPr>
        <w:rPr/>
      </w:pPr>
      <w:r w:rsidDel="00000000" w:rsidR="00000000" w:rsidRPr="00000000">
        <w:rPr>
          <w:rtl w:val="0"/>
        </w:rPr>
        <w:t xml:space="preserve">  position      SMALLINT UNSIGNED NOT NULL DEFAULT 0,</w:t>
      </w:r>
    </w:p>
    <w:p w:rsidR="00000000" w:rsidDel="00000000" w:rsidP="00000000" w:rsidRDefault="00000000" w:rsidRPr="00000000" w14:paraId="00000838">
      <w:pPr>
        <w:rPr/>
      </w:pPr>
      <w:r w:rsidDel="00000000" w:rsidR="00000000" w:rsidRPr="00000000">
        <w:rPr>
          <w:rtl w:val="0"/>
        </w:rPr>
        <w:t xml:space="preserve">  start_at      DATETIME(3)  NOT NULL,</w:t>
      </w:r>
    </w:p>
    <w:p w:rsidR="00000000" w:rsidDel="00000000" w:rsidP="00000000" w:rsidRDefault="00000000" w:rsidRPr="00000000" w14:paraId="00000839">
      <w:pPr>
        <w:rPr/>
      </w:pPr>
      <w:r w:rsidDel="00000000" w:rsidR="00000000" w:rsidRPr="00000000">
        <w:rPr>
          <w:rtl w:val="0"/>
        </w:rPr>
        <w:t xml:space="preserve">  end_at        DATETIME(3)  NULL,</w:t>
      </w:r>
    </w:p>
    <w:p w:rsidR="00000000" w:rsidDel="00000000" w:rsidP="00000000" w:rsidRDefault="00000000" w:rsidRPr="00000000" w14:paraId="0000083A">
      <w:pPr>
        <w:rPr/>
      </w:pPr>
      <w:r w:rsidDel="00000000" w:rsidR="00000000" w:rsidRPr="00000000">
        <w:rPr>
          <w:rtl w:val="0"/>
        </w:rPr>
        <w:t xml:space="preserve">  is_active     TINYINT(1)   NOT NULL DEFAULT 1,</w:t>
      </w:r>
    </w:p>
    <w:p w:rsidR="00000000" w:rsidDel="00000000" w:rsidP="00000000" w:rsidRDefault="00000000" w:rsidRPr="00000000" w14:paraId="0000083B">
      <w:pPr>
        <w:rPr/>
      </w:pPr>
      <w:r w:rsidDel="00000000" w:rsidR="00000000" w:rsidRPr="00000000">
        <w:rPr>
          <w:rtl w:val="0"/>
        </w:rPr>
        <w:t xml:space="preserve">  created_by    BIGINT UNSIGNED NOT NULL,</w:t>
      </w:r>
    </w:p>
    <w:p w:rsidR="00000000" w:rsidDel="00000000" w:rsidP="00000000" w:rsidRDefault="00000000" w:rsidRPr="00000000" w14:paraId="0000083C">
      <w:pPr>
        <w:rPr/>
      </w:pPr>
      <w:r w:rsidDel="00000000" w:rsidR="00000000" w:rsidRPr="00000000">
        <w:rPr>
          <w:rtl w:val="0"/>
        </w:rPr>
        <w:t xml:space="preserve">  created_at    DATETIME(3)  NOT NULL DEFAULT CURRENT_TIMESTAMP(3),</w:t>
      </w:r>
    </w:p>
    <w:p w:rsidR="00000000" w:rsidDel="00000000" w:rsidP="00000000" w:rsidRDefault="00000000" w:rsidRPr="00000000" w14:paraId="0000083D">
      <w:pPr>
        <w:rPr/>
      </w:pPr>
      <w:r w:rsidDel="00000000" w:rsidR="00000000" w:rsidRPr="00000000">
        <w:rPr>
          <w:rtl w:val="0"/>
        </w:rPr>
        <w:t xml:space="preserve">  updated_at    DATETIME(3)  NOT NULL DEFAULT CURRENT_TIMESTAMP(3) ON UPDATE CURRENT_TIMESTAMP(3),</w:t>
      </w:r>
    </w:p>
    <w:p w:rsidR="00000000" w:rsidDel="00000000" w:rsidP="00000000" w:rsidRDefault="00000000" w:rsidRPr="00000000" w14:paraId="0000083E">
      <w:pPr>
        <w:rPr/>
      </w:pPr>
      <w:r w:rsidDel="00000000" w:rsidR="00000000" w:rsidRPr="00000000">
        <w:rPr>
          <w:rtl w:val="0"/>
        </w:rPr>
        <w:t xml:space="preserve">  PRIMARY KEY (id),</w:t>
      </w:r>
    </w:p>
    <w:p w:rsidR="00000000" w:rsidDel="00000000" w:rsidP="00000000" w:rsidRDefault="00000000" w:rsidRPr="00000000" w14:paraId="0000083F">
      <w:pPr>
        <w:rPr/>
      </w:pPr>
      <w:r w:rsidDel="00000000" w:rsidR="00000000" w:rsidRPr="00000000">
        <w:rPr>
          <w:rtl w:val="0"/>
        </w:rPr>
        <w:t xml:space="preserve">  UNIQUE KEY uk_fw_placement_position (placement, position, start_at),</w:t>
      </w:r>
    </w:p>
    <w:p w:rsidR="00000000" w:rsidDel="00000000" w:rsidP="00000000" w:rsidRDefault="00000000" w:rsidRPr="00000000" w14:paraId="00000840">
      <w:pPr>
        <w:rPr/>
      </w:pPr>
      <w:r w:rsidDel="00000000" w:rsidR="00000000" w:rsidRPr="00000000">
        <w:rPr>
          <w:rtl w:val="0"/>
        </w:rPr>
        <w:t xml:space="preserve">  KEY idx_fw_active (is_active, start_at, end_at),</w:t>
      </w:r>
    </w:p>
    <w:p w:rsidR="00000000" w:rsidDel="00000000" w:rsidP="00000000" w:rsidRDefault="00000000" w:rsidRPr="00000000" w14:paraId="00000841">
      <w:pPr>
        <w:rPr/>
      </w:pPr>
      <w:r w:rsidDel="00000000" w:rsidR="00000000" w:rsidRPr="00000000">
        <w:rPr>
          <w:rtl w:val="0"/>
        </w:rPr>
        <w:t xml:space="preserve">  CONSTRAINT fk_fw_ws   FOREIGN KEY (workspace_id) REFERENCES workspace (id)    ON DELETE CASCADE,</w:t>
      </w:r>
    </w:p>
    <w:p w:rsidR="00000000" w:rsidDel="00000000" w:rsidP="00000000" w:rsidRDefault="00000000" w:rsidRPr="00000000" w14:paraId="00000842">
      <w:pPr>
        <w:rPr/>
      </w:pPr>
      <w:r w:rsidDel="00000000" w:rsidR="00000000" w:rsidRPr="00000000">
        <w:rPr>
          <w:rtl w:val="0"/>
        </w:rPr>
        <w:t xml:space="preserve">  CONSTRAINT fk_fw_user FOREIGN KEY (created_by)   REFERENCES user_account (id) ON DELETE RESTRICT</w:t>
      </w:r>
    </w:p>
    <w:p w:rsidR="00000000" w:rsidDel="00000000" w:rsidP="00000000" w:rsidRDefault="00000000" w:rsidRPr="00000000" w14:paraId="00000843">
      <w:pPr>
        <w:rPr/>
      </w:pPr>
      <w:r w:rsidDel="00000000" w:rsidR="00000000" w:rsidRPr="00000000">
        <w:rPr>
          <w:rtl w:val="0"/>
        </w:rPr>
        <w:t xml:space="preserve">) ENGINE=InnoDB COMMENT='Workspace nổi bật do Admin cấu hình (M17-UC17..UC20).';</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CREATE TABLE promotional_campaign (</w:t>
      </w:r>
    </w:p>
    <w:p w:rsidR="00000000" w:rsidDel="00000000" w:rsidP="00000000" w:rsidRDefault="00000000" w:rsidRPr="00000000" w14:paraId="00000846">
      <w:pPr>
        <w:rPr/>
      </w:pPr>
      <w:r w:rsidDel="00000000" w:rsidR="00000000" w:rsidRPr="00000000">
        <w:rPr>
          <w:rtl w:val="0"/>
        </w:rPr>
        <w:t xml:space="preserve">  id                BIGINT UNSIGNED NOT NULL AUTO_INCREMENT,</w:t>
      </w:r>
    </w:p>
    <w:p w:rsidR="00000000" w:rsidDel="00000000" w:rsidP="00000000" w:rsidRDefault="00000000" w:rsidRPr="00000000" w14:paraId="00000847">
      <w:pPr>
        <w:rPr/>
      </w:pPr>
      <w:r w:rsidDel="00000000" w:rsidR="00000000" w:rsidRPr="00000000">
        <w:rPr>
          <w:rtl w:val="0"/>
        </w:rPr>
        <w:t xml:space="preserve">  code              VARCHAR(50)  NOT NULL,</w:t>
      </w:r>
    </w:p>
    <w:p w:rsidR="00000000" w:rsidDel="00000000" w:rsidP="00000000" w:rsidRDefault="00000000" w:rsidRPr="00000000" w14:paraId="00000848">
      <w:pPr>
        <w:rPr/>
      </w:pPr>
      <w:r w:rsidDel="00000000" w:rsidR="00000000" w:rsidRPr="00000000">
        <w:rPr>
          <w:rtl w:val="0"/>
        </w:rPr>
        <w:t xml:space="preserve">  name              VARCHAR(200) NOT NULL,</w:t>
      </w:r>
    </w:p>
    <w:p w:rsidR="00000000" w:rsidDel="00000000" w:rsidP="00000000" w:rsidRDefault="00000000" w:rsidRPr="00000000" w14:paraId="00000849">
      <w:pPr>
        <w:rPr/>
      </w:pPr>
      <w:r w:rsidDel="00000000" w:rsidR="00000000" w:rsidRPr="00000000">
        <w:rPr>
          <w:rtl w:val="0"/>
        </w:rPr>
        <w:t xml:space="preserve">  description       TEXT         NULL,</w:t>
      </w:r>
    </w:p>
    <w:p w:rsidR="00000000" w:rsidDel="00000000" w:rsidP="00000000" w:rsidRDefault="00000000" w:rsidRPr="00000000" w14:paraId="0000084A">
      <w:pPr>
        <w:rPr/>
      </w:pPr>
      <w:r w:rsidDel="00000000" w:rsidR="00000000" w:rsidRPr="00000000">
        <w:rPr>
          <w:rtl w:val="0"/>
        </w:rPr>
        <w:t xml:space="preserve">  banner_url        VARCHAR(512) NULL,</w:t>
      </w:r>
    </w:p>
    <w:p w:rsidR="00000000" w:rsidDel="00000000" w:rsidP="00000000" w:rsidRDefault="00000000" w:rsidRPr="00000000" w14:paraId="0000084B">
      <w:pPr>
        <w:rPr/>
      </w:pPr>
      <w:r w:rsidDel="00000000" w:rsidR="00000000" w:rsidRPr="00000000">
        <w:rPr>
          <w:rtl w:val="0"/>
        </w:rPr>
        <w:t xml:space="preserve">  scope             ENUM('PLATFORM','CITY','WORKSPACE_LIST','SEAT_TYPE') NOT NULL DEFAULT 'PLATFORM',</w:t>
      </w:r>
    </w:p>
    <w:p w:rsidR="00000000" w:rsidDel="00000000" w:rsidP="00000000" w:rsidRDefault="00000000" w:rsidRPr="00000000" w14:paraId="0000084C">
      <w:pPr>
        <w:rPr/>
      </w:pPr>
      <w:r w:rsidDel="00000000" w:rsidR="00000000" w:rsidRPr="00000000">
        <w:rPr>
          <w:rtl w:val="0"/>
        </w:rPr>
        <w:t xml:space="preserve">  target_city       VARCHAR(100) NULL,</w:t>
      </w:r>
    </w:p>
    <w:p w:rsidR="00000000" w:rsidDel="00000000" w:rsidP="00000000" w:rsidRDefault="00000000" w:rsidRPr="00000000" w14:paraId="0000084D">
      <w:pPr>
        <w:rPr/>
      </w:pPr>
      <w:r w:rsidDel="00000000" w:rsidR="00000000" w:rsidRPr="00000000">
        <w:rPr>
          <w:rtl w:val="0"/>
        </w:rPr>
        <w:t xml:space="preserve">  eligibility       ENUM('ALL','NEW_CUSTOMER','MEMBER_ONLY','SELECTED_CUSTOMERS') NOT NULL DEFAULT 'ALL',</w:t>
      </w:r>
    </w:p>
    <w:p w:rsidR="00000000" w:rsidDel="00000000" w:rsidP="00000000" w:rsidRDefault="00000000" w:rsidRPr="00000000" w14:paraId="0000084E">
      <w:pPr>
        <w:rPr/>
      </w:pPr>
      <w:r w:rsidDel="00000000" w:rsidR="00000000" w:rsidRPr="00000000">
        <w:rPr>
          <w:rtl w:val="0"/>
        </w:rPr>
        <w:t xml:space="preserve">  budget_limit      DECIMAL(18,2) NULL,</w:t>
      </w:r>
    </w:p>
    <w:p w:rsidR="00000000" w:rsidDel="00000000" w:rsidP="00000000" w:rsidRDefault="00000000" w:rsidRPr="00000000" w14:paraId="0000084F">
      <w:pPr>
        <w:rPr/>
      </w:pPr>
      <w:r w:rsidDel="00000000" w:rsidR="00000000" w:rsidRPr="00000000">
        <w:rPr>
          <w:rtl w:val="0"/>
        </w:rPr>
        <w:t xml:space="preserve">  budget_used       DECIMAL(18,2) NOT NULL DEFAULT 0,</w:t>
      </w:r>
    </w:p>
    <w:p w:rsidR="00000000" w:rsidDel="00000000" w:rsidP="00000000" w:rsidRDefault="00000000" w:rsidRPr="00000000" w14:paraId="00000850">
      <w:pPr>
        <w:rPr/>
      </w:pPr>
      <w:r w:rsidDel="00000000" w:rsidR="00000000" w:rsidRPr="00000000">
        <w:rPr>
          <w:rtl w:val="0"/>
        </w:rPr>
        <w:t xml:space="preserve">  max_redemptions   INT UNSIGNED NULL,</w:t>
      </w:r>
    </w:p>
    <w:p w:rsidR="00000000" w:rsidDel="00000000" w:rsidP="00000000" w:rsidRDefault="00000000" w:rsidRPr="00000000" w14:paraId="00000851">
      <w:pPr>
        <w:rPr/>
      </w:pPr>
      <w:r w:rsidDel="00000000" w:rsidR="00000000" w:rsidRPr="00000000">
        <w:rPr>
          <w:rtl w:val="0"/>
        </w:rPr>
        <w:t xml:space="preserve">  start_at          DATETIME(3)  NOT NULL,</w:t>
      </w:r>
    </w:p>
    <w:p w:rsidR="00000000" w:rsidDel="00000000" w:rsidP="00000000" w:rsidRDefault="00000000" w:rsidRPr="00000000" w14:paraId="00000852">
      <w:pPr>
        <w:rPr/>
      </w:pPr>
      <w:r w:rsidDel="00000000" w:rsidR="00000000" w:rsidRPr="00000000">
        <w:rPr>
          <w:rtl w:val="0"/>
        </w:rPr>
        <w:t xml:space="preserve">  end_at            DATETIME(3)  NOT NULL,</w:t>
      </w:r>
    </w:p>
    <w:p w:rsidR="00000000" w:rsidDel="00000000" w:rsidP="00000000" w:rsidRDefault="00000000" w:rsidRPr="00000000" w14:paraId="00000853">
      <w:pPr>
        <w:rPr/>
      </w:pPr>
      <w:r w:rsidDel="00000000" w:rsidR="00000000" w:rsidRPr="00000000">
        <w:rPr>
          <w:rtl w:val="0"/>
        </w:rPr>
        <w:t xml:space="preserve">  status            ENUM('DRAFT','SCHEDULED','ACTIVE','PAUSED','ENDED','CANCELLED') NOT NULL DEFAULT 'DRAFT',</w:t>
      </w:r>
    </w:p>
    <w:p w:rsidR="00000000" w:rsidDel="00000000" w:rsidP="00000000" w:rsidRDefault="00000000" w:rsidRPr="00000000" w14:paraId="00000854">
      <w:pPr>
        <w:rPr/>
      </w:pPr>
      <w:r w:rsidDel="00000000" w:rsidR="00000000" w:rsidRPr="00000000">
        <w:rPr>
          <w:rtl w:val="0"/>
        </w:rPr>
        <w:t xml:space="preserve">  created_by        BIGINT UNSIGNED NOT NULL,</w:t>
      </w:r>
    </w:p>
    <w:p w:rsidR="00000000" w:rsidDel="00000000" w:rsidP="00000000" w:rsidRDefault="00000000" w:rsidRPr="00000000" w14:paraId="00000855">
      <w:pPr>
        <w:rPr/>
      </w:pPr>
      <w:r w:rsidDel="00000000" w:rsidR="00000000" w:rsidRPr="00000000">
        <w:rPr>
          <w:rtl w:val="0"/>
        </w:rPr>
        <w:t xml:space="preserve">  created_at        DATETIME(3)  NOT NULL DEFAULT CURRENT_TIMESTAMP(3),</w:t>
      </w:r>
    </w:p>
    <w:p w:rsidR="00000000" w:rsidDel="00000000" w:rsidP="00000000" w:rsidRDefault="00000000" w:rsidRPr="00000000" w14:paraId="00000856">
      <w:pPr>
        <w:rPr/>
      </w:pPr>
      <w:r w:rsidDel="00000000" w:rsidR="00000000" w:rsidRPr="00000000">
        <w:rPr>
          <w:rtl w:val="0"/>
        </w:rPr>
        <w:t xml:space="preserve">  updated_at        DATETIME(3)  NOT NULL DEFAULT CURRENT_TIMESTAMP(3) ON UPDATE CURRENT_TIMESTAMP(3),</w:t>
      </w:r>
    </w:p>
    <w:p w:rsidR="00000000" w:rsidDel="00000000" w:rsidP="00000000" w:rsidRDefault="00000000" w:rsidRPr="00000000" w14:paraId="00000857">
      <w:pPr>
        <w:rPr/>
      </w:pPr>
      <w:r w:rsidDel="00000000" w:rsidR="00000000" w:rsidRPr="00000000">
        <w:rPr>
          <w:rtl w:val="0"/>
        </w:rPr>
        <w:t xml:space="preserve">  deleted_at        DATETIME(3)  NULL,</w:t>
      </w:r>
    </w:p>
    <w:p w:rsidR="00000000" w:rsidDel="00000000" w:rsidP="00000000" w:rsidRDefault="00000000" w:rsidRPr="00000000" w14:paraId="00000858">
      <w:pPr>
        <w:rPr/>
      </w:pPr>
      <w:r w:rsidDel="00000000" w:rsidR="00000000" w:rsidRPr="00000000">
        <w:rPr>
          <w:rtl w:val="0"/>
        </w:rPr>
        <w:t xml:space="preserve">  PRIMARY KEY (id),</w:t>
      </w:r>
    </w:p>
    <w:p w:rsidR="00000000" w:rsidDel="00000000" w:rsidP="00000000" w:rsidRDefault="00000000" w:rsidRPr="00000000" w14:paraId="00000859">
      <w:pPr>
        <w:rPr/>
      </w:pPr>
      <w:r w:rsidDel="00000000" w:rsidR="00000000" w:rsidRPr="00000000">
        <w:rPr>
          <w:rtl w:val="0"/>
        </w:rPr>
        <w:t xml:space="preserve">  UNIQUE KEY uk_pc_code (code),</w:t>
      </w:r>
    </w:p>
    <w:p w:rsidR="00000000" w:rsidDel="00000000" w:rsidP="00000000" w:rsidRDefault="00000000" w:rsidRPr="00000000" w14:paraId="0000085A">
      <w:pPr>
        <w:rPr/>
      </w:pPr>
      <w:r w:rsidDel="00000000" w:rsidR="00000000" w:rsidRPr="00000000">
        <w:rPr>
          <w:rtl w:val="0"/>
        </w:rPr>
        <w:t xml:space="preserve">  KEY idx_pc_status_period (status, start_at, end_at),</w:t>
      </w:r>
    </w:p>
    <w:p w:rsidR="00000000" w:rsidDel="00000000" w:rsidP="00000000" w:rsidRDefault="00000000" w:rsidRPr="00000000" w14:paraId="0000085B">
      <w:pPr>
        <w:rPr/>
      </w:pPr>
      <w:r w:rsidDel="00000000" w:rsidR="00000000" w:rsidRPr="00000000">
        <w:rPr>
          <w:rtl w:val="0"/>
        </w:rPr>
        <w:t xml:space="preserve">  CONSTRAINT fk_pc_user FOREIGN KEY (created_by) REFERENCES user_account (id) ON DELETE RESTRICT,</w:t>
      </w:r>
    </w:p>
    <w:p w:rsidR="00000000" w:rsidDel="00000000" w:rsidP="00000000" w:rsidRDefault="00000000" w:rsidRPr="00000000" w14:paraId="0000085C">
      <w:pPr>
        <w:rPr/>
      </w:pPr>
      <w:r w:rsidDel="00000000" w:rsidR="00000000" w:rsidRPr="00000000">
        <w:rPr>
          <w:rtl w:val="0"/>
        </w:rPr>
        <w:t xml:space="preserve">  CONSTRAINT ck_pc_period CHECK (end_at &gt; start_at)</w:t>
      </w:r>
    </w:p>
    <w:p w:rsidR="00000000" w:rsidDel="00000000" w:rsidP="00000000" w:rsidRDefault="00000000" w:rsidRPr="00000000" w14:paraId="0000085D">
      <w:pPr>
        <w:rPr/>
      </w:pPr>
      <w:r w:rsidDel="00000000" w:rsidR="00000000" w:rsidRPr="00000000">
        <w:rPr>
          <w:rtl w:val="0"/>
        </w:rPr>
        <w:t xml:space="preserve">) ENGINE=InnoDB COMMENT='Chiến dịch khuyến mãi nền tảng (M17-UC21..UC26).';</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ALTER TABLE discount_rule</w:t>
      </w:r>
    </w:p>
    <w:p w:rsidR="00000000" w:rsidDel="00000000" w:rsidP="00000000" w:rsidRDefault="00000000" w:rsidRPr="00000000" w14:paraId="00000860">
      <w:pPr>
        <w:rPr/>
      </w:pPr>
      <w:r w:rsidDel="00000000" w:rsidR="00000000" w:rsidRPr="00000000">
        <w:rPr>
          <w:rtl w:val="0"/>
        </w:rPr>
        <w:t xml:space="preserve">  ADD CONSTRAINT fk_dr_campaign FOREIGN KEY (campaign_id) REFERENCES promotional_campaign (id) ON DELETE SET NULL;</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pPr>
      <w:r w:rsidDel="00000000" w:rsidR="00000000" w:rsidRPr="00000000">
        <w:rPr>
          <w:rtl w:val="0"/>
        </w:rPr>
        <w:t xml:space="preserve">CREATE TABLE campaign_workspace (</w:t>
      </w:r>
    </w:p>
    <w:p w:rsidR="00000000" w:rsidDel="00000000" w:rsidP="00000000" w:rsidRDefault="00000000" w:rsidRPr="00000000" w14:paraId="00000863">
      <w:pPr>
        <w:rPr/>
      </w:pPr>
      <w:r w:rsidDel="00000000" w:rsidR="00000000" w:rsidRPr="00000000">
        <w:rPr>
          <w:rtl w:val="0"/>
        </w:rPr>
        <w:t xml:space="preserve">  campaign_id  BIGINT UNSIGNED NOT NULL,</w:t>
      </w:r>
    </w:p>
    <w:p w:rsidR="00000000" w:rsidDel="00000000" w:rsidP="00000000" w:rsidRDefault="00000000" w:rsidRPr="00000000" w14:paraId="00000864">
      <w:pPr>
        <w:rPr/>
      </w:pPr>
      <w:r w:rsidDel="00000000" w:rsidR="00000000" w:rsidRPr="00000000">
        <w:rPr>
          <w:rtl w:val="0"/>
        </w:rPr>
        <w:t xml:space="preserve">  workspace_id BIGINT UNSIGNED NOT NULL,</w:t>
      </w:r>
    </w:p>
    <w:p w:rsidR="00000000" w:rsidDel="00000000" w:rsidP="00000000" w:rsidRDefault="00000000" w:rsidRPr="00000000" w14:paraId="00000865">
      <w:pPr>
        <w:rPr/>
      </w:pPr>
      <w:r w:rsidDel="00000000" w:rsidR="00000000" w:rsidRPr="00000000">
        <w:rPr>
          <w:rtl w:val="0"/>
        </w:rPr>
        <w:t xml:space="preserve">  added_at     DATETIME(3) NOT NULL DEFAULT CURRENT_TIMESTAMP(3),</w:t>
      </w:r>
    </w:p>
    <w:p w:rsidR="00000000" w:rsidDel="00000000" w:rsidP="00000000" w:rsidRDefault="00000000" w:rsidRPr="00000000" w14:paraId="00000866">
      <w:pPr>
        <w:rPr/>
      </w:pPr>
      <w:r w:rsidDel="00000000" w:rsidR="00000000" w:rsidRPr="00000000">
        <w:rPr>
          <w:rtl w:val="0"/>
        </w:rPr>
        <w:t xml:space="preserve">  PRIMARY KEY (campaign_id, workspace_id),</w:t>
      </w:r>
    </w:p>
    <w:p w:rsidR="00000000" w:rsidDel="00000000" w:rsidP="00000000" w:rsidRDefault="00000000" w:rsidRPr="00000000" w14:paraId="00000867">
      <w:pPr>
        <w:rPr/>
      </w:pPr>
      <w:r w:rsidDel="00000000" w:rsidR="00000000" w:rsidRPr="00000000">
        <w:rPr>
          <w:rtl w:val="0"/>
        </w:rPr>
        <w:t xml:space="preserve">  KEY idx_cw_ws (workspace_id),</w:t>
      </w:r>
    </w:p>
    <w:p w:rsidR="00000000" w:rsidDel="00000000" w:rsidP="00000000" w:rsidRDefault="00000000" w:rsidRPr="00000000" w14:paraId="00000868">
      <w:pPr>
        <w:rPr/>
      </w:pPr>
      <w:r w:rsidDel="00000000" w:rsidR="00000000" w:rsidRPr="00000000">
        <w:rPr>
          <w:rtl w:val="0"/>
        </w:rPr>
        <w:t xml:space="preserve">  CONSTRAINT fk_cw_campaign FOREIGN KEY (campaign_id)  REFERENCES promotional_campaign (id) ON DELETE CASCADE,</w:t>
      </w:r>
    </w:p>
    <w:p w:rsidR="00000000" w:rsidDel="00000000" w:rsidP="00000000" w:rsidRDefault="00000000" w:rsidRPr="00000000" w14:paraId="00000869">
      <w:pPr>
        <w:rPr/>
      </w:pPr>
      <w:r w:rsidDel="00000000" w:rsidR="00000000" w:rsidRPr="00000000">
        <w:rPr>
          <w:rtl w:val="0"/>
        </w:rPr>
        <w:t xml:space="preserve">  CONSTRAINT fk_cw_ws       FOREIGN KEY (workspace_id) REFERENCES workspace (id)            ON DELETE CASCADE</w:t>
      </w:r>
    </w:p>
    <w:p w:rsidR="00000000" w:rsidDel="00000000" w:rsidP="00000000" w:rsidRDefault="00000000" w:rsidRPr="00000000" w14:paraId="0000086A">
      <w:pPr>
        <w:rPr/>
      </w:pPr>
      <w:r w:rsidDel="00000000" w:rsidR="00000000" w:rsidRPr="00000000">
        <w:rPr>
          <w:rtl w:val="0"/>
        </w:rPr>
        <w:t xml:space="preserve">) ENGINE=InnoDB COMMENT='Phạm vi workspace của chiến dịch.';</w:t>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pPr>
      <w:r w:rsidDel="00000000" w:rsidR="00000000" w:rsidRPr="00000000">
        <w:rPr>
          <w:rtl w:val="0"/>
        </w:rPr>
        <w:t xml:space="preserve">CREATE TABLE platform_report (</w:t>
      </w:r>
    </w:p>
    <w:p w:rsidR="00000000" w:rsidDel="00000000" w:rsidP="00000000" w:rsidRDefault="00000000" w:rsidRPr="00000000" w14:paraId="0000086D">
      <w:pPr>
        <w:rPr/>
      </w:pPr>
      <w:r w:rsidDel="00000000" w:rsidR="00000000" w:rsidRPr="00000000">
        <w:rPr>
          <w:rtl w:val="0"/>
        </w:rPr>
        <w:t xml:space="preserve">  id              BIGINT UNSIGNED NOT NULL AUTO_INCREMENT,</w:t>
      </w:r>
    </w:p>
    <w:p w:rsidR="00000000" w:rsidDel="00000000" w:rsidP="00000000" w:rsidRDefault="00000000" w:rsidRPr="00000000" w14:paraId="0000086E">
      <w:pPr>
        <w:rPr/>
      </w:pPr>
      <w:r w:rsidDel="00000000" w:rsidR="00000000" w:rsidRPr="00000000">
        <w:rPr>
          <w:rtl w:val="0"/>
        </w:rPr>
        <w:t xml:space="preserve">  report_code     VARCHAR(30)  NOT NULL,</w:t>
      </w:r>
    </w:p>
    <w:p w:rsidR="00000000" w:rsidDel="00000000" w:rsidP="00000000" w:rsidRDefault="00000000" w:rsidRPr="00000000" w14:paraId="0000086F">
      <w:pPr>
        <w:rPr/>
      </w:pPr>
      <w:r w:rsidDel="00000000" w:rsidR="00000000" w:rsidRPr="00000000">
        <w:rPr>
          <w:rtl w:val="0"/>
        </w:rPr>
        <w:t xml:space="preserve">  reporter_id     BIGINT UNSIGNED NOT NULL,</w:t>
      </w:r>
    </w:p>
    <w:p w:rsidR="00000000" w:rsidDel="00000000" w:rsidP="00000000" w:rsidRDefault="00000000" w:rsidRPr="00000000" w14:paraId="00000870">
      <w:pPr>
        <w:rPr/>
      </w:pPr>
      <w:r w:rsidDel="00000000" w:rsidR="00000000" w:rsidRPr="00000000">
        <w:rPr>
          <w:rtl w:val="0"/>
        </w:rPr>
        <w:t xml:space="preserve">  reporter_role   ENUM('CUSTOMER','ORGANIZER') NOT NULL,</w:t>
      </w:r>
    </w:p>
    <w:p w:rsidR="00000000" w:rsidDel="00000000" w:rsidP="00000000" w:rsidRDefault="00000000" w:rsidRPr="00000000" w14:paraId="00000871">
      <w:pPr>
        <w:rPr/>
      </w:pPr>
      <w:r w:rsidDel="00000000" w:rsidR="00000000" w:rsidRPr="00000000">
        <w:rPr>
          <w:rtl w:val="0"/>
        </w:rPr>
        <w:t xml:space="preserve">  target_type     ENUM('WORKSPACE','USER','REVIEW','BOOKING','ORGANIZER','CONTENT') NOT NULL,</w:t>
      </w:r>
    </w:p>
    <w:p w:rsidR="00000000" w:rsidDel="00000000" w:rsidP="00000000" w:rsidRDefault="00000000" w:rsidRPr="00000000" w14:paraId="00000872">
      <w:pPr>
        <w:rPr/>
      </w:pPr>
      <w:r w:rsidDel="00000000" w:rsidR="00000000" w:rsidRPr="00000000">
        <w:rPr>
          <w:rtl w:val="0"/>
        </w:rPr>
        <w:t xml:space="preserve">  target_id       BIGINT UNSIGNED NOT NULL,</w:t>
      </w:r>
    </w:p>
    <w:p w:rsidR="00000000" w:rsidDel="00000000" w:rsidP="00000000" w:rsidRDefault="00000000" w:rsidRPr="00000000" w14:paraId="00000873">
      <w:pPr>
        <w:rPr/>
      </w:pPr>
      <w:r w:rsidDel="00000000" w:rsidR="00000000" w:rsidRPr="00000000">
        <w:rPr>
          <w:rtl w:val="0"/>
        </w:rPr>
        <w:t xml:space="preserve">  category        ENUM('POLICY_VIOLATION','FRAUD','INAPPROPRIATE_CONTENT','MISLEADING_INFO','SAFETY','OTHER') NOT NULL,</w:t>
      </w:r>
    </w:p>
    <w:p w:rsidR="00000000" w:rsidDel="00000000" w:rsidP="00000000" w:rsidRDefault="00000000" w:rsidRPr="00000000" w14:paraId="00000874">
      <w:pPr>
        <w:rPr/>
      </w:pPr>
      <w:r w:rsidDel="00000000" w:rsidR="00000000" w:rsidRPr="00000000">
        <w:rPr>
          <w:rtl w:val="0"/>
        </w:rPr>
        <w:t xml:space="preserve">  reason_detail   VARCHAR(2000) NOT NULL,</w:t>
      </w:r>
    </w:p>
    <w:p w:rsidR="00000000" w:rsidDel="00000000" w:rsidP="00000000" w:rsidRDefault="00000000" w:rsidRPr="00000000" w14:paraId="00000875">
      <w:pPr>
        <w:rPr/>
      </w:pPr>
      <w:r w:rsidDel="00000000" w:rsidR="00000000" w:rsidRPr="00000000">
        <w:rPr>
          <w:rtl w:val="0"/>
        </w:rPr>
        <w:t xml:space="preserve">  status          ENUM('SUBMITTED','UNDER_REVIEW','RESOLVED','DISMISSED','ESCALATED') NOT NULL DEFAULT 'SUBMITTED',</w:t>
      </w:r>
    </w:p>
    <w:p w:rsidR="00000000" w:rsidDel="00000000" w:rsidP="00000000" w:rsidRDefault="00000000" w:rsidRPr="00000000" w14:paraId="00000876">
      <w:pPr>
        <w:rPr/>
      </w:pPr>
      <w:r w:rsidDel="00000000" w:rsidR="00000000" w:rsidRPr="00000000">
        <w:rPr>
          <w:rtl w:val="0"/>
        </w:rPr>
        <w:t xml:space="preserve">  priority        ENUM('LOW','MEDIUM','HIGH','URGENT') NOT NULL DEFAULT 'MEDIUM',</w:t>
      </w:r>
    </w:p>
    <w:p w:rsidR="00000000" w:rsidDel="00000000" w:rsidP="00000000" w:rsidRDefault="00000000" w:rsidRPr="00000000" w14:paraId="00000877">
      <w:pPr>
        <w:rPr/>
      </w:pPr>
      <w:r w:rsidDel="00000000" w:rsidR="00000000" w:rsidRPr="00000000">
        <w:rPr>
          <w:rtl w:val="0"/>
        </w:rPr>
        <w:t xml:space="preserve">  assigned_to     BIGINT UNSIGNED NULL,</w:t>
      </w:r>
    </w:p>
    <w:p w:rsidR="00000000" w:rsidDel="00000000" w:rsidP="00000000" w:rsidRDefault="00000000" w:rsidRPr="00000000" w14:paraId="00000878">
      <w:pPr>
        <w:rPr/>
      </w:pPr>
      <w:r w:rsidDel="00000000" w:rsidR="00000000" w:rsidRPr="00000000">
        <w:rPr>
          <w:rtl w:val="0"/>
        </w:rPr>
        <w:t xml:space="preserve">  reviewed_at     DATETIME(3)  NULL,</w:t>
      </w:r>
    </w:p>
    <w:p w:rsidR="00000000" w:rsidDel="00000000" w:rsidP="00000000" w:rsidRDefault="00000000" w:rsidRPr="00000000" w14:paraId="00000879">
      <w:pPr>
        <w:rPr/>
      </w:pPr>
      <w:r w:rsidDel="00000000" w:rsidR="00000000" w:rsidRPr="00000000">
        <w:rPr>
          <w:rtl w:val="0"/>
        </w:rPr>
        <w:t xml:space="preserve">  resolution_action ENUM('NONE','WARNING','HIDE_CONTENT','REMOVE_CONTENT','SUSPEND_WORKSPACE','SUSPEND_ACCOUNT') NULL,</w:t>
      </w:r>
    </w:p>
    <w:p w:rsidR="00000000" w:rsidDel="00000000" w:rsidP="00000000" w:rsidRDefault="00000000" w:rsidRPr="00000000" w14:paraId="0000087A">
      <w:pPr>
        <w:rPr/>
      </w:pPr>
      <w:r w:rsidDel="00000000" w:rsidR="00000000" w:rsidRPr="00000000">
        <w:rPr>
          <w:rtl w:val="0"/>
        </w:rPr>
        <w:t xml:space="preserve">  resolution_note VARCHAR(2000) NULL,</w:t>
      </w:r>
    </w:p>
    <w:p w:rsidR="00000000" w:rsidDel="00000000" w:rsidP="00000000" w:rsidRDefault="00000000" w:rsidRPr="00000000" w14:paraId="0000087B">
      <w:pPr>
        <w:rPr/>
      </w:pPr>
      <w:r w:rsidDel="00000000" w:rsidR="00000000" w:rsidRPr="00000000">
        <w:rPr>
          <w:rtl w:val="0"/>
        </w:rPr>
        <w:t xml:space="preserve">  resolved_by     BIGINT UNSIGNED NULL,</w:t>
      </w:r>
    </w:p>
    <w:p w:rsidR="00000000" w:rsidDel="00000000" w:rsidP="00000000" w:rsidRDefault="00000000" w:rsidRPr="00000000" w14:paraId="0000087C">
      <w:pPr>
        <w:rPr/>
      </w:pPr>
      <w:r w:rsidDel="00000000" w:rsidR="00000000" w:rsidRPr="00000000">
        <w:rPr>
          <w:rtl w:val="0"/>
        </w:rPr>
        <w:t xml:space="preserve">  resolved_at     DATETIME(3)  NULL,</w:t>
      </w:r>
    </w:p>
    <w:p w:rsidR="00000000" w:rsidDel="00000000" w:rsidP="00000000" w:rsidRDefault="00000000" w:rsidRPr="00000000" w14:paraId="0000087D">
      <w:pPr>
        <w:rPr/>
      </w:pPr>
      <w:r w:rsidDel="00000000" w:rsidR="00000000" w:rsidRPr="00000000">
        <w:rPr>
          <w:rtl w:val="0"/>
        </w:rPr>
        <w:t xml:space="preserve">  created_at      DATETIME(3)  NOT NULL DEFAULT CURRENT_TIMESTAMP(3),</w:t>
      </w:r>
    </w:p>
    <w:p w:rsidR="00000000" w:rsidDel="00000000" w:rsidP="00000000" w:rsidRDefault="00000000" w:rsidRPr="00000000" w14:paraId="0000087E">
      <w:pPr>
        <w:rPr/>
      </w:pPr>
      <w:r w:rsidDel="00000000" w:rsidR="00000000" w:rsidRPr="00000000">
        <w:rPr>
          <w:rtl w:val="0"/>
        </w:rPr>
        <w:t xml:space="preserve">  updated_at      DATETIME(3)  NOT NULL DEFAULT CURRENT_TIMESTAMP(3) ON UPDATE CURRENT_TIMESTAMP(3),</w:t>
      </w:r>
    </w:p>
    <w:p w:rsidR="00000000" w:rsidDel="00000000" w:rsidP="00000000" w:rsidRDefault="00000000" w:rsidRPr="00000000" w14:paraId="0000087F">
      <w:pPr>
        <w:rPr/>
      </w:pPr>
      <w:r w:rsidDel="00000000" w:rsidR="00000000" w:rsidRPr="00000000">
        <w:rPr>
          <w:rtl w:val="0"/>
        </w:rPr>
        <w:t xml:space="preserve">  PRIMARY KEY (id),</w:t>
      </w:r>
    </w:p>
    <w:p w:rsidR="00000000" w:rsidDel="00000000" w:rsidP="00000000" w:rsidRDefault="00000000" w:rsidRPr="00000000" w14:paraId="00000880">
      <w:pPr>
        <w:rPr/>
      </w:pPr>
      <w:r w:rsidDel="00000000" w:rsidR="00000000" w:rsidRPr="00000000">
        <w:rPr>
          <w:rtl w:val="0"/>
        </w:rPr>
        <w:t xml:space="preserve">  UNIQUE KEY uk_prep_code (report_code),</w:t>
      </w:r>
    </w:p>
    <w:p w:rsidR="00000000" w:rsidDel="00000000" w:rsidP="00000000" w:rsidRDefault="00000000" w:rsidRPr="00000000" w14:paraId="00000881">
      <w:pPr>
        <w:rPr/>
      </w:pPr>
      <w:r w:rsidDel="00000000" w:rsidR="00000000" w:rsidRPr="00000000">
        <w:rPr>
          <w:rtl w:val="0"/>
        </w:rPr>
        <w:t xml:space="preserve">  KEY idx_prep_status (status, priority, created_at),</w:t>
      </w:r>
    </w:p>
    <w:p w:rsidR="00000000" w:rsidDel="00000000" w:rsidP="00000000" w:rsidRDefault="00000000" w:rsidRPr="00000000" w14:paraId="00000882">
      <w:pPr>
        <w:rPr/>
      </w:pPr>
      <w:r w:rsidDel="00000000" w:rsidR="00000000" w:rsidRPr="00000000">
        <w:rPr>
          <w:rtl w:val="0"/>
        </w:rPr>
        <w:t xml:space="preserve">  KEY idx_prep_target (target_type, target_id),</w:t>
      </w:r>
    </w:p>
    <w:p w:rsidR="00000000" w:rsidDel="00000000" w:rsidP="00000000" w:rsidRDefault="00000000" w:rsidRPr="00000000" w14:paraId="00000883">
      <w:pPr>
        <w:rPr/>
      </w:pPr>
      <w:r w:rsidDel="00000000" w:rsidR="00000000" w:rsidRPr="00000000">
        <w:rPr>
          <w:rtl w:val="0"/>
        </w:rPr>
        <w:t xml:space="preserve">  KEY idx_prep_reporter (reporter_id),</w:t>
      </w:r>
    </w:p>
    <w:p w:rsidR="00000000" w:rsidDel="00000000" w:rsidP="00000000" w:rsidRDefault="00000000" w:rsidRPr="00000000" w14:paraId="00000884">
      <w:pPr>
        <w:rPr/>
      </w:pPr>
      <w:r w:rsidDel="00000000" w:rsidR="00000000" w:rsidRPr="00000000">
        <w:rPr>
          <w:rtl w:val="0"/>
        </w:rPr>
        <w:t xml:space="preserve">  CONSTRAINT fk_prep_reporter FOREIGN KEY (reporter_id) REFERENCES user_account (id) ON DELETE CASCADE</w:t>
      </w:r>
    </w:p>
    <w:p w:rsidR="00000000" w:rsidDel="00000000" w:rsidP="00000000" w:rsidRDefault="00000000" w:rsidRPr="00000000" w14:paraId="00000885">
      <w:pPr>
        <w:rPr/>
      </w:pPr>
      <w:r w:rsidDel="00000000" w:rsidR="00000000" w:rsidRPr="00000000">
        <w:rPr>
          <w:rtl w:val="0"/>
        </w:rPr>
        <w:t xml:space="preserve">) ENGINE=InnoDB COMMENT='Báo cáo vi phạm nền tảng (M17-UC04..UC08, BR-26).';</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CREATE TABLE report_evidence (</w:t>
      </w:r>
    </w:p>
    <w:p w:rsidR="00000000" w:rsidDel="00000000" w:rsidP="00000000" w:rsidRDefault="00000000" w:rsidRPr="00000000" w14:paraId="00000888">
      <w:pPr>
        <w:rPr/>
      </w:pPr>
      <w:r w:rsidDel="00000000" w:rsidR="00000000" w:rsidRPr="00000000">
        <w:rPr>
          <w:rtl w:val="0"/>
        </w:rPr>
        <w:t xml:space="preserve">  id              BIGINT UNSIGNED NOT NULL AUTO_INCREMENT,</w:t>
      </w:r>
    </w:p>
    <w:p w:rsidR="00000000" w:rsidDel="00000000" w:rsidP="00000000" w:rsidRDefault="00000000" w:rsidRPr="00000000" w14:paraId="00000889">
      <w:pPr>
        <w:rPr/>
      </w:pPr>
      <w:r w:rsidDel="00000000" w:rsidR="00000000" w:rsidRPr="00000000">
        <w:rPr>
          <w:rtl w:val="0"/>
        </w:rPr>
        <w:t xml:space="preserve">  report_id       BIGINT UNSIGNED NOT NULL,</w:t>
      </w:r>
    </w:p>
    <w:p w:rsidR="00000000" w:rsidDel="00000000" w:rsidP="00000000" w:rsidRDefault="00000000" w:rsidRPr="00000000" w14:paraId="0000088A">
      <w:pPr>
        <w:rPr/>
      </w:pPr>
      <w:r w:rsidDel="00000000" w:rsidR="00000000" w:rsidRPr="00000000">
        <w:rPr>
          <w:rtl w:val="0"/>
        </w:rPr>
        <w:t xml:space="preserve">  file_url        VARCHAR(512) NOT NULL,</w:t>
      </w:r>
    </w:p>
    <w:p w:rsidR="00000000" w:rsidDel="00000000" w:rsidP="00000000" w:rsidRDefault="00000000" w:rsidRPr="00000000" w14:paraId="0000088B">
      <w:pPr>
        <w:rPr/>
      </w:pPr>
      <w:r w:rsidDel="00000000" w:rsidR="00000000" w:rsidRPr="00000000">
        <w:rPr>
          <w:rtl w:val="0"/>
        </w:rPr>
        <w:t xml:space="preserve">  file_public_id  VARCHAR(255) NULL,</w:t>
      </w:r>
    </w:p>
    <w:p w:rsidR="00000000" w:rsidDel="00000000" w:rsidP="00000000" w:rsidRDefault="00000000" w:rsidRPr="00000000" w14:paraId="0000088C">
      <w:pPr>
        <w:rPr/>
      </w:pPr>
      <w:r w:rsidDel="00000000" w:rsidR="00000000" w:rsidRPr="00000000">
        <w:rPr>
          <w:rtl w:val="0"/>
        </w:rPr>
        <w:t xml:space="preserve">  file_name       VARCHAR(255) NOT NULL,</w:t>
      </w:r>
    </w:p>
    <w:p w:rsidR="00000000" w:rsidDel="00000000" w:rsidP="00000000" w:rsidRDefault="00000000" w:rsidRPr="00000000" w14:paraId="0000088D">
      <w:pPr>
        <w:rPr/>
      </w:pPr>
      <w:r w:rsidDel="00000000" w:rsidR="00000000" w:rsidRPr="00000000">
        <w:rPr>
          <w:rtl w:val="0"/>
        </w:rPr>
        <w:t xml:space="preserve">  mime_type       VARCHAR(100) NOT NULL,</w:t>
      </w:r>
    </w:p>
    <w:p w:rsidR="00000000" w:rsidDel="00000000" w:rsidP="00000000" w:rsidRDefault="00000000" w:rsidRPr="00000000" w14:paraId="0000088E">
      <w:pPr>
        <w:rPr/>
      </w:pPr>
      <w:r w:rsidDel="00000000" w:rsidR="00000000" w:rsidRPr="00000000">
        <w:rPr>
          <w:rtl w:val="0"/>
        </w:rPr>
        <w:t xml:space="preserve">  file_size_bytes INT UNSIGNED NOT NULL,</w:t>
      </w:r>
    </w:p>
    <w:p w:rsidR="00000000" w:rsidDel="00000000" w:rsidP="00000000" w:rsidRDefault="00000000" w:rsidRPr="00000000" w14:paraId="0000088F">
      <w:pPr>
        <w:rPr/>
      </w:pPr>
      <w:r w:rsidDel="00000000" w:rsidR="00000000" w:rsidRPr="00000000">
        <w:rPr>
          <w:rtl w:val="0"/>
        </w:rPr>
        <w:t xml:space="preserve">  uploaded_at     DATETIME(3)  NOT NULL DEFAULT CURRENT_TIMESTAMP(3),</w:t>
      </w:r>
    </w:p>
    <w:p w:rsidR="00000000" w:rsidDel="00000000" w:rsidP="00000000" w:rsidRDefault="00000000" w:rsidRPr="00000000" w14:paraId="00000890">
      <w:pPr>
        <w:rPr/>
      </w:pPr>
      <w:r w:rsidDel="00000000" w:rsidR="00000000" w:rsidRPr="00000000">
        <w:rPr>
          <w:rtl w:val="0"/>
        </w:rPr>
        <w:t xml:space="preserve">  PRIMARY KEY (id),</w:t>
      </w:r>
    </w:p>
    <w:p w:rsidR="00000000" w:rsidDel="00000000" w:rsidP="00000000" w:rsidRDefault="00000000" w:rsidRPr="00000000" w14:paraId="00000891">
      <w:pPr>
        <w:rPr/>
      </w:pPr>
      <w:r w:rsidDel="00000000" w:rsidR="00000000" w:rsidRPr="00000000">
        <w:rPr>
          <w:rtl w:val="0"/>
        </w:rPr>
        <w:t xml:space="preserve">  KEY idx_re_report (report_id),</w:t>
      </w:r>
    </w:p>
    <w:p w:rsidR="00000000" w:rsidDel="00000000" w:rsidP="00000000" w:rsidRDefault="00000000" w:rsidRPr="00000000" w14:paraId="00000892">
      <w:pPr>
        <w:rPr/>
      </w:pPr>
      <w:r w:rsidDel="00000000" w:rsidR="00000000" w:rsidRPr="00000000">
        <w:rPr>
          <w:rtl w:val="0"/>
        </w:rPr>
        <w:t xml:space="preserve">  CONSTRAINT fk_re_report FOREIGN KEY (report_id) REFERENCES platform_report (id) ON DELETE CASCADE,</w:t>
      </w:r>
    </w:p>
    <w:p w:rsidR="00000000" w:rsidDel="00000000" w:rsidP="00000000" w:rsidRDefault="00000000" w:rsidRPr="00000000" w14:paraId="00000893">
      <w:pPr>
        <w:rPr/>
      </w:pPr>
      <w:r w:rsidDel="00000000" w:rsidR="00000000" w:rsidRPr="00000000">
        <w:rPr>
          <w:rtl w:val="0"/>
        </w:rPr>
        <w:t xml:space="preserve">  CONSTRAINT ck_re_size CHECK (file_size_bytes &lt;= 5242880)</w:t>
      </w:r>
    </w:p>
    <w:p w:rsidR="00000000" w:rsidDel="00000000" w:rsidP="00000000" w:rsidRDefault="00000000" w:rsidRPr="00000000" w14:paraId="00000894">
      <w:pPr>
        <w:rPr/>
      </w:pPr>
      <w:r w:rsidDel="00000000" w:rsidR="00000000" w:rsidRPr="00000000">
        <w:rPr>
          <w:rtl w:val="0"/>
        </w:rPr>
        <w:t xml:space="preserve">) ENGINE=InnoDB COMMENT='Bằng chứng kèm báo cáo vi phạm.';</w:t>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pPr>
      <w:r w:rsidDel="00000000" w:rsidR="00000000" w:rsidRPr="00000000">
        <w:rPr>
          <w:rtl w:val="0"/>
        </w:rPr>
        <w:t xml:space="preserve">CREATE TABLE dispute (</w:t>
      </w:r>
    </w:p>
    <w:p w:rsidR="00000000" w:rsidDel="00000000" w:rsidP="00000000" w:rsidRDefault="00000000" w:rsidRPr="00000000" w14:paraId="00000897">
      <w:pPr>
        <w:rPr/>
      </w:pPr>
      <w:r w:rsidDel="00000000" w:rsidR="00000000" w:rsidRPr="00000000">
        <w:rPr>
          <w:rtl w:val="0"/>
        </w:rPr>
        <w:t xml:space="preserve">  id                  BIGINT UNSIGNED NOT NULL AUTO_INCREMENT,</w:t>
      </w:r>
    </w:p>
    <w:p w:rsidR="00000000" w:rsidDel="00000000" w:rsidP="00000000" w:rsidRDefault="00000000" w:rsidRPr="00000000" w14:paraId="00000898">
      <w:pPr>
        <w:rPr/>
      </w:pPr>
      <w:r w:rsidDel="00000000" w:rsidR="00000000" w:rsidRPr="00000000">
        <w:rPr>
          <w:rtl w:val="0"/>
        </w:rPr>
        <w:t xml:space="preserve">  case_code           VARCHAR(30)  NOT NULL COMMENT 'MSG48: #{case_id}',</w:t>
      </w:r>
    </w:p>
    <w:p w:rsidR="00000000" w:rsidDel="00000000" w:rsidP="00000000" w:rsidRDefault="00000000" w:rsidRPr="00000000" w14:paraId="00000899">
      <w:pPr>
        <w:rPr/>
      </w:pPr>
      <w:r w:rsidDel="00000000" w:rsidR="00000000" w:rsidRPr="00000000">
        <w:rPr>
          <w:rtl w:val="0"/>
        </w:rPr>
        <w:t xml:space="preserve">  booking_id          BIGINT UNSIGNED NULL,</w:t>
      </w:r>
    </w:p>
    <w:p w:rsidR="00000000" w:rsidDel="00000000" w:rsidP="00000000" w:rsidRDefault="00000000" w:rsidRPr="00000000" w14:paraId="0000089A">
      <w:pPr>
        <w:rPr/>
      </w:pPr>
      <w:r w:rsidDel="00000000" w:rsidR="00000000" w:rsidRPr="00000000">
        <w:rPr>
          <w:rtl w:val="0"/>
        </w:rPr>
        <w:t xml:space="preserve">  payment_id          BIGINT UNSIGNED NULL,</w:t>
      </w:r>
    </w:p>
    <w:p w:rsidR="00000000" w:rsidDel="00000000" w:rsidP="00000000" w:rsidRDefault="00000000" w:rsidRPr="00000000" w14:paraId="0000089B">
      <w:pPr>
        <w:rPr/>
      </w:pPr>
      <w:r w:rsidDel="00000000" w:rsidR="00000000" w:rsidRPr="00000000">
        <w:rPr>
          <w:rtl w:val="0"/>
        </w:rPr>
        <w:t xml:space="preserve">  opened_by           BIGINT UNSIGNED NOT NULL,</w:t>
      </w:r>
    </w:p>
    <w:p w:rsidR="00000000" w:rsidDel="00000000" w:rsidP="00000000" w:rsidRDefault="00000000" w:rsidRPr="00000000" w14:paraId="0000089C">
      <w:pPr>
        <w:rPr/>
      </w:pPr>
      <w:r w:rsidDel="00000000" w:rsidR="00000000" w:rsidRPr="00000000">
        <w:rPr>
          <w:rtl w:val="0"/>
        </w:rPr>
        <w:t xml:space="preserve">  opener_role         ENUM('CUSTOMER','ORGANIZER') NOT NULL,</w:t>
      </w:r>
    </w:p>
    <w:p w:rsidR="00000000" w:rsidDel="00000000" w:rsidP="00000000" w:rsidRDefault="00000000" w:rsidRPr="00000000" w14:paraId="0000089D">
      <w:pPr>
        <w:rPr/>
      </w:pPr>
      <w:r w:rsidDel="00000000" w:rsidR="00000000" w:rsidRPr="00000000">
        <w:rPr>
          <w:rtl w:val="0"/>
        </w:rPr>
        <w:t xml:space="preserve">  respondent_id       BIGINT UNSIGNED NULL,</w:t>
      </w:r>
    </w:p>
    <w:p w:rsidR="00000000" w:rsidDel="00000000" w:rsidP="00000000" w:rsidRDefault="00000000" w:rsidRPr="00000000" w14:paraId="0000089E">
      <w:pPr>
        <w:rPr/>
      </w:pPr>
      <w:r w:rsidDel="00000000" w:rsidR="00000000" w:rsidRPr="00000000">
        <w:rPr>
          <w:rtl w:val="0"/>
        </w:rPr>
        <w:t xml:space="preserve">  category            ENUM('WORKSPACE_DISCREPANCY','SERVICE_QUALITY','PAYMENT_ISSUE','REFUND_DISAGREEMENT',</w:t>
      </w:r>
    </w:p>
    <w:p w:rsidR="00000000" w:rsidDel="00000000" w:rsidP="00000000" w:rsidRDefault="00000000" w:rsidRPr="00000000" w14:paraId="0000089F">
      <w:pPr>
        <w:rPr/>
      </w:pPr>
      <w:r w:rsidDel="00000000" w:rsidR="00000000" w:rsidRPr="00000000">
        <w:rPr>
          <w:rtl w:val="0"/>
        </w:rPr>
        <w:t xml:space="preserve">                           'DAMAGE_CLAIM','NO_SHOW','BEHAVIOR','OTHER') NOT NULL,</w:t>
      </w:r>
    </w:p>
    <w:p w:rsidR="00000000" w:rsidDel="00000000" w:rsidP="00000000" w:rsidRDefault="00000000" w:rsidRPr="00000000" w14:paraId="000008A0">
      <w:pPr>
        <w:rPr/>
      </w:pPr>
      <w:r w:rsidDel="00000000" w:rsidR="00000000" w:rsidRPr="00000000">
        <w:rPr>
          <w:rtl w:val="0"/>
        </w:rPr>
        <w:t xml:space="preserve">  subject             VARCHAR(255) NOT NULL,</w:t>
      </w:r>
    </w:p>
    <w:p w:rsidR="00000000" w:rsidDel="00000000" w:rsidP="00000000" w:rsidRDefault="00000000" w:rsidRPr="00000000" w14:paraId="000008A1">
      <w:pPr>
        <w:rPr/>
      </w:pPr>
      <w:r w:rsidDel="00000000" w:rsidR="00000000" w:rsidRPr="00000000">
        <w:rPr>
          <w:rtl w:val="0"/>
        </w:rPr>
        <w:t xml:space="preserve">  description         TEXT         NOT NULL,</w:t>
      </w:r>
    </w:p>
    <w:p w:rsidR="00000000" w:rsidDel="00000000" w:rsidP="00000000" w:rsidRDefault="00000000" w:rsidRPr="00000000" w14:paraId="000008A2">
      <w:pPr>
        <w:rPr/>
      </w:pPr>
      <w:r w:rsidDel="00000000" w:rsidR="00000000" w:rsidRPr="00000000">
        <w:rPr>
          <w:rtl w:val="0"/>
        </w:rPr>
        <w:t xml:space="preserve">  claimed_amount      DECIMAL(15,2) NULL,</w:t>
      </w:r>
    </w:p>
    <w:p w:rsidR="00000000" w:rsidDel="00000000" w:rsidP="00000000" w:rsidRDefault="00000000" w:rsidRPr="00000000" w14:paraId="000008A3">
      <w:pPr>
        <w:rPr/>
      </w:pPr>
      <w:r w:rsidDel="00000000" w:rsidR="00000000" w:rsidRPr="00000000">
        <w:rPr>
          <w:rtl w:val="0"/>
        </w:rPr>
        <w:t xml:space="preserve">  status              ENUM('SUBMITTED','UNDER_REVIEW','AWAITING_EVIDENCE','RESOLVED','REJECTED','ESCALATED','CLOSED')</w:t>
      </w:r>
    </w:p>
    <w:p w:rsidR="00000000" w:rsidDel="00000000" w:rsidP="00000000" w:rsidRDefault="00000000" w:rsidRPr="00000000" w14:paraId="000008A4">
      <w:pPr>
        <w:rPr/>
      </w:pPr>
      <w:r w:rsidDel="00000000" w:rsidR="00000000" w:rsidRPr="00000000">
        <w:rPr>
          <w:rtl w:val="0"/>
        </w:rPr>
        <w:t xml:space="preserve">                      NOT NULL DEFAULT 'SUBMITTED',</w:t>
      </w:r>
    </w:p>
    <w:p w:rsidR="00000000" w:rsidDel="00000000" w:rsidP="00000000" w:rsidRDefault="00000000" w:rsidRPr="00000000" w14:paraId="000008A5">
      <w:pPr>
        <w:rPr/>
      </w:pPr>
      <w:r w:rsidDel="00000000" w:rsidR="00000000" w:rsidRPr="00000000">
        <w:rPr>
          <w:rtl w:val="0"/>
        </w:rPr>
        <w:t xml:space="preserve">  priority            ENUM('LOW','MEDIUM','HIGH','URGENT') NOT NULL DEFAULT 'MEDIUM',</w:t>
      </w:r>
    </w:p>
    <w:p w:rsidR="00000000" w:rsidDel="00000000" w:rsidP="00000000" w:rsidRDefault="00000000" w:rsidRPr="00000000" w14:paraId="000008A6">
      <w:pPr>
        <w:rPr/>
      </w:pPr>
      <w:r w:rsidDel="00000000" w:rsidR="00000000" w:rsidRPr="00000000">
        <w:rPr>
          <w:rtl w:val="0"/>
        </w:rPr>
        <w:t xml:space="preserve">  funds_frozen        TINYINT(1)   NOT NULL DEFAULT 0 COMMENT 'BR-33: đóng băng tiền booking',</w:t>
      </w:r>
    </w:p>
    <w:p w:rsidR="00000000" w:rsidDel="00000000" w:rsidP="00000000" w:rsidRDefault="00000000" w:rsidRPr="00000000" w14:paraId="000008A7">
      <w:pPr>
        <w:rPr/>
      </w:pPr>
      <w:r w:rsidDel="00000000" w:rsidR="00000000" w:rsidRPr="00000000">
        <w:rPr>
          <w:rtl w:val="0"/>
        </w:rPr>
        <w:t xml:space="preserve">  frozen_at           DATETIME(3)  NULL,</w:t>
      </w:r>
    </w:p>
    <w:p w:rsidR="00000000" w:rsidDel="00000000" w:rsidP="00000000" w:rsidRDefault="00000000" w:rsidRPr="00000000" w14:paraId="000008A8">
      <w:pPr>
        <w:rPr/>
      </w:pPr>
      <w:r w:rsidDel="00000000" w:rsidR="00000000" w:rsidRPr="00000000">
        <w:rPr>
          <w:rtl w:val="0"/>
        </w:rPr>
        <w:t xml:space="preserve">  assigned_to         BIGINT UNSIGNED NULL,</w:t>
      </w:r>
    </w:p>
    <w:p w:rsidR="00000000" w:rsidDel="00000000" w:rsidP="00000000" w:rsidRDefault="00000000" w:rsidRPr="00000000" w14:paraId="000008A9">
      <w:pPr>
        <w:rPr/>
      </w:pPr>
      <w:r w:rsidDel="00000000" w:rsidR="00000000" w:rsidRPr="00000000">
        <w:rPr>
          <w:rtl w:val="0"/>
        </w:rPr>
        <w:t xml:space="preserve">  reviewed_at         DATETIME(3)  NULL,</w:t>
      </w:r>
    </w:p>
    <w:p w:rsidR="00000000" w:rsidDel="00000000" w:rsidP="00000000" w:rsidRDefault="00000000" w:rsidRPr="00000000" w14:paraId="000008AA">
      <w:pPr>
        <w:rPr/>
      </w:pPr>
      <w:r w:rsidDel="00000000" w:rsidR="00000000" w:rsidRPr="00000000">
        <w:rPr>
          <w:rtl w:val="0"/>
        </w:rPr>
        <w:t xml:space="preserve">  resolution_type     ENUM('NONE','FULL_REFUND','PARTIAL_REFUND','NO_REFUND','COMPENSATION','ACCOUNT_ACTION') NULL,</w:t>
      </w:r>
    </w:p>
    <w:p w:rsidR="00000000" w:rsidDel="00000000" w:rsidP="00000000" w:rsidRDefault="00000000" w:rsidRPr="00000000" w14:paraId="000008AB">
      <w:pPr>
        <w:rPr/>
      </w:pPr>
      <w:r w:rsidDel="00000000" w:rsidR="00000000" w:rsidRPr="00000000">
        <w:rPr>
          <w:rtl w:val="0"/>
        </w:rPr>
        <w:t xml:space="preserve">  resolution_amount   DECIMAL(15,2) NULL,</w:t>
      </w:r>
    </w:p>
    <w:p w:rsidR="00000000" w:rsidDel="00000000" w:rsidP="00000000" w:rsidRDefault="00000000" w:rsidRPr="00000000" w14:paraId="000008AC">
      <w:pPr>
        <w:rPr/>
      </w:pPr>
      <w:r w:rsidDel="00000000" w:rsidR="00000000" w:rsidRPr="00000000">
        <w:rPr>
          <w:rtl w:val="0"/>
        </w:rPr>
        <w:t xml:space="preserve">  resolution_note     VARCHAR(2000) NULL,</w:t>
      </w:r>
    </w:p>
    <w:p w:rsidR="00000000" w:rsidDel="00000000" w:rsidP="00000000" w:rsidRDefault="00000000" w:rsidRPr="00000000" w14:paraId="000008AD">
      <w:pPr>
        <w:rPr/>
      </w:pPr>
      <w:r w:rsidDel="00000000" w:rsidR="00000000" w:rsidRPr="00000000">
        <w:rPr>
          <w:rtl w:val="0"/>
        </w:rPr>
        <w:t xml:space="preserve">  resolved_by         BIGINT UNSIGNED NULL,</w:t>
      </w:r>
    </w:p>
    <w:p w:rsidR="00000000" w:rsidDel="00000000" w:rsidP="00000000" w:rsidRDefault="00000000" w:rsidRPr="00000000" w14:paraId="000008AE">
      <w:pPr>
        <w:rPr/>
      </w:pPr>
      <w:r w:rsidDel="00000000" w:rsidR="00000000" w:rsidRPr="00000000">
        <w:rPr>
          <w:rtl w:val="0"/>
        </w:rPr>
        <w:t xml:space="preserve">  resolved_at         DATETIME(3)  NULL,</w:t>
      </w:r>
    </w:p>
    <w:p w:rsidR="00000000" w:rsidDel="00000000" w:rsidP="00000000" w:rsidRDefault="00000000" w:rsidRPr="00000000" w14:paraId="000008AF">
      <w:pPr>
        <w:rPr/>
      </w:pPr>
      <w:r w:rsidDel="00000000" w:rsidR="00000000" w:rsidRPr="00000000">
        <w:rPr>
          <w:rtl w:val="0"/>
        </w:rPr>
        <w:t xml:space="preserve">  sla_due_at          DATETIME(3)  NULL,</w:t>
      </w:r>
    </w:p>
    <w:p w:rsidR="00000000" w:rsidDel="00000000" w:rsidP="00000000" w:rsidRDefault="00000000" w:rsidRPr="00000000" w14:paraId="000008B0">
      <w:pPr>
        <w:rPr/>
      </w:pPr>
      <w:r w:rsidDel="00000000" w:rsidR="00000000" w:rsidRPr="00000000">
        <w:rPr>
          <w:rtl w:val="0"/>
        </w:rPr>
        <w:t xml:space="preserve">  created_at          DATETIME(3)  NOT NULL DEFAULT CURRENT_TIMESTAMP(3),</w:t>
      </w:r>
    </w:p>
    <w:p w:rsidR="00000000" w:rsidDel="00000000" w:rsidP="00000000" w:rsidRDefault="00000000" w:rsidRPr="00000000" w14:paraId="000008B1">
      <w:pPr>
        <w:rPr/>
      </w:pPr>
      <w:r w:rsidDel="00000000" w:rsidR="00000000" w:rsidRPr="00000000">
        <w:rPr>
          <w:rtl w:val="0"/>
        </w:rPr>
        <w:t xml:space="preserve">  updated_at          DATETIME(3)  NOT NULL DEFAULT CURRENT_TIMESTAMP(3) ON UPDATE CURRENT_TIMESTAMP(3),</w:t>
      </w:r>
    </w:p>
    <w:p w:rsidR="00000000" w:rsidDel="00000000" w:rsidP="00000000" w:rsidRDefault="00000000" w:rsidRPr="00000000" w14:paraId="000008B2">
      <w:pPr>
        <w:rPr/>
      </w:pPr>
      <w:r w:rsidDel="00000000" w:rsidR="00000000" w:rsidRPr="00000000">
        <w:rPr>
          <w:rtl w:val="0"/>
        </w:rPr>
        <w:t xml:space="preserve">  PRIMARY KEY (id),</w:t>
      </w:r>
    </w:p>
    <w:p w:rsidR="00000000" w:rsidDel="00000000" w:rsidP="00000000" w:rsidRDefault="00000000" w:rsidRPr="00000000" w14:paraId="000008B3">
      <w:pPr>
        <w:rPr/>
      </w:pPr>
      <w:r w:rsidDel="00000000" w:rsidR="00000000" w:rsidRPr="00000000">
        <w:rPr>
          <w:rtl w:val="0"/>
        </w:rPr>
        <w:t xml:space="preserve">  UNIQUE KEY uk_dispute_code (case_code),</w:t>
      </w:r>
    </w:p>
    <w:p w:rsidR="00000000" w:rsidDel="00000000" w:rsidP="00000000" w:rsidRDefault="00000000" w:rsidRPr="00000000" w14:paraId="000008B4">
      <w:pPr>
        <w:rPr/>
      </w:pPr>
      <w:r w:rsidDel="00000000" w:rsidR="00000000" w:rsidRPr="00000000">
        <w:rPr>
          <w:rtl w:val="0"/>
        </w:rPr>
        <w:t xml:space="preserve">  KEY idx_dispute_status (status, priority, created_at),</w:t>
      </w:r>
    </w:p>
    <w:p w:rsidR="00000000" w:rsidDel="00000000" w:rsidP="00000000" w:rsidRDefault="00000000" w:rsidRPr="00000000" w14:paraId="000008B5">
      <w:pPr>
        <w:rPr/>
      </w:pPr>
      <w:r w:rsidDel="00000000" w:rsidR="00000000" w:rsidRPr="00000000">
        <w:rPr>
          <w:rtl w:val="0"/>
        </w:rPr>
        <w:t xml:space="preserve">  KEY idx_dispute_booking (booking_id),</w:t>
      </w:r>
    </w:p>
    <w:p w:rsidR="00000000" w:rsidDel="00000000" w:rsidP="00000000" w:rsidRDefault="00000000" w:rsidRPr="00000000" w14:paraId="000008B6">
      <w:pPr>
        <w:rPr/>
      </w:pPr>
      <w:r w:rsidDel="00000000" w:rsidR="00000000" w:rsidRPr="00000000">
        <w:rPr>
          <w:rtl w:val="0"/>
        </w:rPr>
        <w:t xml:space="preserve">  KEY idx_dispute_opener (opened_by, status),</w:t>
      </w:r>
    </w:p>
    <w:p w:rsidR="00000000" w:rsidDel="00000000" w:rsidP="00000000" w:rsidRDefault="00000000" w:rsidRPr="00000000" w14:paraId="000008B7">
      <w:pPr>
        <w:rPr/>
      </w:pPr>
      <w:r w:rsidDel="00000000" w:rsidR="00000000" w:rsidRPr="00000000">
        <w:rPr>
          <w:rtl w:val="0"/>
        </w:rPr>
        <w:t xml:space="preserve">  CONSTRAINT fk_dispute_booking FOREIGN KEY (booking_id) REFERENCES booking (id)      ON DELETE SET NULL,</w:t>
      </w:r>
    </w:p>
    <w:p w:rsidR="00000000" w:rsidDel="00000000" w:rsidP="00000000" w:rsidRDefault="00000000" w:rsidRPr="00000000" w14:paraId="000008B8">
      <w:pPr>
        <w:rPr/>
      </w:pPr>
      <w:r w:rsidDel="00000000" w:rsidR="00000000" w:rsidRPr="00000000">
        <w:rPr>
          <w:rtl w:val="0"/>
        </w:rPr>
        <w:t xml:space="preserve">  CONSTRAINT fk_dispute_payment FOREIGN KEY (payment_id) REFERENCES payment (id)      ON DELETE SET NULL,</w:t>
      </w:r>
    </w:p>
    <w:p w:rsidR="00000000" w:rsidDel="00000000" w:rsidP="00000000" w:rsidRDefault="00000000" w:rsidRPr="00000000" w14:paraId="000008B9">
      <w:pPr>
        <w:rPr/>
      </w:pPr>
      <w:r w:rsidDel="00000000" w:rsidR="00000000" w:rsidRPr="00000000">
        <w:rPr>
          <w:rtl w:val="0"/>
        </w:rPr>
        <w:t xml:space="preserve">  CONSTRAINT fk_dispute_opener  FOREIGN KEY (opened_by)  REFERENCES user_account (id) ON DELETE RESTRICT</w:t>
      </w:r>
    </w:p>
    <w:p w:rsidR="00000000" w:rsidDel="00000000" w:rsidP="00000000" w:rsidRDefault="00000000" w:rsidRPr="00000000" w14:paraId="000008BA">
      <w:pPr>
        <w:rPr/>
      </w:pPr>
      <w:r w:rsidDel="00000000" w:rsidR="00000000" w:rsidRPr="00000000">
        <w:rPr>
          <w:rtl w:val="0"/>
        </w:rPr>
        <w:t xml:space="preserve">) ENGINE=InnoDB COMMENT='Khiếu nại / tranh chấp (M17-UC09..UC14, BR-33).';</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t xml:space="preserve">CREATE TABLE dispute_evidence (</w:t>
      </w:r>
    </w:p>
    <w:p w:rsidR="00000000" w:rsidDel="00000000" w:rsidP="00000000" w:rsidRDefault="00000000" w:rsidRPr="00000000" w14:paraId="000008BD">
      <w:pPr>
        <w:rPr/>
      </w:pPr>
      <w:r w:rsidDel="00000000" w:rsidR="00000000" w:rsidRPr="00000000">
        <w:rPr>
          <w:rtl w:val="0"/>
        </w:rPr>
        <w:t xml:space="preserve">  id              BIGINT UNSIGNED NOT NULL AUTO_INCREMENT,</w:t>
      </w:r>
    </w:p>
    <w:p w:rsidR="00000000" w:rsidDel="00000000" w:rsidP="00000000" w:rsidRDefault="00000000" w:rsidRPr="00000000" w14:paraId="000008BE">
      <w:pPr>
        <w:rPr/>
      </w:pPr>
      <w:r w:rsidDel="00000000" w:rsidR="00000000" w:rsidRPr="00000000">
        <w:rPr>
          <w:rtl w:val="0"/>
        </w:rPr>
        <w:t xml:space="preserve">  dispute_id      BIGINT UNSIGNED NOT NULL,</w:t>
      </w:r>
    </w:p>
    <w:p w:rsidR="00000000" w:rsidDel="00000000" w:rsidP="00000000" w:rsidRDefault="00000000" w:rsidRPr="00000000" w14:paraId="000008BF">
      <w:pPr>
        <w:rPr/>
      </w:pPr>
      <w:r w:rsidDel="00000000" w:rsidR="00000000" w:rsidRPr="00000000">
        <w:rPr>
          <w:rtl w:val="0"/>
        </w:rPr>
        <w:t xml:space="preserve">  submitted_by    BIGINT UNSIGNED NOT NULL,</w:t>
      </w:r>
    </w:p>
    <w:p w:rsidR="00000000" w:rsidDel="00000000" w:rsidP="00000000" w:rsidRDefault="00000000" w:rsidRPr="00000000" w14:paraId="000008C0">
      <w:pPr>
        <w:rPr/>
      </w:pPr>
      <w:r w:rsidDel="00000000" w:rsidR="00000000" w:rsidRPr="00000000">
        <w:rPr>
          <w:rtl w:val="0"/>
        </w:rPr>
        <w:t xml:space="preserve">  evidence_type   ENUM('IMAGE','VIDEO','DOCUMENT','TEXT_STATEMENT') NOT NULL,</w:t>
      </w:r>
    </w:p>
    <w:p w:rsidR="00000000" w:rsidDel="00000000" w:rsidP="00000000" w:rsidRDefault="00000000" w:rsidRPr="00000000" w14:paraId="000008C1">
      <w:pPr>
        <w:rPr/>
      </w:pPr>
      <w:r w:rsidDel="00000000" w:rsidR="00000000" w:rsidRPr="00000000">
        <w:rPr>
          <w:rtl w:val="0"/>
        </w:rPr>
        <w:t xml:space="preserve">  file_url        VARCHAR(512) NULL,</w:t>
      </w:r>
    </w:p>
    <w:p w:rsidR="00000000" w:rsidDel="00000000" w:rsidP="00000000" w:rsidRDefault="00000000" w:rsidRPr="00000000" w14:paraId="000008C2">
      <w:pPr>
        <w:rPr/>
      </w:pPr>
      <w:r w:rsidDel="00000000" w:rsidR="00000000" w:rsidRPr="00000000">
        <w:rPr>
          <w:rtl w:val="0"/>
        </w:rPr>
        <w:t xml:space="preserve">  file_public_id  VARCHAR(255) NULL,</w:t>
      </w:r>
    </w:p>
    <w:p w:rsidR="00000000" w:rsidDel="00000000" w:rsidP="00000000" w:rsidRDefault="00000000" w:rsidRPr="00000000" w14:paraId="000008C3">
      <w:pPr>
        <w:rPr/>
      </w:pPr>
      <w:r w:rsidDel="00000000" w:rsidR="00000000" w:rsidRPr="00000000">
        <w:rPr>
          <w:rtl w:val="0"/>
        </w:rPr>
        <w:t xml:space="preserve">  file_name       VARCHAR(255) NULL,</w:t>
      </w:r>
    </w:p>
    <w:p w:rsidR="00000000" w:rsidDel="00000000" w:rsidP="00000000" w:rsidRDefault="00000000" w:rsidRPr="00000000" w14:paraId="000008C4">
      <w:pPr>
        <w:rPr/>
      </w:pPr>
      <w:r w:rsidDel="00000000" w:rsidR="00000000" w:rsidRPr="00000000">
        <w:rPr>
          <w:rtl w:val="0"/>
        </w:rPr>
        <w:t xml:space="preserve">  mime_type       VARCHAR(100) NULL,</w:t>
      </w:r>
    </w:p>
    <w:p w:rsidR="00000000" w:rsidDel="00000000" w:rsidP="00000000" w:rsidRDefault="00000000" w:rsidRPr="00000000" w14:paraId="000008C5">
      <w:pPr>
        <w:rPr/>
      </w:pPr>
      <w:r w:rsidDel="00000000" w:rsidR="00000000" w:rsidRPr="00000000">
        <w:rPr>
          <w:rtl w:val="0"/>
        </w:rPr>
        <w:t xml:space="preserve">  file_size_bytes INT UNSIGNED NULL,</w:t>
      </w:r>
    </w:p>
    <w:p w:rsidR="00000000" w:rsidDel="00000000" w:rsidP="00000000" w:rsidRDefault="00000000" w:rsidRPr="00000000" w14:paraId="000008C6">
      <w:pPr>
        <w:rPr/>
      </w:pPr>
      <w:r w:rsidDel="00000000" w:rsidR="00000000" w:rsidRPr="00000000">
        <w:rPr>
          <w:rtl w:val="0"/>
        </w:rPr>
        <w:t xml:space="preserve">  statement_text  TEXT         NULL,</w:t>
      </w:r>
    </w:p>
    <w:p w:rsidR="00000000" w:rsidDel="00000000" w:rsidP="00000000" w:rsidRDefault="00000000" w:rsidRPr="00000000" w14:paraId="000008C7">
      <w:pPr>
        <w:rPr/>
      </w:pPr>
      <w:r w:rsidDel="00000000" w:rsidR="00000000" w:rsidRPr="00000000">
        <w:rPr>
          <w:rtl w:val="0"/>
        </w:rPr>
        <w:t xml:space="preserve">  submitted_at    DATETIME(3)  NOT NULL DEFAULT CURRENT_TIMESTAMP(3),</w:t>
      </w:r>
    </w:p>
    <w:p w:rsidR="00000000" w:rsidDel="00000000" w:rsidP="00000000" w:rsidRDefault="00000000" w:rsidRPr="00000000" w14:paraId="000008C8">
      <w:pPr>
        <w:rPr/>
      </w:pPr>
      <w:r w:rsidDel="00000000" w:rsidR="00000000" w:rsidRPr="00000000">
        <w:rPr>
          <w:rtl w:val="0"/>
        </w:rPr>
        <w:t xml:space="preserve">  PRIMARY KEY (id),</w:t>
      </w:r>
    </w:p>
    <w:p w:rsidR="00000000" w:rsidDel="00000000" w:rsidP="00000000" w:rsidRDefault="00000000" w:rsidRPr="00000000" w14:paraId="000008C9">
      <w:pPr>
        <w:rPr/>
      </w:pPr>
      <w:r w:rsidDel="00000000" w:rsidR="00000000" w:rsidRPr="00000000">
        <w:rPr>
          <w:rtl w:val="0"/>
        </w:rPr>
        <w:t xml:space="preserve">  KEY idx_de_dispute (dispute_id, submitted_at),</w:t>
      </w:r>
    </w:p>
    <w:p w:rsidR="00000000" w:rsidDel="00000000" w:rsidP="00000000" w:rsidRDefault="00000000" w:rsidRPr="00000000" w14:paraId="000008CA">
      <w:pPr>
        <w:rPr/>
      </w:pPr>
      <w:r w:rsidDel="00000000" w:rsidR="00000000" w:rsidRPr="00000000">
        <w:rPr>
          <w:rtl w:val="0"/>
        </w:rPr>
        <w:t xml:space="preserve">  CONSTRAINT fk_de_dispute FOREIGN KEY (dispute_id)   REFERENCES dispute (id)      ON DELETE CASCADE,</w:t>
      </w:r>
    </w:p>
    <w:p w:rsidR="00000000" w:rsidDel="00000000" w:rsidP="00000000" w:rsidRDefault="00000000" w:rsidRPr="00000000" w14:paraId="000008CB">
      <w:pPr>
        <w:rPr/>
      </w:pPr>
      <w:r w:rsidDel="00000000" w:rsidR="00000000" w:rsidRPr="00000000">
        <w:rPr>
          <w:rtl w:val="0"/>
        </w:rPr>
        <w:t xml:space="preserve">  CONSTRAINT fk_de_user    FOREIGN KEY (submitted_by) REFERENCES user_account (id) ON DELETE RESTRICT</w:t>
      </w:r>
    </w:p>
    <w:p w:rsidR="00000000" w:rsidDel="00000000" w:rsidP="00000000" w:rsidRDefault="00000000" w:rsidRPr="00000000" w14:paraId="000008CC">
      <w:pPr>
        <w:rPr/>
      </w:pPr>
      <w:r w:rsidDel="00000000" w:rsidR="00000000" w:rsidRPr="00000000">
        <w:rPr>
          <w:rtl w:val="0"/>
        </w:rPr>
        <w:t xml:space="preserve">) ENGINE=InnoDB COMMENT='Bằng chứng tranh chấp (M17-UC11).';</w:t>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t xml:space="preserve">CREATE TABLE dispute_status_history (</w:t>
      </w:r>
    </w:p>
    <w:p w:rsidR="00000000" w:rsidDel="00000000" w:rsidP="00000000" w:rsidRDefault="00000000" w:rsidRPr="00000000" w14:paraId="000008CF">
      <w:pPr>
        <w:rPr/>
      </w:pPr>
      <w:r w:rsidDel="00000000" w:rsidR="00000000" w:rsidRPr="00000000">
        <w:rPr>
          <w:rtl w:val="0"/>
        </w:rPr>
        <w:t xml:space="preserve">  id          BIGINT UNSIGNED NOT NULL AUTO_INCREMENT,</w:t>
      </w:r>
    </w:p>
    <w:p w:rsidR="00000000" w:rsidDel="00000000" w:rsidP="00000000" w:rsidRDefault="00000000" w:rsidRPr="00000000" w14:paraId="000008D0">
      <w:pPr>
        <w:rPr/>
      </w:pPr>
      <w:r w:rsidDel="00000000" w:rsidR="00000000" w:rsidRPr="00000000">
        <w:rPr>
          <w:rtl w:val="0"/>
        </w:rPr>
        <w:t xml:space="preserve">  dispute_id  BIGINT UNSIGNED NOT NULL,</w:t>
      </w:r>
    </w:p>
    <w:p w:rsidR="00000000" w:rsidDel="00000000" w:rsidP="00000000" w:rsidRDefault="00000000" w:rsidRPr="00000000" w14:paraId="000008D1">
      <w:pPr>
        <w:rPr/>
      </w:pPr>
      <w:r w:rsidDel="00000000" w:rsidR="00000000" w:rsidRPr="00000000">
        <w:rPr>
          <w:rtl w:val="0"/>
        </w:rPr>
        <w:t xml:space="preserve">  from_status VARCHAR(30) NULL,</w:t>
      </w:r>
    </w:p>
    <w:p w:rsidR="00000000" w:rsidDel="00000000" w:rsidP="00000000" w:rsidRDefault="00000000" w:rsidRPr="00000000" w14:paraId="000008D2">
      <w:pPr>
        <w:rPr/>
      </w:pPr>
      <w:r w:rsidDel="00000000" w:rsidR="00000000" w:rsidRPr="00000000">
        <w:rPr>
          <w:rtl w:val="0"/>
        </w:rPr>
        <w:t xml:space="preserve">  to_status   VARCHAR(30) NOT NULL,</w:t>
      </w:r>
    </w:p>
    <w:p w:rsidR="00000000" w:rsidDel="00000000" w:rsidP="00000000" w:rsidRDefault="00000000" w:rsidRPr="00000000" w14:paraId="000008D3">
      <w:pPr>
        <w:rPr/>
      </w:pPr>
      <w:r w:rsidDel="00000000" w:rsidR="00000000" w:rsidRPr="00000000">
        <w:rPr>
          <w:rtl w:val="0"/>
        </w:rPr>
        <w:t xml:space="preserve">  changed_by  BIGINT UNSIGNED NULL,</w:t>
      </w:r>
    </w:p>
    <w:p w:rsidR="00000000" w:rsidDel="00000000" w:rsidP="00000000" w:rsidRDefault="00000000" w:rsidRPr="00000000" w14:paraId="000008D4">
      <w:pPr>
        <w:rPr/>
      </w:pPr>
      <w:r w:rsidDel="00000000" w:rsidR="00000000" w:rsidRPr="00000000">
        <w:rPr>
          <w:rtl w:val="0"/>
        </w:rPr>
        <w:t xml:space="preserve">  note        VARCHAR(1000) NULL,</w:t>
      </w:r>
    </w:p>
    <w:p w:rsidR="00000000" w:rsidDel="00000000" w:rsidP="00000000" w:rsidRDefault="00000000" w:rsidRPr="00000000" w14:paraId="000008D5">
      <w:pPr>
        <w:rPr/>
      </w:pPr>
      <w:r w:rsidDel="00000000" w:rsidR="00000000" w:rsidRPr="00000000">
        <w:rPr>
          <w:rtl w:val="0"/>
        </w:rPr>
        <w:t xml:space="preserve">  changed_at  DATETIME(3) NOT NULL DEFAULT CURRENT_TIMESTAMP(3),</w:t>
      </w:r>
    </w:p>
    <w:p w:rsidR="00000000" w:rsidDel="00000000" w:rsidP="00000000" w:rsidRDefault="00000000" w:rsidRPr="00000000" w14:paraId="000008D6">
      <w:pPr>
        <w:rPr/>
      </w:pPr>
      <w:r w:rsidDel="00000000" w:rsidR="00000000" w:rsidRPr="00000000">
        <w:rPr>
          <w:rtl w:val="0"/>
        </w:rPr>
        <w:t xml:space="preserve">  PRIMARY KEY (id),</w:t>
      </w:r>
    </w:p>
    <w:p w:rsidR="00000000" w:rsidDel="00000000" w:rsidP="00000000" w:rsidRDefault="00000000" w:rsidRPr="00000000" w14:paraId="000008D7">
      <w:pPr>
        <w:rPr/>
      </w:pPr>
      <w:r w:rsidDel="00000000" w:rsidR="00000000" w:rsidRPr="00000000">
        <w:rPr>
          <w:rtl w:val="0"/>
        </w:rPr>
        <w:t xml:space="preserve">  KEY idx_dsh_dispute (dispute_id, changed_at),</w:t>
      </w:r>
    </w:p>
    <w:p w:rsidR="00000000" w:rsidDel="00000000" w:rsidP="00000000" w:rsidRDefault="00000000" w:rsidRPr="00000000" w14:paraId="000008D8">
      <w:pPr>
        <w:rPr/>
      </w:pPr>
      <w:r w:rsidDel="00000000" w:rsidR="00000000" w:rsidRPr="00000000">
        <w:rPr>
          <w:rtl w:val="0"/>
        </w:rPr>
        <w:t xml:space="preserve">  CONSTRAINT fk_dsh_dispute FOREIGN KEY (dispute_id) REFERENCES dispute (id) ON DELETE CASCADE</w:t>
      </w:r>
    </w:p>
    <w:p w:rsidR="00000000" w:rsidDel="00000000" w:rsidP="00000000" w:rsidRDefault="00000000" w:rsidRPr="00000000" w14:paraId="000008D9">
      <w:pPr>
        <w:rPr/>
      </w:pPr>
      <w:r w:rsidDel="00000000" w:rsidR="00000000" w:rsidRPr="00000000">
        <w:rPr>
          <w:rtl w:val="0"/>
        </w:rPr>
        <w:t xml:space="preserve">) ENGINE=InnoDB COMMENT='Lịch sử xử lý tranh chấp.';</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 BR-31, CR12: lưu tối thiểu 180 ngày</w:t>
      </w:r>
    </w:p>
    <w:p w:rsidR="00000000" w:rsidDel="00000000" w:rsidP="00000000" w:rsidRDefault="00000000" w:rsidRPr="00000000" w14:paraId="000008DC">
      <w:pPr>
        <w:rPr/>
      </w:pPr>
      <w:r w:rsidDel="00000000" w:rsidR="00000000" w:rsidRPr="00000000">
        <w:rPr>
          <w:rtl w:val="0"/>
        </w:rPr>
        <w:t xml:space="preserve">CREATE TABLE audit_log (</w:t>
      </w:r>
    </w:p>
    <w:p w:rsidR="00000000" w:rsidDel="00000000" w:rsidP="00000000" w:rsidRDefault="00000000" w:rsidRPr="00000000" w14:paraId="000008DD">
      <w:pPr>
        <w:rPr/>
      </w:pPr>
      <w:r w:rsidDel="00000000" w:rsidR="00000000" w:rsidRPr="00000000">
        <w:rPr>
          <w:rtl w:val="0"/>
        </w:rPr>
        <w:t xml:space="preserve">  id              BIGINT UNSIGNED NOT NULL AUTO_INCREMENT,</w:t>
      </w:r>
    </w:p>
    <w:p w:rsidR="00000000" w:rsidDel="00000000" w:rsidP="00000000" w:rsidRDefault="00000000" w:rsidRPr="00000000" w14:paraId="000008DE">
      <w:pPr>
        <w:rPr/>
      </w:pPr>
      <w:r w:rsidDel="00000000" w:rsidR="00000000" w:rsidRPr="00000000">
        <w:rPr>
          <w:rtl w:val="0"/>
        </w:rPr>
        <w:t xml:space="preserve">  actor_id        BIGINT UNSIGNED NULL COMMENT 'NULL = tiến trình hệ thống',</w:t>
      </w:r>
    </w:p>
    <w:p w:rsidR="00000000" w:rsidDel="00000000" w:rsidP="00000000" w:rsidRDefault="00000000" w:rsidRPr="00000000" w14:paraId="000008DF">
      <w:pPr>
        <w:rPr/>
      </w:pPr>
      <w:r w:rsidDel="00000000" w:rsidR="00000000" w:rsidRPr="00000000">
        <w:rPr>
          <w:rtl w:val="0"/>
        </w:rPr>
        <w:t xml:space="preserve">  actor_role      VARCHAR(30)  NULL,</w:t>
      </w:r>
    </w:p>
    <w:p w:rsidR="00000000" w:rsidDel="00000000" w:rsidP="00000000" w:rsidRDefault="00000000" w:rsidRPr="00000000" w14:paraId="000008E0">
      <w:pPr>
        <w:rPr/>
      </w:pPr>
      <w:r w:rsidDel="00000000" w:rsidR="00000000" w:rsidRPr="00000000">
        <w:rPr>
          <w:rtl w:val="0"/>
        </w:rPr>
        <w:t xml:space="preserve">  module_code     VARCHAR(10)  NOT NULL COMMENT 'M01..M19',</w:t>
      </w:r>
    </w:p>
    <w:p w:rsidR="00000000" w:rsidDel="00000000" w:rsidP="00000000" w:rsidRDefault="00000000" w:rsidRPr="00000000" w14:paraId="000008E1">
      <w:pPr>
        <w:rPr/>
      </w:pPr>
      <w:r w:rsidDel="00000000" w:rsidR="00000000" w:rsidRPr="00000000">
        <w:rPr>
          <w:rtl w:val="0"/>
        </w:rPr>
        <w:t xml:space="preserve">  action          VARCHAR(100) NOT NULL COMMENT 'workspace.approve, refund.process, role.update...',</w:t>
      </w:r>
    </w:p>
    <w:p w:rsidR="00000000" w:rsidDel="00000000" w:rsidP="00000000" w:rsidRDefault="00000000" w:rsidRPr="00000000" w14:paraId="000008E2">
      <w:pPr>
        <w:rPr/>
      </w:pPr>
      <w:r w:rsidDel="00000000" w:rsidR="00000000" w:rsidRPr="00000000">
        <w:rPr>
          <w:rtl w:val="0"/>
        </w:rPr>
        <w:t xml:space="preserve">  object_type     VARCHAR(50)  NULL,</w:t>
      </w:r>
    </w:p>
    <w:p w:rsidR="00000000" w:rsidDel="00000000" w:rsidP="00000000" w:rsidRDefault="00000000" w:rsidRPr="00000000" w14:paraId="000008E3">
      <w:pPr>
        <w:rPr/>
      </w:pPr>
      <w:r w:rsidDel="00000000" w:rsidR="00000000" w:rsidRPr="00000000">
        <w:rPr>
          <w:rtl w:val="0"/>
        </w:rPr>
        <w:t xml:space="preserve">  object_id       BIGINT UNSIGNED NULL,</w:t>
      </w:r>
    </w:p>
    <w:p w:rsidR="00000000" w:rsidDel="00000000" w:rsidP="00000000" w:rsidRDefault="00000000" w:rsidRPr="00000000" w14:paraId="000008E4">
      <w:pPr>
        <w:rPr/>
      </w:pPr>
      <w:r w:rsidDel="00000000" w:rsidR="00000000" w:rsidRPr="00000000">
        <w:rPr>
          <w:rtl w:val="0"/>
        </w:rPr>
        <w:t xml:space="preserve">  before_value    JSON NULL,</w:t>
      </w:r>
    </w:p>
    <w:p w:rsidR="00000000" w:rsidDel="00000000" w:rsidP="00000000" w:rsidRDefault="00000000" w:rsidRPr="00000000" w14:paraId="000008E5">
      <w:pPr>
        <w:rPr/>
      </w:pPr>
      <w:r w:rsidDel="00000000" w:rsidR="00000000" w:rsidRPr="00000000">
        <w:rPr>
          <w:rtl w:val="0"/>
        </w:rPr>
        <w:t xml:space="preserve">  after_value     JSON NULL,</w:t>
      </w:r>
    </w:p>
    <w:p w:rsidR="00000000" w:rsidDel="00000000" w:rsidP="00000000" w:rsidRDefault="00000000" w:rsidRPr="00000000" w14:paraId="000008E6">
      <w:pPr>
        <w:rPr/>
      </w:pPr>
      <w:r w:rsidDel="00000000" w:rsidR="00000000" w:rsidRPr="00000000">
        <w:rPr>
          <w:rtl w:val="0"/>
        </w:rPr>
        <w:t xml:space="preserve">  result          ENUM('SUCCESS','FAILURE') NOT NULL DEFAULT 'SUCCESS',</w:t>
      </w:r>
    </w:p>
    <w:p w:rsidR="00000000" w:rsidDel="00000000" w:rsidP="00000000" w:rsidRDefault="00000000" w:rsidRPr="00000000" w14:paraId="000008E7">
      <w:pPr>
        <w:rPr/>
      </w:pPr>
      <w:r w:rsidDel="00000000" w:rsidR="00000000" w:rsidRPr="00000000">
        <w:rPr>
          <w:rtl w:val="0"/>
        </w:rPr>
        <w:t xml:space="preserve">  severity        ENUM('INFO','NOTICE','WARNING','CRITICAL') NOT NULL DEFAULT 'INFO',</w:t>
      </w:r>
    </w:p>
    <w:p w:rsidR="00000000" w:rsidDel="00000000" w:rsidP="00000000" w:rsidRDefault="00000000" w:rsidRPr="00000000" w14:paraId="000008E8">
      <w:pPr>
        <w:rPr/>
      </w:pPr>
      <w:r w:rsidDel="00000000" w:rsidR="00000000" w:rsidRPr="00000000">
        <w:rPr>
          <w:rtl w:val="0"/>
        </w:rPr>
        <w:t xml:space="preserve">  ip_address      VARBINARY(16) NULL,</w:t>
      </w:r>
    </w:p>
    <w:p w:rsidR="00000000" w:rsidDel="00000000" w:rsidP="00000000" w:rsidRDefault="00000000" w:rsidRPr="00000000" w14:paraId="000008E9">
      <w:pPr>
        <w:rPr/>
      </w:pPr>
      <w:r w:rsidDel="00000000" w:rsidR="00000000" w:rsidRPr="00000000">
        <w:rPr>
          <w:rtl w:val="0"/>
        </w:rPr>
        <w:t xml:space="preserve">  user_agent      VARCHAR(512) NULL,</w:t>
      </w:r>
    </w:p>
    <w:p w:rsidR="00000000" w:rsidDel="00000000" w:rsidP="00000000" w:rsidRDefault="00000000" w:rsidRPr="00000000" w14:paraId="000008EA">
      <w:pPr>
        <w:rPr/>
      </w:pPr>
      <w:r w:rsidDel="00000000" w:rsidR="00000000" w:rsidRPr="00000000">
        <w:rPr>
          <w:rtl w:val="0"/>
        </w:rPr>
        <w:t xml:space="preserve">  request_id      CHAR(36)     NULL,</w:t>
      </w:r>
    </w:p>
    <w:p w:rsidR="00000000" w:rsidDel="00000000" w:rsidP="00000000" w:rsidRDefault="00000000" w:rsidRPr="00000000" w14:paraId="000008EB">
      <w:pPr>
        <w:rPr/>
      </w:pPr>
      <w:r w:rsidDel="00000000" w:rsidR="00000000" w:rsidRPr="00000000">
        <w:rPr>
          <w:rtl w:val="0"/>
        </w:rPr>
        <w:t xml:space="preserve">  occurred_at     DATETIME(3)  NOT NULL DEFAULT CURRENT_TIMESTAMP(3),</w:t>
      </w:r>
    </w:p>
    <w:p w:rsidR="00000000" w:rsidDel="00000000" w:rsidP="00000000" w:rsidRDefault="00000000" w:rsidRPr="00000000" w14:paraId="000008EC">
      <w:pPr>
        <w:rPr/>
      </w:pPr>
      <w:r w:rsidDel="00000000" w:rsidR="00000000" w:rsidRPr="00000000">
        <w:rPr>
          <w:rtl w:val="0"/>
        </w:rPr>
        <w:t xml:space="preserve">  PRIMARY KEY (id),</w:t>
      </w:r>
    </w:p>
    <w:p w:rsidR="00000000" w:rsidDel="00000000" w:rsidP="00000000" w:rsidRDefault="00000000" w:rsidRPr="00000000" w14:paraId="000008ED">
      <w:pPr>
        <w:rPr/>
      </w:pPr>
      <w:r w:rsidDel="00000000" w:rsidR="00000000" w:rsidRPr="00000000">
        <w:rPr>
          <w:rtl w:val="0"/>
        </w:rPr>
        <w:t xml:space="preserve">  KEY idx_al_actor_time (actor_id, occurred_at),</w:t>
      </w:r>
    </w:p>
    <w:p w:rsidR="00000000" w:rsidDel="00000000" w:rsidP="00000000" w:rsidRDefault="00000000" w:rsidRPr="00000000" w14:paraId="000008EE">
      <w:pPr>
        <w:rPr/>
      </w:pPr>
      <w:r w:rsidDel="00000000" w:rsidR="00000000" w:rsidRPr="00000000">
        <w:rPr>
          <w:rtl w:val="0"/>
        </w:rPr>
        <w:t xml:space="preserve">  KEY idx_al_object (object_type, object_id, occurred_at),</w:t>
      </w:r>
    </w:p>
    <w:p w:rsidR="00000000" w:rsidDel="00000000" w:rsidP="00000000" w:rsidRDefault="00000000" w:rsidRPr="00000000" w14:paraId="000008EF">
      <w:pPr>
        <w:rPr/>
      </w:pPr>
      <w:r w:rsidDel="00000000" w:rsidR="00000000" w:rsidRPr="00000000">
        <w:rPr>
          <w:rtl w:val="0"/>
        </w:rPr>
        <w:t xml:space="preserve">  KEY idx_al_action_time (action, occurred_at),</w:t>
      </w:r>
    </w:p>
    <w:p w:rsidR="00000000" w:rsidDel="00000000" w:rsidP="00000000" w:rsidRDefault="00000000" w:rsidRPr="00000000" w14:paraId="000008F0">
      <w:pPr>
        <w:rPr/>
      </w:pPr>
      <w:r w:rsidDel="00000000" w:rsidR="00000000" w:rsidRPr="00000000">
        <w:rPr>
          <w:rtl w:val="0"/>
        </w:rPr>
        <w:t xml:space="preserve">  KEY idx_al_module (module_code, occurred_at)</w:t>
      </w:r>
    </w:p>
    <w:p w:rsidR="00000000" w:rsidDel="00000000" w:rsidP="00000000" w:rsidRDefault="00000000" w:rsidRPr="00000000" w14:paraId="000008F1">
      <w:pPr>
        <w:rPr/>
      </w:pPr>
      <w:r w:rsidDel="00000000" w:rsidR="00000000" w:rsidRPr="00000000">
        <w:rPr>
          <w:rtl w:val="0"/>
        </w:rPr>
        <w:t xml:space="preserve">) ENGINE=InnoDB</w:t>
      </w:r>
    </w:p>
    <w:p w:rsidR="00000000" w:rsidDel="00000000" w:rsidP="00000000" w:rsidRDefault="00000000" w:rsidRPr="00000000" w14:paraId="000008F2">
      <w:pPr>
        <w:rPr/>
      </w:pPr>
      <w:r w:rsidDel="00000000" w:rsidR="00000000" w:rsidRPr="00000000">
        <w:rPr>
          <w:rtl w:val="0"/>
        </w:rPr>
        <w:t xml:space="preserve">  COMMENT='Nhật ký kiểm toán (BR-31, CR12: giữ &gt;= 180 ngày). Khi dữ liệu lớn có thể chuyển sang PARTITION BY RANGE COLUMNS(occurred_at) — khi đó PK phải đổi thành (id, occurred_at).';</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pPr>
      <w:r w:rsidDel="00000000" w:rsidR="00000000" w:rsidRPr="00000000">
        <w:rPr>
          <w:rtl w:val="0"/>
        </w:rPr>
        <w:t xml:space="preserve">CREATE TABLE security_alert (</w:t>
      </w:r>
    </w:p>
    <w:p w:rsidR="00000000" w:rsidDel="00000000" w:rsidP="00000000" w:rsidRDefault="00000000" w:rsidRPr="00000000" w14:paraId="000008F5">
      <w:pPr>
        <w:rPr/>
      </w:pPr>
      <w:r w:rsidDel="00000000" w:rsidR="00000000" w:rsidRPr="00000000">
        <w:rPr>
          <w:rtl w:val="0"/>
        </w:rPr>
        <w:t xml:space="preserve">  id              BIGINT UNSIGNED NOT NULL AUTO_INCREMENT,</w:t>
      </w:r>
    </w:p>
    <w:p w:rsidR="00000000" w:rsidDel="00000000" w:rsidP="00000000" w:rsidRDefault="00000000" w:rsidRPr="00000000" w14:paraId="000008F6">
      <w:pPr>
        <w:rPr/>
      </w:pPr>
      <w:r w:rsidDel="00000000" w:rsidR="00000000" w:rsidRPr="00000000">
        <w:rPr>
          <w:rtl w:val="0"/>
        </w:rPr>
        <w:t xml:space="preserve">  alert_type      ENUM('BRUTE_FORCE','RATE_LIMIT_EXCEEDED','SUSPICIOUS_LOGIN','PRIVILEGE_ESCALATION',</w:t>
      </w:r>
    </w:p>
    <w:p w:rsidR="00000000" w:rsidDel="00000000" w:rsidP="00000000" w:rsidRDefault="00000000" w:rsidRPr="00000000" w14:paraId="000008F7">
      <w:pPr>
        <w:rPr/>
      </w:pPr>
      <w:r w:rsidDel="00000000" w:rsidR="00000000" w:rsidRPr="00000000">
        <w:rPr>
          <w:rtl w:val="0"/>
        </w:rPr>
        <w:t xml:space="preserve">                       'INVALID_QR_ATTEMPT','PAYMENT_FRAUD','INJECTION_ATTEMPT','TOKEN_REUSE') NOT NULL,</w:t>
      </w:r>
    </w:p>
    <w:p w:rsidR="00000000" w:rsidDel="00000000" w:rsidP="00000000" w:rsidRDefault="00000000" w:rsidRPr="00000000" w14:paraId="000008F8">
      <w:pPr>
        <w:rPr/>
      </w:pPr>
      <w:r w:rsidDel="00000000" w:rsidR="00000000" w:rsidRPr="00000000">
        <w:rPr>
          <w:rtl w:val="0"/>
        </w:rPr>
        <w:t xml:space="preserve">  severity        ENUM('LOW','MEDIUM','HIGH','CRITICAL') NOT NULL DEFAULT 'MEDIUM',</w:t>
      </w:r>
    </w:p>
    <w:p w:rsidR="00000000" w:rsidDel="00000000" w:rsidP="00000000" w:rsidRDefault="00000000" w:rsidRPr="00000000" w14:paraId="000008F9">
      <w:pPr>
        <w:rPr/>
      </w:pPr>
      <w:r w:rsidDel="00000000" w:rsidR="00000000" w:rsidRPr="00000000">
        <w:rPr>
          <w:rtl w:val="0"/>
        </w:rPr>
        <w:t xml:space="preserve">  user_id         BIGINT UNSIGNED NULL,</w:t>
      </w:r>
    </w:p>
    <w:p w:rsidR="00000000" w:rsidDel="00000000" w:rsidP="00000000" w:rsidRDefault="00000000" w:rsidRPr="00000000" w14:paraId="000008FA">
      <w:pPr>
        <w:rPr/>
      </w:pPr>
      <w:r w:rsidDel="00000000" w:rsidR="00000000" w:rsidRPr="00000000">
        <w:rPr>
          <w:rtl w:val="0"/>
        </w:rPr>
        <w:t xml:space="preserve">  ip_address      VARBINARY(16) NULL,</w:t>
      </w:r>
    </w:p>
    <w:p w:rsidR="00000000" w:rsidDel="00000000" w:rsidP="00000000" w:rsidRDefault="00000000" w:rsidRPr="00000000" w14:paraId="000008FB">
      <w:pPr>
        <w:rPr/>
      </w:pPr>
      <w:r w:rsidDel="00000000" w:rsidR="00000000" w:rsidRPr="00000000">
        <w:rPr>
          <w:rtl w:val="0"/>
        </w:rPr>
        <w:t xml:space="preserve">  endpoint        VARCHAR(255) NULL,</w:t>
      </w:r>
    </w:p>
    <w:p w:rsidR="00000000" w:rsidDel="00000000" w:rsidP="00000000" w:rsidRDefault="00000000" w:rsidRPr="00000000" w14:paraId="000008FC">
      <w:pPr>
        <w:rPr/>
      </w:pPr>
      <w:r w:rsidDel="00000000" w:rsidR="00000000" w:rsidRPr="00000000">
        <w:rPr>
          <w:rtl w:val="0"/>
        </w:rPr>
        <w:t xml:space="preserve">  detail          JSON NULL,</w:t>
      </w:r>
    </w:p>
    <w:p w:rsidR="00000000" w:rsidDel="00000000" w:rsidP="00000000" w:rsidRDefault="00000000" w:rsidRPr="00000000" w14:paraId="000008FD">
      <w:pPr>
        <w:rPr/>
      </w:pPr>
      <w:r w:rsidDel="00000000" w:rsidR="00000000" w:rsidRPr="00000000">
        <w:rPr>
          <w:rtl w:val="0"/>
        </w:rPr>
        <w:t xml:space="preserve">  status          ENUM('NEW','ACKNOWLEDGED','INVESTIGATING','RESOLVED','FALSE_POSITIVE') NOT NULL DEFAULT 'NEW',</w:t>
      </w:r>
    </w:p>
    <w:p w:rsidR="00000000" w:rsidDel="00000000" w:rsidP="00000000" w:rsidRDefault="00000000" w:rsidRPr="00000000" w14:paraId="000008FE">
      <w:pPr>
        <w:rPr/>
      </w:pPr>
      <w:r w:rsidDel="00000000" w:rsidR="00000000" w:rsidRPr="00000000">
        <w:rPr>
          <w:rtl w:val="0"/>
        </w:rPr>
        <w:t xml:space="preserve">  handled_by      BIGINT UNSIGNED NULL,</w:t>
      </w:r>
    </w:p>
    <w:p w:rsidR="00000000" w:rsidDel="00000000" w:rsidP="00000000" w:rsidRDefault="00000000" w:rsidRPr="00000000" w14:paraId="000008FF">
      <w:pPr>
        <w:rPr/>
      </w:pPr>
      <w:r w:rsidDel="00000000" w:rsidR="00000000" w:rsidRPr="00000000">
        <w:rPr>
          <w:rtl w:val="0"/>
        </w:rPr>
        <w:t xml:space="preserve">  handled_at      DATETIME(3)  NULL,</w:t>
      </w:r>
    </w:p>
    <w:p w:rsidR="00000000" w:rsidDel="00000000" w:rsidP="00000000" w:rsidRDefault="00000000" w:rsidRPr="00000000" w14:paraId="00000900">
      <w:pPr>
        <w:rPr/>
      </w:pPr>
      <w:r w:rsidDel="00000000" w:rsidR="00000000" w:rsidRPr="00000000">
        <w:rPr>
          <w:rtl w:val="0"/>
        </w:rPr>
        <w:t xml:space="preserve">  detected_at     DATETIME(3)  NOT NULL DEFAULT CURRENT_TIMESTAMP(3),</w:t>
      </w:r>
    </w:p>
    <w:p w:rsidR="00000000" w:rsidDel="00000000" w:rsidP="00000000" w:rsidRDefault="00000000" w:rsidRPr="00000000" w14:paraId="00000901">
      <w:pPr>
        <w:rPr/>
      </w:pPr>
      <w:r w:rsidDel="00000000" w:rsidR="00000000" w:rsidRPr="00000000">
        <w:rPr>
          <w:rtl w:val="0"/>
        </w:rPr>
        <w:t xml:space="preserve">  PRIMARY KEY (id),</w:t>
      </w:r>
    </w:p>
    <w:p w:rsidR="00000000" w:rsidDel="00000000" w:rsidP="00000000" w:rsidRDefault="00000000" w:rsidRPr="00000000" w14:paraId="00000902">
      <w:pPr>
        <w:rPr/>
      </w:pPr>
      <w:r w:rsidDel="00000000" w:rsidR="00000000" w:rsidRPr="00000000">
        <w:rPr>
          <w:rtl w:val="0"/>
        </w:rPr>
        <w:t xml:space="preserve">  KEY idx_sa_status (status, severity, detected_at),</w:t>
      </w:r>
    </w:p>
    <w:p w:rsidR="00000000" w:rsidDel="00000000" w:rsidP="00000000" w:rsidRDefault="00000000" w:rsidRPr="00000000" w14:paraId="00000903">
      <w:pPr>
        <w:rPr/>
      </w:pPr>
      <w:r w:rsidDel="00000000" w:rsidR="00000000" w:rsidRPr="00000000">
        <w:rPr>
          <w:rtl w:val="0"/>
        </w:rPr>
        <w:t xml:space="preserve">  KEY idx_sa_type_time (alert_type, detected_at)</w:t>
      </w:r>
    </w:p>
    <w:p w:rsidR="00000000" w:rsidDel="00000000" w:rsidP="00000000" w:rsidRDefault="00000000" w:rsidRPr="00000000" w14:paraId="00000904">
      <w:pPr>
        <w:rPr/>
      </w:pPr>
      <w:r w:rsidDel="00000000" w:rsidR="00000000" w:rsidRPr="00000000">
        <w:rPr>
          <w:rtl w:val="0"/>
        </w:rPr>
        <w:t xml:space="preserve">) ENGINE=InnoDB COMMENT='Cảnh báo an ninh (M17-UC29, BR-36).';</w:t>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pPr>
      <w:r w:rsidDel="00000000" w:rsidR="00000000" w:rsidRPr="00000000">
        <w:rPr>
          <w:rtl w:val="0"/>
        </w:rPr>
        <w:t xml:space="preserve">CREATE TABLE system_error_log (</w:t>
      </w:r>
    </w:p>
    <w:p w:rsidR="00000000" w:rsidDel="00000000" w:rsidP="00000000" w:rsidRDefault="00000000" w:rsidRPr="00000000" w14:paraId="00000907">
      <w:pPr>
        <w:rPr/>
      </w:pPr>
      <w:r w:rsidDel="00000000" w:rsidR="00000000" w:rsidRPr="00000000">
        <w:rPr>
          <w:rtl w:val="0"/>
        </w:rPr>
        <w:t xml:space="preserve">  id              BIGINT UNSIGNED NOT NULL AUTO_INCREMENT,</w:t>
      </w:r>
    </w:p>
    <w:p w:rsidR="00000000" w:rsidDel="00000000" w:rsidP="00000000" w:rsidRDefault="00000000" w:rsidRPr="00000000" w14:paraId="00000908">
      <w:pPr>
        <w:rPr/>
      </w:pPr>
      <w:r w:rsidDel="00000000" w:rsidR="00000000" w:rsidRPr="00000000">
        <w:rPr>
          <w:rtl w:val="0"/>
        </w:rPr>
        <w:t xml:space="preserve">  error_code      VARCHAR(50)  NULL,</w:t>
      </w:r>
    </w:p>
    <w:p w:rsidR="00000000" w:rsidDel="00000000" w:rsidP="00000000" w:rsidRDefault="00000000" w:rsidRPr="00000000" w14:paraId="00000909">
      <w:pPr>
        <w:rPr/>
      </w:pPr>
      <w:r w:rsidDel="00000000" w:rsidR="00000000" w:rsidRPr="00000000">
        <w:rPr>
          <w:rtl w:val="0"/>
        </w:rPr>
        <w:t xml:space="preserve">  http_status     SMALLINT UNSIGNED NULL,</w:t>
      </w:r>
    </w:p>
    <w:p w:rsidR="00000000" w:rsidDel="00000000" w:rsidP="00000000" w:rsidRDefault="00000000" w:rsidRPr="00000000" w14:paraId="0000090A">
      <w:pPr>
        <w:rPr/>
      </w:pPr>
      <w:r w:rsidDel="00000000" w:rsidR="00000000" w:rsidRPr="00000000">
        <w:rPr>
          <w:rtl w:val="0"/>
        </w:rPr>
        <w:t xml:space="preserve">  service_name    VARCHAR(100) NULL,</w:t>
      </w:r>
    </w:p>
    <w:p w:rsidR="00000000" w:rsidDel="00000000" w:rsidP="00000000" w:rsidRDefault="00000000" w:rsidRPr="00000000" w14:paraId="0000090B">
      <w:pPr>
        <w:rPr/>
      </w:pPr>
      <w:r w:rsidDel="00000000" w:rsidR="00000000" w:rsidRPr="00000000">
        <w:rPr>
          <w:rtl w:val="0"/>
        </w:rPr>
        <w:t xml:space="preserve">  endpoint        VARCHAR(255) NULL,</w:t>
      </w:r>
    </w:p>
    <w:p w:rsidR="00000000" w:rsidDel="00000000" w:rsidP="00000000" w:rsidRDefault="00000000" w:rsidRPr="00000000" w14:paraId="0000090C">
      <w:pPr>
        <w:rPr/>
      </w:pPr>
      <w:r w:rsidDel="00000000" w:rsidR="00000000" w:rsidRPr="00000000">
        <w:rPr>
          <w:rtl w:val="0"/>
        </w:rPr>
        <w:t xml:space="preserve">  http_method     VARCHAR(10)  NULL,</w:t>
      </w:r>
    </w:p>
    <w:p w:rsidR="00000000" w:rsidDel="00000000" w:rsidP="00000000" w:rsidRDefault="00000000" w:rsidRPr="00000000" w14:paraId="0000090D">
      <w:pPr>
        <w:rPr/>
      </w:pPr>
      <w:r w:rsidDel="00000000" w:rsidR="00000000" w:rsidRPr="00000000">
        <w:rPr>
          <w:rtl w:val="0"/>
        </w:rPr>
        <w:t xml:space="preserve">  message         VARCHAR(1000) NOT NULL,</w:t>
      </w:r>
    </w:p>
    <w:p w:rsidR="00000000" w:rsidDel="00000000" w:rsidP="00000000" w:rsidRDefault="00000000" w:rsidRPr="00000000" w14:paraId="0000090E">
      <w:pPr>
        <w:rPr/>
      </w:pPr>
      <w:r w:rsidDel="00000000" w:rsidR="00000000" w:rsidRPr="00000000">
        <w:rPr>
          <w:rtl w:val="0"/>
        </w:rPr>
        <w:t xml:space="preserve">  stack_trace     TEXT         NULL COMMENT 'CR14: không hiển thị cho người dùng cuối',</w:t>
      </w:r>
    </w:p>
    <w:p w:rsidR="00000000" w:rsidDel="00000000" w:rsidP="00000000" w:rsidRDefault="00000000" w:rsidRPr="00000000" w14:paraId="0000090F">
      <w:pPr>
        <w:rPr/>
      </w:pPr>
      <w:r w:rsidDel="00000000" w:rsidR="00000000" w:rsidRPr="00000000">
        <w:rPr>
          <w:rtl w:val="0"/>
        </w:rPr>
        <w:t xml:space="preserve">  external_service ENUM('PAYOS','CLOUDINARY','FCM','SMTP','BETTER_AUTH','AI_SERVICE') NULL,</w:t>
      </w:r>
    </w:p>
    <w:p w:rsidR="00000000" w:rsidDel="00000000" w:rsidP="00000000" w:rsidRDefault="00000000" w:rsidRPr="00000000" w14:paraId="00000910">
      <w:pPr>
        <w:rPr/>
      </w:pPr>
      <w:r w:rsidDel="00000000" w:rsidR="00000000" w:rsidRPr="00000000">
        <w:rPr>
          <w:rtl w:val="0"/>
        </w:rPr>
        <w:t xml:space="preserve">  user_id         BIGINT UNSIGNED NULL,</w:t>
      </w:r>
    </w:p>
    <w:p w:rsidR="00000000" w:rsidDel="00000000" w:rsidP="00000000" w:rsidRDefault="00000000" w:rsidRPr="00000000" w14:paraId="00000911">
      <w:pPr>
        <w:rPr/>
      </w:pPr>
      <w:r w:rsidDel="00000000" w:rsidR="00000000" w:rsidRPr="00000000">
        <w:rPr>
          <w:rtl w:val="0"/>
        </w:rPr>
        <w:t xml:space="preserve">  request_id      CHAR(36)     NULL,</w:t>
      </w:r>
    </w:p>
    <w:p w:rsidR="00000000" w:rsidDel="00000000" w:rsidP="00000000" w:rsidRDefault="00000000" w:rsidRPr="00000000" w14:paraId="00000912">
      <w:pPr>
        <w:rPr/>
      </w:pPr>
      <w:r w:rsidDel="00000000" w:rsidR="00000000" w:rsidRPr="00000000">
        <w:rPr>
          <w:rtl w:val="0"/>
        </w:rPr>
        <w:t xml:space="preserve">  severity        ENUM('WARN','ERROR','FATAL') NOT NULL DEFAULT 'ERROR',</w:t>
      </w:r>
    </w:p>
    <w:p w:rsidR="00000000" w:rsidDel="00000000" w:rsidP="00000000" w:rsidRDefault="00000000" w:rsidRPr="00000000" w14:paraId="00000913">
      <w:pPr>
        <w:rPr/>
      </w:pPr>
      <w:r w:rsidDel="00000000" w:rsidR="00000000" w:rsidRPr="00000000">
        <w:rPr>
          <w:rtl w:val="0"/>
        </w:rPr>
        <w:t xml:space="preserve">  occurrence_count INT UNSIGNED NOT NULL DEFAULT 1,</w:t>
      </w:r>
    </w:p>
    <w:p w:rsidR="00000000" w:rsidDel="00000000" w:rsidP="00000000" w:rsidRDefault="00000000" w:rsidRPr="00000000" w14:paraId="00000914">
      <w:pPr>
        <w:rPr/>
      </w:pPr>
      <w:r w:rsidDel="00000000" w:rsidR="00000000" w:rsidRPr="00000000">
        <w:rPr>
          <w:rtl w:val="0"/>
        </w:rPr>
        <w:t xml:space="preserve">  status          ENUM('NEW','ACKNOWLEDGED','RESOLVED','IGNORED') NOT NULL DEFAULT 'NEW',</w:t>
      </w:r>
    </w:p>
    <w:p w:rsidR="00000000" w:rsidDel="00000000" w:rsidP="00000000" w:rsidRDefault="00000000" w:rsidRPr="00000000" w14:paraId="00000915">
      <w:pPr>
        <w:rPr/>
      </w:pPr>
      <w:r w:rsidDel="00000000" w:rsidR="00000000" w:rsidRPr="00000000">
        <w:rPr>
          <w:rtl w:val="0"/>
        </w:rPr>
        <w:t xml:space="preserve">  occurred_at     DATETIME(3)  NOT NULL DEFAULT CURRENT_TIMESTAMP(3),</w:t>
      </w:r>
    </w:p>
    <w:p w:rsidR="00000000" w:rsidDel="00000000" w:rsidP="00000000" w:rsidRDefault="00000000" w:rsidRPr="00000000" w14:paraId="00000916">
      <w:pPr>
        <w:rPr/>
      </w:pPr>
      <w:r w:rsidDel="00000000" w:rsidR="00000000" w:rsidRPr="00000000">
        <w:rPr>
          <w:rtl w:val="0"/>
        </w:rPr>
        <w:t xml:space="preserve">  PRIMARY KEY (id),</w:t>
      </w:r>
    </w:p>
    <w:p w:rsidR="00000000" w:rsidDel="00000000" w:rsidP="00000000" w:rsidRDefault="00000000" w:rsidRPr="00000000" w14:paraId="00000917">
      <w:pPr>
        <w:rPr/>
      </w:pPr>
      <w:r w:rsidDel="00000000" w:rsidR="00000000" w:rsidRPr="00000000">
        <w:rPr>
          <w:rtl w:val="0"/>
        </w:rPr>
        <w:t xml:space="preserve">  KEY idx_sel_status_time (status, severity, occurred_at),</w:t>
      </w:r>
    </w:p>
    <w:p w:rsidR="00000000" w:rsidDel="00000000" w:rsidP="00000000" w:rsidRDefault="00000000" w:rsidRPr="00000000" w14:paraId="00000918">
      <w:pPr>
        <w:rPr/>
      </w:pPr>
      <w:r w:rsidDel="00000000" w:rsidR="00000000" w:rsidRPr="00000000">
        <w:rPr>
          <w:rtl w:val="0"/>
        </w:rPr>
        <w:t xml:space="preserve">  KEY idx_sel_service (external_service, occurred_at)</w:t>
      </w:r>
    </w:p>
    <w:p w:rsidR="00000000" w:rsidDel="00000000" w:rsidP="00000000" w:rsidRDefault="00000000" w:rsidRPr="00000000" w14:paraId="00000919">
      <w:pPr>
        <w:rPr/>
      </w:pPr>
      <w:r w:rsidDel="00000000" w:rsidR="00000000" w:rsidRPr="00000000">
        <w:rPr>
          <w:rtl w:val="0"/>
        </w:rPr>
        <w:t xml:space="preserve">) ENGINE=InnoDB COMMENT='Nhật ký lỗi hệ thống (M17-UC30, NFR 4.2.2).';</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 =============================================================================</w:t>
      </w:r>
    </w:p>
    <w:p w:rsidR="00000000" w:rsidDel="00000000" w:rsidP="00000000" w:rsidRDefault="00000000" w:rsidRPr="00000000" w14:paraId="0000091C">
      <w:pPr>
        <w:rPr/>
      </w:pPr>
      <w:r w:rsidDel="00000000" w:rsidR="00000000" w:rsidRPr="00000000">
        <w:rPr>
          <w:rtl w:val="0"/>
        </w:rPr>
        <w:t xml:space="preserve">-- MODULE M18 — DASHBOARD &amp; ANALYTICS  (13 UC)</w:t>
      </w:r>
    </w:p>
    <w:p w:rsidR="00000000" w:rsidDel="00000000" w:rsidP="00000000" w:rsidRDefault="00000000" w:rsidRPr="00000000" w14:paraId="0000091D">
      <w:pPr>
        <w:rPr/>
      </w:pPr>
      <w:r w:rsidDel="00000000" w:rsidR="00000000" w:rsidRPr="00000000">
        <w:rPr>
          <w:rtl w:val="0"/>
        </w:rPr>
        <w:t xml:space="preserve">-- =============================================================================</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CREATE TABLE analytics_daily_snapshot (</w:t>
      </w:r>
    </w:p>
    <w:p w:rsidR="00000000" w:rsidDel="00000000" w:rsidP="00000000" w:rsidRDefault="00000000" w:rsidRPr="00000000" w14:paraId="00000920">
      <w:pPr>
        <w:rPr/>
      </w:pPr>
      <w:r w:rsidDel="00000000" w:rsidR="00000000" w:rsidRPr="00000000">
        <w:rPr>
          <w:rtl w:val="0"/>
        </w:rPr>
        <w:t xml:space="preserve">  id                  BIGINT UNSIGNED NOT NULL AUTO_INCREMENT,</w:t>
      </w:r>
    </w:p>
    <w:p w:rsidR="00000000" w:rsidDel="00000000" w:rsidP="00000000" w:rsidRDefault="00000000" w:rsidRPr="00000000" w14:paraId="00000921">
      <w:pPr>
        <w:rPr/>
      </w:pPr>
      <w:r w:rsidDel="00000000" w:rsidR="00000000" w:rsidRPr="00000000">
        <w:rPr>
          <w:rtl w:val="0"/>
        </w:rPr>
        <w:t xml:space="preserve">  snapshot_date       DATE         NOT NULL,</w:t>
      </w:r>
    </w:p>
    <w:p w:rsidR="00000000" w:rsidDel="00000000" w:rsidP="00000000" w:rsidRDefault="00000000" w:rsidRPr="00000000" w14:paraId="00000922">
      <w:pPr>
        <w:rPr/>
      </w:pPr>
      <w:r w:rsidDel="00000000" w:rsidR="00000000" w:rsidRPr="00000000">
        <w:rPr>
          <w:rtl w:val="0"/>
        </w:rPr>
        <w:t xml:space="preserve">  scope_type          ENUM('PLATFORM','ORGANIZER','WORKSPACE') NOT NULL,</w:t>
      </w:r>
    </w:p>
    <w:p w:rsidR="00000000" w:rsidDel="00000000" w:rsidP="00000000" w:rsidRDefault="00000000" w:rsidRPr="00000000" w14:paraId="00000923">
      <w:pPr>
        <w:rPr/>
      </w:pPr>
      <w:r w:rsidDel="00000000" w:rsidR="00000000" w:rsidRPr="00000000">
        <w:rPr>
          <w:rtl w:val="0"/>
        </w:rPr>
        <w:t xml:space="preserve">  organizer_id        BIGINT UNSIGNED NULL,</w:t>
      </w:r>
    </w:p>
    <w:p w:rsidR="00000000" w:rsidDel="00000000" w:rsidP="00000000" w:rsidRDefault="00000000" w:rsidRPr="00000000" w14:paraId="00000924">
      <w:pPr>
        <w:rPr/>
      </w:pPr>
      <w:r w:rsidDel="00000000" w:rsidR="00000000" w:rsidRPr="00000000">
        <w:rPr>
          <w:rtl w:val="0"/>
        </w:rPr>
        <w:t xml:space="preserve">  workspace_id        BIGINT UNSIGNED NULL,</w:t>
      </w:r>
    </w:p>
    <w:p w:rsidR="00000000" w:rsidDel="00000000" w:rsidP="00000000" w:rsidRDefault="00000000" w:rsidRPr="00000000" w14:paraId="00000925">
      <w:pPr>
        <w:rPr/>
      </w:pPr>
      <w:r w:rsidDel="00000000" w:rsidR="00000000" w:rsidRPr="00000000">
        <w:rPr>
          <w:rtl w:val="0"/>
        </w:rPr>
        <w:t xml:space="preserve">  organizer_ref       BIGINT UNSIGNED AS (IFNULL(organizer_id, 0)) STORED,</w:t>
      </w:r>
    </w:p>
    <w:p w:rsidR="00000000" w:rsidDel="00000000" w:rsidP="00000000" w:rsidRDefault="00000000" w:rsidRPr="00000000" w14:paraId="00000926">
      <w:pPr>
        <w:rPr/>
      </w:pPr>
      <w:r w:rsidDel="00000000" w:rsidR="00000000" w:rsidRPr="00000000">
        <w:rPr>
          <w:rtl w:val="0"/>
        </w:rPr>
        <w:t xml:space="preserve">  workspace_ref       BIGINT UNSIGNED AS (IFNULL(workspace_id, 0)) STORED,</w:t>
      </w:r>
    </w:p>
    <w:p w:rsidR="00000000" w:rsidDel="00000000" w:rsidP="00000000" w:rsidRDefault="00000000" w:rsidRPr="00000000" w14:paraId="00000927">
      <w:pPr>
        <w:rPr/>
      </w:pPr>
      <w:r w:rsidDel="00000000" w:rsidR="00000000" w:rsidRPr="00000000">
        <w:rPr>
          <w:rtl w:val="0"/>
        </w:rPr>
        <w:t xml:space="preserve">  total_bookings      INT UNSIGNED NOT NULL DEFAULT 0,</w:t>
      </w:r>
    </w:p>
    <w:p w:rsidR="00000000" w:rsidDel="00000000" w:rsidP="00000000" w:rsidRDefault="00000000" w:rsidRPr="00000000" w14:paraId="00000928">
      <w:pPr>
        <w:rPr/>
      </w:pPr>
      <w:r w:rsidDel="00000000" w:rsidR="00000000" w:rsidRPr="00000000">
        <w:rPr>
          <w:rtl w:val="0"/>
        </w:rPr>
        <w:t xml:space="preserve">  confirmed_bookings  INT UNSIGNED NOT NULL DEFAULT 0,</w:t>
      </w:r>
    </w:p>
    <w:p w:rsidR="00000000" w:rsidDel="00000000" w:rsidP="00000000" w:rsidRDefault="00000000" w:rsidRPr="00000000" w14:paraId="00000929">
      <w:pPr>
        <w:rPr/>
      </w:pPr>
      <w:r w:rsidDel="00000000" w:rsidR="00000000" w:rsidRPr="00000000">
        <w:rPr>
          <w:rtl w:val="0"/>
        </w:rPr>
        <w:t xml:space="preserve">  cancelled_bookings  INT UNSIGNED NOT NULL DEFAULT 0,</w:t>
      </w:r>
    </w:p>
    <w:p w:rsidR="00000000" w:rsidDel="00000000" w:rsidP="00000000" w:rsidRDefault="00000000" w:rsidRPr="00000000" w14:paraId="0000092A">
      <w:pPr>
        <w:rPr/>
      </w:pPr>
      <w:r w:rsidDel="00000000" w:rsidR="00000000" w:rsidRPr="00000000">
        <w:rPr>
          <w:rtl w:val="0"/>
        </w:rPr>
        <w:t xml:space="preserve">  completed_bookings  INT UNSIGNED NOT NULL DEFAULT 0,</w:t>
      </w:r>
    </w:p>
    <w:p w:rsidR="00000000" w:rsidDel="00000000" w:rsidP="00000000" w:rsidRDefault="00000000" w:rsidRPr="00000000" w14:paraId="0000092B">
      <w:pPr>
        <w:rPr/>
      </w:pPr>
      <w:r w:rsidDel="00000000" w:rsidR="00000000" w:rsidRPr="00000000">
        <w:rPr>
          <w:rtl w:val="0"/>
        </w:rPr>
        <w:t xml:space="preserve">  no_show_bookings    INT UNSIGNED NOT NULL DEFAULT 0,</w:t>
      </w:r>
    </w:p>
    <w:p w:rsidR="00000000" w:rsidDel="00000000" w:rsidP="00000000" w:rsidRDefault="00000000" w:rsidRPr="00000000" w14:paraId="0000092C">
      <w:pPr>
        <w:rPr/>
      </w:pPr>
      <w:r w:rsidDel="00000000" w:rsidR="00000000" w:rsidRPr="00000000">
        <w:rPr>
          <w:rtl w:val="0"/>
        </w:rPr>
        <w:t xml:space="preserve">  gross_revenue       DECIMAL(18,2) NOT NULL DEFAULT 0,</w:t>
      </w:r>
    </w:p>
    <w:p w:rsidR="00000000" w:rsidDel="00000000" w:rsidP="00000000" w:rsidRDefault="00000000" w:rsidRPr="00000000" w14:paraId="0000092D">
      <w:pPr>
        <w:rPr/>
      </w:pPr>
      <w:r w:rsidDel="00000000" w:rsidR="00000000" w:rsidRPr="00000000">
        <w:rPr>
          <w:rtl w:val="0"/>
        </w:rPr>
        <w:t xml:space="preserve">  net_revenue         DECIMAL(18,2) NOT NULL DEFAULT 0,</w:t>
      </w:r>
    </w:p>
    <w:p w:rsidR="00000000" w:rsidDel="00000000" w:rsidP="00000000" w:rsidRDefault="00000000" w:rsidRPr="00000000" w14:paraId="0000092E">
      <w:pPr>
        <w:rPr/>
      </w:pPr>
      <w:r w:rsidDel="00000000" w:rsidR="00000000" w:rsidRPr="00000000">
        <w:rPr>
          <w:rtl w:val="0"/>
        </w:rPr>
        <w:t xml:space="preserve">  platform_fee_total  DECIMAL(18,2) NOT NULL DEFAULT 0,</w:t>
      </w:r>
    </w:p>
    <w:p w:rsidR="00000000" w:rsidDel="00000000" w:rsidP="00000000" w:rsidRDefault="00000000" w:rsidRPr="00000000" w14:paraId="0000092F">
      <w:pPr>
        <w:rPr/>
      </w:pPr>
      <w:r w:rsidDel="00000000" w:rsidR="00000000" w:rsidRPr="00000000">
        <w:rPr>
          <w:rtl w:val="0"/>
        </w:rPr>
        <w:t xml:space="preserve">  refund_total        DECIMAL(18,2) NOT NULL DEFAULT 0,</w:t>
      </w:r>
    </w:p>
    <w:p w:rsidR="00000000" w:rsidDel="00000000" w:rsidP="00000000" w:rsidRDefault="00000000" w:rsidRPr="00000000" w14:paraId="00000930">
      <w:pPr>
        <w:rPr/>
      </w:pPr>
      <w:r w:rsidDel="00000000" w:rsidR="00000000" w:rsidRPr="00000000">
        <w:rPr>
          <w:rtl w:val="0"/>
        </w:rPr>
        <w:t xml:space="preserve">  new_customers       INT UNSIGNED NOT NULL DEFAULT 0,</w:t>
      </w:r>
    </w:p>
    <w:p w:rsidR="00000000" w:rsidDel="00000000" w:rsidP="00000000" w:rsidRDefault="00000000" w:rsidRPr="00000000" w14:paraId="00000931">
      <w:pPr>
        <w:rPr/>
      </w:pPr>
      <w:r w:rsidDel="00000000" w:rsidR="00000000" w:rsidRPr="00000000">
        <w:rPr>
          <w:rtl w:val="0"/>
        </w:rPr>
        <w:t xml:space="preserve">  new_organizers      INT UNSIGNED NOT NULL DEFAULT 0,</w:t>
      </w:r>
    </w:p>
    <w:p w:rsidR="00000000" w:rsidDel="00000000" w:rsidP="00000000" w:rsidRDefault="00000000" w:rsidRPr="00000000" w14:paraId="00000932">
      <w:pPr>
        <w:rPr/>
      </w:pPr>
      <w:r w:rsidDel="00000000" w:rsidR="00000000" w:rsidRPr="00000000">
        <w:rPr>
          <w:rtl w:val="0"/>
        </w:rPr>
        <w:t xml:space="preserve">  active_resources    INT UNSIGNED NOT NULL DEFAULT 0,</w:t>
      </w:r>
    </w:p>
    <w:p w:rsidR="00000000" w:rsidDel="00000000" w:rsidP="00000000" w:rsidRDefault="00000000" w:rsidRPr="00000000" w14:paraId="00000933">
      <w:pPr>
        <w:rPr/>
      </w:pPr>
      <w:r w:rsidDel="00000000" w:rsidR="00000000" w:rsidRPr="00000000">
        <w:rPr>
          <w:rtl w:val="0"/>
        </w:rPr>
        <w:t xml:space="preserve">  booked_resource_hours DECIMAL(12,2) NOT NULL DEFAULT 0,</w:t>
      </w:r>
    </w:p>
    <w:p w:rsidR="00000000" w:rsidDel="00000000" w:rsidP="00000000" w:rsidRDefault="00000000" w:rsidRPr="00000000" w14:paraId="00000934">
      <w:pPr>
        <w:rPr/>
      </w:pPr>
      <w:r w:rsidDel="00000000" w:rsidR="00000000" w:rsidRPr="00000000">
        <w:rPr>
          <w:rtl w:val="0"/>
        </w:rPr>
        <w:t xml:space="preserve">  available_resource_hours DECIMAL(12,2) NOT NULL DEFAULT 0,</w:t>
      </w:r>
    </w:p>
    <w:p w:rsidR="00000000" w:rsidDel="00000000" w:rsidP="00000000" w:rsidRDefault="00000000" w:rsidRPr="00000000" w14:paraId="00000935">
      <w:pPr>
        <w:rPr/>
      </w:pPr>
      <w:r w:rsidDel="00000000" w:rsidR="00000000" w:rsidRPr="00000000">
        <w:rPr>
          <w:rtl w:val="0"/>
        </w:rPr>
        <w:t xml:space="preserve">  occupancy_rate      DECIMAL(5,2) NOT NULL DEFAULT 0 COMMENT 'M18-UC07',</w:t>
      </w:r>
    </w:p>
    <w:p w:rsidR="00000000" w:rsidDel="00000000" w:rsidP="00000000" w:rsidRDefault="00000000" w:rsidRPr="00000000" w14:paraId="00000936">
      <w:pPr>
        <w:rPr/>
      </w:pPr>
      <w:r w:rsidDel="00000000" w:rsidR="00000000" w:rsidRPr="00000000">
        <w:rPr>
          <w:rtl w:val="0"/>
        </w:rPr>
        <w:t xml:space="preserve">  peak_hour           TINYINT UNSIGNED NULL COMMENT 'M18-UC10',</w:t>
      </w:r>
    </w:p>
    <w:p w:rsidR="00000000" w:rsidDel="00000000" w:rsidP="00000000" w:rsidRDefault="00000000" w:rsidRPr="00000000" w14:paraId="00000937">
      <w:pPr>
        <w:rPr/>
      </w:pPr>
      <w:r w:rsidDel="00000000" w:rsidR="00000000" w:rsidRPr="00000000">
        <w:rPr>
          <w:rtl w:val="0"/>
        </w:rPr>
        <w:t xml:space="preserve">  review_count        INT UNSIGNED NOT NULL DEFAULT 0,</w:t>
      </w:r>
    </w:p>
    <w:p w:rsidR="00000000" w:rsidDel="00000000" w:rsidP="00000000" w:rsidRDefault="00000000" w:rsidRPr="00000000" w14:paraId="00000938">
      <w:pPr>
        <w:rPr/>
      </w:pPr>
      <w:r w:rsidDel="00000000" w:rsidR="00000000" w:rsidRPr="00000000">
        <w:rPr>
          <w:rtl w:val="0"/>
        </w:rPr>
        <w:t xml:space="preserve">  average_rating      DECIMAL(3,2) NULL,</w:t>
      </w:r>
    </w:p>
    <w:p w:rsidR="00000000" w:rsidDel="00000000" w:rsidP="00000000" w:rsidRDefault="00000000" w:rsidRPr="00000000" w14:paraId="00000939">
      <w:pPr>
        <w:rPr/>
      </w:pPr>
      <w:r w:rsidDel="00000000" w:rsidR="00000000" w:rsidRPr="00000000">
        <w:rPr>
          <w:rtl w:val="0"/>
        </w:rPr>
        <w:t xml:space="preserve">  computed_at         DATETIME(3)  NOT NULL DEFAULT CURRENT_TIMESTAMP(3),</w:t>
      </w:r>
    </w:p>
    <w:p w:rsidR="00000000" w:rsidDel="00000000" w:rsidP="00000000" w:rsidRDefault="00000000" w:rsidRPr="00000000" w14:paraId="0000093A">
      <w:pPr>
        <w:rPr/>
      </w:pPr>
      <w:r w:rsidDel="00000000" w:rsidR="00000000" w:rsidRPr="00000000">
        <w:rPr>
          <w:rtl w:val="0"/>
        </w:rPr>
        <w:t xml:space="preserve">  PRIMARY KEY (id),</w:t>
      </w:r>
    </w:p>
    <w:p w:rsidR="00000000" w:rsidDel="00000000" w:rsidP="00000000" w:rsidRDefault="00000000" w:rsidRPr="00000000" w14:paraId="0000093B">
      <w:pPr>
        <w:rPr/>
      </w:pPr>
      <w:r w:rsidDel="00000000" w:rsidR="00000000" w:rsidRPr="00000000">
        <w:rPr>
          <w:rtl w:val="0"/>
        </w:rPr>
        <w:t xml:space="preserve">  UNIQUE KEY uk_ads_scope_date (scope_type, organizer_ref, workspace_ref, snapshot_date),</w:t>
      </w:r>
    </w:p>
    <w:p w:rsidR="00000000" w:rsidDel="00000000" w:rsidP="00000000" w:rsidRDefault="00000000" w:rsidRPr="00000000" w14:paraId="0000093C">
      <w:pPr>
        <w:rPr/>
      </w:pPr>
      <w:r w:rsidDel="00000000" w:rsidR="00000000" w:rsidRPr="00000000">
        <w:rPr>
          <w:rtl w:val="0"/>
        </w:rPr>
        <w:t xml:space="preserve">  KEY idx_ads_date (snapshot_date),</w:t>
      </w:r>
    </w:p>
    <w:p w:rsidR="00000000" w:rsidDel="00000000" w:rsidP="00000000" w:rsidRDefault="00000000" w:rsidRPr="00000000" w14:paraId="0000093D">
      <w:pPr>
        <w:rPr/>
      </w:pPr>
      <w:r w:rsidDel="00000000" w:rsidR="00000000" w:rsidRPr="00000000">
        <w:rPr>
          <w:rtl w:val="0"/>
        </w:rPr>
        <w:t xml:space="preserve">  CONSTRAINT fk_ads_organizer FOREIGN KEY (organizer_id) REFERENCES organizer_profile (id) ON DELETE CASCADE,</w:t>
      </w:r>
    </w:p>
    <w:p w:rsidR="00000000" w:rsidDel="00000000" w:rsidP="00000000" w:rsidRDefault="00000000" w:rsidRPr="00000000" w14:paraId="0000093E">
      <w:pPr>
        <w:rPr/>
      </w:pPr>
      <w:r w:rsidDel="00000000" w:rsidR="00000000" w:rsidRPr="00000000">
        <w:rPr>
          <w:rtl w:val="0"/>
        </w:rPr>
        <w:t xml:space="preserve">  CONSTRAINT fk_ads_ws        FOREIGN KEY (workspace_id) REFERENCES workspace (id)         ON DELETE CASCADE</w:t>
      </w:r>
    </w:p>
    <w:p w:rsidR="00000000" w:rsidDel="00000000" w:rsidP="00000000" w:rsidRDefault="00000000" w:rsidRPr="00000000" w14:paraId="0000093F">
      <w:pPr>
        <w:rPr/>
      </w:pPr>
      <w:r w:rsidDel="00000000" w:rsidR="00000000" w:rsidRPr="00000000">
        <w:rPr>
          <w:rtl w:val="0"/>
        </w:rPr>
        <w:t xml:space="preserve">) ENGINE=InnoDB COMMENT='Số liệu tổng hợp theo ngày cho dashboard (M18-UC01..UC12, NFR 4.2.3).';</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CREATE TABLE report_export (</w:t>
      </w:r>
    </w:p>
    <w:p w:rsidR="00000000" w:rsidDel="00000000" w:rsidP="00000000" w:rsidRDefault="00000000" w:rsidRPr="00000000" w14:paraId="00000942">
      <w:pPr>
        <w:rPr/>
      </w:pPr>
      <w:r w:rsidDel="00000000" w:rsidR="00000000" w:rsidRPr="00000000">
        <w:rPr>
          <w:rtl w:val="0"/>
        </w:rPr>
        <w:t xml:space="preserve">  id              BIGINT UNSIGNED NOT NULL AUTO_INCREMENT,</w:t>
      </w:r>
    </w:p>
    <w:p w:rsidR="00000000" w:rsidDel="00000000" w:rsidP="00000000" w:rsidRDefault="00000000" w:rsidRPr="00000000" w14:paraId="00000943">
      <w:pPr>
        <w:rPr/>
      </w:pPr>
      <w:r w:rsidDel="00000000" w:rsidR="00000000" w:rsidRPr="00000000">
        <w:rPr>
          <w:rtl w:val="0"/>
        </w:rPr>
        <w:t xml:space="preserve">  requested_by    BIGINT UNSIGNED NOT NULL,</w:t>
      </w:r>
    </w:p>
    <w:p w:rsidR="00000000" w:rsidDel="00000000" w:rsidP="00000000" w:rsidRDefault="00000000" w:rsidRPr="00000000" w14:paraId="00000944">
      <w:pPr>
        <w:rPr/>
      </w:pPr>
      <w:r w:rsidDel="00000000" w:rsidR="00000000" w:rsidRPr="00000000">
        <w:rPr>
          <w:rtl w:val="0"/>
        </w:rPr>
        <w:t xml:space="preserve">  requester_role  ENUM('ORGANIZER','ADMINISTRATOR') NOT NULL,</w:t>
      </w:r>
    </w:p>
    <w:p w:rsidR="00000000" w:rsidDel="00000000" w:rsidP="00000000" w:rsidRDefault="00000000" w:rsidRPr="00000000" w14:paraId="00000945">
      <w:pPr>
        <w:rPr/>
      </w:pPr>
      <w:r w:rsidDel="00000000" w:rsidR="00000000" w:rsidRPr="00000000">
        <w:rPr>
          <w:rtl w:val="0"/>
        </w:rPr>
        <w:t xml:space="preserve">  report_type     ENUM('REVENUE','BOOKING','OCCUPANCY','CANCELLATION','REVIEW','TRANSACTION','USER_GROWTH','TOP_WORKSPACE')</w:t>
      </w:r>
    </w:p>
    <w:p w:rsidR="00000000" w:rsidDel="00000000" w:rsidP="00000000" w:rsidRDefault="00000000" w:rsidRPr="00000000" w14:paraId="00000946">
      <w:pPr>
        <w:rPr/>
      </w:pPr>
      <w:r w:rsidDel="00000000" w:rsidR="00000000" w:rsidRPr="00000000">
        <w:rPr>
          <w:rtl w:val="0"/>
        </w:rPr>
        <w:t xml:space="preserve">                  NOT NULL,</w:t>
      </w:r>
    </w:p>
    <w:p w:rsidR="00000000" w:rsidDel="00000000" w:rsidP="00000000" w:rsidRDefault="00000000" w:rsidRPr="00000000" w14:paraId="00000947">
      <w:pPr>
        <w:rPr/>
      </w:pPr>
      <w:r w:rsidDel="00000000" w:rsidR="00000000" w:rsidRPr="00000000">
        <w:rPr>
          <w:rtl w:val="0"/>
        </w:rPr>
        <w:t xml:space="preserve">  export_format   ENUM('CSV','XLSX','PDF') NOT NULL DEFAULT 'XLSX',</w:t>
      </w:r>
    </w:p>
    <w:p w:rsidR="00000000" w:rsidDel="00000000" w:rsidP="00000000" w:rsidRDefault="00000000" w:rsidRPr="00000000" w14:paraId="00000948">
      <w:pPr>
        <w:rPr/>
      </w:pPr>
      <w:r w:rsidDel="00000000" w:rsidR="00000000" w:rsidRPr="00000000">
        <w:rPr>
          <w:rtl w:val="0"/>
        </w:rPr>
        <w:t xml:space="preserve">  filter_params   JSON NULL,</w:t>
      </w:r>
    </w:p>
    <w:p w:rsidR="00000000" w:rsidDel="00000000" w:rsidP="00000000" w:rsidRDefault="00000000" w:rsidRPr="00000000" w14:paraId="00000949">
      <w:pPr>
        <w:rPr/>
      </w:pPr>
      <w:r w:rsidDel="00000000" w:rsidR="00000000" w:rsidRPr="00000000">
        <w:rPr>
          <w:rtl w:val="0"/>
        </w:rPr>
        <w:t xml:space="preserve">  period_from     DATE         NULL,</w:t>
      </w:r>
    </w:p>
    <w:p w:rsidR="00000000" w:rsidDel="00000000" w:rsidP="00000000" w:rsidRDefault="00000000" w:rsidRPr="00000000" w14:paraId="0000094A">
      <w:pPr>
        <w:rPr/>
      </w:pPr>
      <w:r w:rsidDel="00000000" w:rsidR="00000000" w:rsidRPr="00000000">
        <w:rPr>
          <w:rtl w:val="0"/>
        </w:rPr>
        <w:t xml:space="preserve">  period_to       DATE         NULL,</w:t>
      </w:r>
    </w:p>
    <w:p w:rsidR="00000000" w:rsidDel="00000000" w:rsidP="00000000" w:rsidRDefault="00000000" w:rsidRPr="00000000" w14:paraId="0000094B">
      <w:pPr>
        <w:rPr/>
      </w:pPr>
      <w:r w:rsidDel="00000000" w:rsidR="00000000" w:rsidRPr="00000000">
        <w:rPr>
          <w:rtl w:val="0"/>
        </w:rPr>
        <w:t xml:space="preserve">  status          ENUM('QUEUED','PROCESSING','READY','FAILED','EXPIRED') NOT NULL DEFAULT 'QUEUED'</w:t>
      </w:r>
    </w:p>
    <w:p w:rsidR="00000000" w:rsidDel="00000000" w:rsidP="00000000" w:rsidRDefault="00000000" w:rsidRPr="00000000" w14:paraId="0000094C">
      <w:pPr>
        <w:rPr/>
      </w:pPr>
      <w:r w:rsidDel="00000000" w:rsidR="00000000" w:rsidRPr="00000000">
        <w:rPr>
          <w:rtl w:val="0"/>
        </w:rPr>
        <w:t xml:space="preserve">                  COMMENT 'CR17: xử lý bất đồng bộ',</w:t>
      </w:r>
    </w:p>
    <w:p w:rsidR="00000000" w:rsidDel="00000000" w:rsidP="00000000" w:rsidRDefault="00000000" w:rsidRPr="00000000" w14:paraId="0000094D">
      <w:pPr>
        <w:rPr/>
      </w:pPr>
      <w:r w:rsidDel="00000000" w:rsidR="00000000" w:rsidRPr="00000000">
        <w:rPr>
          <w:rtl w:val="0"/>
        </w:rPr>
        <w:t xml:space="preserve">  file_url        VARCHAR(512) NULL,</w:t>
      </w:r>
    </w:p>
    <w:p w:rsidR="00000000" w:rsidDel="00000000" w:rsidP="00000000" w:rsidRDefault="00000000" w:rsidRPr="00000000" w14:paraId="0000094E">
      <w:pPr>
        <w:rPr/>
      </w:pPr>
      <w:r w:rsidDel="00000000" w:rsidR="00000000" w:rsidRPr="00000000">
        <w:rPr>
          <w:rtl w:val="0"/>
        </w:rPr>
        <w:t xml:space="preserve">  file_size_bytes BIGINT UNSIGNED NULL,</w:t>
      </w:r>
    </w:p>
    <w:p w:rsidR="00000000" w:rsidDel="00000000" w:rsidP="00000000" w:rsidRDefault="00000000" w:rsidRPr="00000000" w14:paraId="0000094F">
      <w:pPr>
        <w:rPr/>
      </w:pPr>
      <w:r w:rsidDel="00000000" w:rsidR="00000000" w:rsidRPr="00000000">
        <w:rPr>
          <w:rtl w:val="0"/>
        </w:rPr>
        <w:t xml:space="preserve">  row_count       INT UNSIGNED NULL,</w:t>
      </w:r>
    </w:p>
    <w:p w:rsidR="00000000" w:rsidDel="00000000" w:rsidP="00000000" w:rsidRDefault="00000000" w:rsidRPr="00000000" w14:paraId="00000950">
      <w:pPr>
        <w:rPr/>
      </w:pPr>
      <w:r w:rsidDel="00000000" w:rsidR="00000000" w:rsidRPr="00000000">
        <w:rPr>
          <w:rtl w:val="0"/>
        </w:rPr>
        <w:t xml:space="preserve">  error_message   VARCHAR(500) NULL,</w:t>
      </w:r>
    </w:p>
    <w:p w:rsidR="00000000" w:rsidDel="00000000" w:rsidP="00000000" w:rsidRDefault="00000000" w:rsidRPr="00000000" w14:paraId="00000951">
      <w:pPr>
        <w:rPr/>
      </w:pPr>
      <w:r w:rsidDel="00000000" w:rsidR="00000000" w:rsidRPr="00000000">
        <w:rPr>
          <w:rtl w:val="0"/>
        </w:rPr>
        <w:t xml:space="preserve">  expires_at      DATETIME(3)  NULL,</w:t>
      </w:r>
    </w:p>
    <w:p w:rsidR="00000000" w:rsidDel="00000000" w:rsidP="00000000" w:rsidRDefault="00000000" w:rsidRPr="00000000" w14:paraId="00000952">
      <w:pPr>
        <w:rPr/>
      </w:pPr>
      <w:r w:rsidDel="00000000" w:rsidR="00000000" w:rsidRPr="00000000">
        <w:rPr>
          <w:rtl w:val="0"/>
        </w:rPr>
        <w:t xml:space="preserve">  requested_at    DATETIME(3)  NOT NULL DEFAULT CURRENT_TIMESTAMP(3),</w:t>
      </w:r>
    </w:p>
    <w:p w:rsidR="00000000" w:rsidDel="00000000" w:rsidP="00000000" w:rsidRDefault="00000000" w:rsidRPr="00000000" w14:paraId="00000953">
      <w:pPr>
        <w:rPr/>
      </w:pPr>
      <w:r w:rsidDel="00000000" w:rsidR="00000000" w:rsidRPr="00000000">
        <w:rPr>
          <w:rtl w:val="0"/>
        </w:rPr>
        <w:t xml:space="preserve">  completed_at    DATETIME(3)  NULL,</w:t>
      </w:r>
    </w:p>
    <w:p w:rsidR="00000000" w:rsidDel="00000000" w:rsidP="00000000" w:rsidRDefault="00000000" w:rsidRPr="00000000" w14:paraId="00000954">
      <w:pPr>
        <w:rPr/>
      </w:pPr>
      <w:r w:rsidDel="00000000" w:rsidR="00000000" w:rsidRPr="00000000">
        <w:rPr>
          <w:rtl w:val="0"/>
        </w:rPr>
        <w:t xml:space="preserve">  PRIMARY KEY (id),</w:t>
      </w:r>
    </w:p>
    <w:p w:rsidR="00000000" w:rsidDel="00000000" w:rsidP="00000000" w:rsidRDefault="00000000" w:rsidRPr="00000000" w14:paraId="00000955">
      <w:pPr>
        <w:rPr/>
      </w:pPr>
      <w:r w:rsidDel="00000000" w:rsidR="00000000" w:rsidRPr="00000000">
        <w:rPr>
          <w:rtl w:val="0"/>
        </w:rPr>
        <w:t xml:space="preserve">  KEY idx_rex_user (requested_by, requested_at),</w:t>
      </w:r>
    </w:p>
    <w:p w:rsidR="00000000" w:rsidDel="00000000" w:rsidP="00000000" w:rsidRDefault="00000000" w:rsidRPr="00000000" w14:paraId="00000956">
      <w:pPr>
        <w:rPr/>
      </w:pPr>
      <w:r w:rsidDel="00000000" w:rsidR="00000000" w:rsidRPr="00000000">
        <w:rPr>
          <w:rtl w:val="0"/>
        </w:rPr>
        <w:t xml:space="preserve">  KEY idx_rex_status (status, requested_at),</w:t>
      </w:r>
    </w:p>
    <w:p w:rsidR="00000000" w:rsidDel="00000000" w:rsidP="00000000" w:rsidRDefault="00000000" w:rsidRPr="00000000" w14:paraId="00000957">
      <w:pPr>
        <w:rPr/>
      </w:pPr>
      <w:r w:rsidDel="00000000" w:rsidR="00000000" w:rsidRPr="00000000">
        <w:rPr>
          <w:rtl w:val="0"/>
        </w:rPr>
        <w:t xml:space="preserve">  CONSTRAINT fk_rex_user FOREIGN KEY (requested_by) REFERENCES user_account (id) ON DELETE CASCADE</w:t>
      </w:r>
    </w:p>
    <w:p w:rsidR="00000000" w:rsidDel="00000000" w:rsidP="00000000" w:rsidRDefault="00000000" w:rsidRPr="00000000" w14:paraId="00000958">
      <w:pPr>
        <w:rPr/>
      </w:pPr>
      <w:r w:rsidDel="00000000" w:rsidR="00000000" w:rsidRPr="00000000">
        <w:rPr>
          <w:rtl w:val="0"/>
        </w:rPr>
        <w:t xml:space="preserve">) ENGINE=InnoDB COMMENT='Yêu cầu xuất báo cáo (M18-UC13, CR17).';</w:t>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t xml:space="preserve">-- =============================================================================</w:t>
      </w:r>
    </w:p>
    <w:p w:rsidR="00000000" w:rsidDel="00000000" w:rsidP="00000000" w:rsidRDefault="00000000" w:rsidRPr="00000000" w14:paraId="0000095B">
      <w:pPr>
        <w:rPr/>
      </w:pPr>
      <w:r w:rsidDel="00000000" w:rsidR="00000000" w:rsidRPr="00000000">
        <w:rPr>
          <w:rtl w:val="0"/>
        </w:rPr>
        <w:t xml:space="preserve">-- MODULE M19 — AI WORKSPACE RECOMMENDATION  (6 UC)</w:t>
      </w:r>
    </w:p>
    <w:p w:rsidR="00000000" w:rsidDel="00000000" w:rsidP="00000000" w:rsidRDefault="00000000" w:rsidRPr="00000000" w14:paraId="0000095C">
      <w:pPr>
        <w:rPr/>
      </w:pPr>
      <w:r w:rsidDel="00000000" w:rsidR="00000000" w:rsidRPr="00000000">
        <w:rPr>
          <w:rtl w:val="0"/>
        </w:rPr>
        <w:t xml:space="preserve">-- =============================================================================</w:t>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t xml:space="preserve">CREATE TABLE customer_preference_profile (</w:t>
      </w:r>
    </w:p>
    <w:p w:rsidR="00000000" w:rsidDel="00000000" w:rsidP="00000000" w:rsidRDefault="00000000" w:rsidRPr="00000000" w14:paraId="0000095F">
      <w:pPr>
        <w:rPr/>
      </w:pPr>
      <w:r w:rsidDel="00000000" w:rsidR="00000000" w:rsidRPr="00000000">
        <w:rPr>
          <w:rtl w:val="0"/>
        </w:rPr>
        <w:t xml:space="preserve">  id                  BIGINT UNSIGNED NOT NULL AUTO_INCREMENT,</w:t>
      </w:r>
    </w:p>
    <w:p w:rsidR="00000000" w:rsidDel="00000000" w:rsidP="00000000" w:rsidRDefault="00000000" w:rsidRPr="00000000" w14:paraId="00000960">
      <w:pPr>
        <w:rPr/>
      </w:pPr>
      <w:r w:rsidDel="00000000" w:rsidR="00000000" w:rsidRPr="00000000">
        <w:rPr>
          <w:rtl w:val="0"/>
        </w:rPr>
        <w:t xml:space="preserve">  customer_id         BIGINT UNSIGNED NOT NULL,</w:t>
      </w:r>
    </w:p>
    <w:p w:rsidR="00000000" w:rsidDel="00000000" w:rsidP="00000000" w:rsidRDefault="00000000" w:rsidRPr="00000000" w14:paraId="00000961">
      <w:pPr>
        <w:rPr/>
      </w:pPr>
      <w:r w:rsidDel="00000000" w:rsidR="00000000" w:rsidRPr="00000000">
        <w:rPr>
          <w:rtl w:val="0"/>
        </w:rPr>
        <w:t xml:space="preserve">  preferred_areas     JSON NULL COMMENT 'M19-UC03: đặc trưng suy ra từ preference',</w:t>
      </w:r>
    </w:p>
    <w:p w:rsidR="00000000" w:rsidDel="00000000" w:rsidP="00000000" w:rsidRDefault="00000000" w:rsidRPr="00000000" w14:paraId="00000962">
      <w:pPr>
        <w:rPr/>
      </w:pPr>
      <w:r w:rsidDel="00000000" w:rsidR="00000000" w:rsidRPr="00000000">
        <w:rPr>
          <w:rtl w:val="0"/>
        </w:rPr>
        <w:t xml:space="preserve">  budget_p25          DECIMAL(15,2) NULL,</w:t>
      </w:r>
    </w:p>
    <w:p w:rsidR="00000000" w:rsidDel="00000000" w:rsidP="00000000" w:rsidRDefault="00000000" w:rsidRPr="00000000" w14:paraId="00000963">
      <w:pPr>
        <w:rPr/>
      </w:pPr>
      <w:r w:rsidDel="00000000" w:rsidR="00000000" w:rsidRPr="00000000">
        <w:rPr>
          <w:rtl w:val="0"/>
        </w:rPr>
        <w:t xml:space="preserve">  budget_median       DECIMAL(15,2) NULL,</w:t>
      </w:r>
    </w:p>
    <w:p w:rsidR="00000000" w:rsidDel="00000000" w:rsidP="00000000" w:rsidRDefault="00000000" w:rsidRPr="00000000" w14:paraId="00000964">
      <w:pPr>
        <w:rPr/>
      </w:pPr>
      <w:r w:rsidDel="00000000" w:rsidR="00000000" w:rsidRPr="00000000">
        <w:rPr>
          <w:rtl w:val="0"/>
        </w:rPr>
        <w:t xml:space="preserve">  budget_p75          DECIMAL(15,2) NULL,</w:t>
      </w:r>
    </w:p>
    <w:p w:rsidR="00000000" w:rsidDel="00000000" w:rsidP="00000000" w:rsidRDefault="00000000" w:rsidRPr="00000000" w14:paraId="00000965">
      <w:pPr>
        <w:rPr/>
      </w:pPr>
      <w:r w:rsidDel="00000000" w:rsidR="00000000" w:rsidRPr="00000000">
        <w:rPr>
          <w:rtl w:val="0"/>
        </w:rPr>
        <w:t xml:space="preserve">  top_seat_types      JSON NULL,</w:t>
      </w:r>
    </w:p>
    <w:p w:rsidR="00000000" w:rsidDel="00000000" w:rsidP="00000000" w:rsidRDefault="00000000" w:rsidRPr="00000000" w14:paraId="00000966">
      <w:pPr>
        <w:rPr/>
      </w:pPr>
      <w:r w:rsidDel="00000000" w:rsidR="00000000" w:rsidRPr="00000000">
        <w:rPr>
          <w:rtl w:val="0"/>
        </w:rPr>
        <w:t xml:space="preserve">  top_amenities       JSON NULL,</w:t>
      </w:r>
    </w:p>
    <w:p w:rsidR="00000000" w:rsidDel="00000000" w:rsidP="00000000" w:rsidRDefault="00000000" w:rsidRPr="00000000" w14:paraId="00000967">
      <w:pPr>
        <w:rPr/>
      </w:pPr>
      <w:r w:rsidDel="00000000" w:rsidR="00000000" w:rsidRPr="00000000">
        <w:rPr>
          <w:rtl w:val="0"/>
        </w:rPr>
        <w:t xml:space="preserve">  preferred_day_mask  TINYINT UNSIGNED NULL COMMENT 'M19-UC04: mẫu hình từ lịch sử booking',</w:t>
      </w:r>
    </w:p>
    <w:p w:rsidR="00000000" w:rsidDel="00000000" w:rsidP="00000000" w:rsidRDefault="00000000" w:rsidRPr="00000000" w14:paraId="00000968">
      <w:pPr>
        <w:rPr/>
      </w:pPr>
      <w:r w:rsidDel="00000000" w:rsidR="00000000" w:rsidRPr="00000000">
        <w:rPr>
          <w:rtl w:val="0"/>
        </w:rPr>
        <w:t xml:space="preserve">  preferred_hour_range JSON NULL,</w:t>
      </w:r>
    </w:p>
    <w:p w:rsidR="00000000" w:rsidDel="00000000" w:rsidP="00000000" w:rsidRDefault="00000000" w:rsidRPr="00000000" w14:paraId="00000969">
      <w:pPr>
        <w:rPr/>
      </w:pPr>
      <w:r w:rsidDel="00000000" w:rsidR="00000000" w:rsidRPr="00000000">
        <w:rPr>
          <w:rtl w:val="0"/>
        </w:rPr>
        <w:t xml:space="preserve">  booking_frequency   DECIMAL(6,2) NULL COMMENT 'Số booking / tháng',</w:t>
      </w:r>
    </w:p>
    <w:p w:rsidR="00000000" w:rsidDel="00000000" w:rsidP="00000000" w:rsidRDefault="00000000" w:rsidRPr="00000000" w14:paraId="0000096A">
      <w:pPr>
        <w:rPr/>
      </w:pPr>
      <w:r w:rsidDel="00000000" w:rsidR="00000000" w:rsidRPr="00000000">
        <w:rPr>
          <w:rtl w:val="0"/>
        </w:rPr>
        <w:t xml:space="preserve">  avg_duration_minutes INT UNSIGNED NULL,</w:t>
      </w:r>
    </w:p>
    <w:p w:rsidR="00000000" w:rsidDel="00000000" w:rsidP="00000000" w:rsidRDefault="00000000" w:rsidRPr="00000000" w14:paraId="0000096B">
      <w:pPr>
        <w:rPr/>
      </w:pPr>
      <w:r w:rsidDel="00000000" w:rsidR="00000000" w:rsidRPr="00000000">
        <w:rPr>
          <w:rtl w:val="0"/>
        </w:rPr>
        <w:t xml:space="preserve">  feature_vector      JSON NULL,</w:t>
      </w:r>
    </w:p>
    <w:p w:rsidR="00000000" w:rsidDel="00000000" w:rsidP="00000000" w:rsidRDefault="00000000" w:rsidRPr="00000000" w14:paraId="0000096C">
      <w:pPr>
        <w:rPr/>
      </w:pPr>
      <w:r w:rsidDel="00000000" w:rsidR="00000000" w:rsidRPr="00000000">
        <w:rPr>
          <w:rtl w:val="0"/>
        </w:rPr>
        <w:t xml:space="preserve">  last_computed_at    DATETIME(3)  NOT NULL DEFAULT CURRENT_TIMESTAMP(3),</w:t>
      </w:r>
    </w:p>
    <w:p w:rsidR="00000000" w:rsidDel="00000000" w:rsidP="00000000" w:rsidRDefault="00000000" w:rsidRPr="00000000" w14:paraId="0000096D">
      <w:pPr>
        <w:rPr/>
      </w:pPr>
      <w:r w:rsidDel="00000000" w:rsidR="00000000" w:rsidRPr="00000000">
        <w:rPr>
          <w:rtl w:val="0"/>
        </w:rPr>
        <w:t xml:space="preserve">  PRIMARY KEY (id),</w:t>
      </w:r>
    </w:p>
    <w:p w:rsidR="00000000" w:rsidDel="00000000" w:rsidP="00000000" w:rsidRDefault="00000000" w:rsidRPr="00000000" w14:paraId="0000096E">
      <w:pPr>
        <w:rPr/>
      </w:pPr>
      <w:r w:rsidDel="00000000" w:rsidR="00000000" w:rsidRPr="00000000">
        <w:rPr>
          <w:rtl w:val="0"/>
        </w:rPr>
        <w:t xml:space="preserve">  UNIQUE KEY uk_cpp_customer (customer_id),</w:t>
      </w:r>
    </w:p>
    <w:p w:rsidR="00000000" w:rsidDel="00000000" w:rsidP="00000000" w:rsidRDefault="00000000" w:rsidRPr="00000000" w14:paraId="0000096F">
      <w:pPr>
        <w:rPr/>
      </w:pPr>
      <w:r w:rsidDel="00000000" w:rsidR="00000000" w:rsidRPr="00000000">
        <w:rPr>
          <w:rtl w:val="0"/>
        </w:rPr>
        <w:t xml:space="preserve">  CONSTRAINT fk_cpp_customer FOREIGN KEY (customer_id) REFERENCES user_account (id) ON DELETE CASCADE</w:t>
      </w:r>
    </w:p>
    <w:p w:rsidR="00000000" w:rsidDel="00000000" w:rsidP="00000000" w:rsidRDefault="00000000" w:rsidRPr="00000000" w14:paraId="00000970">
      <w:pPr>
        <w:rPr/>
      </w:pPr>
      <w:r w:rsidDel="00000000" w:rsidR="00000000" w:rsidRPr="00000000">
        <w:rPr>
          <w:rtl w:val="0"/>
        </w:rPr>
        <w:t xml:space="preserve">) ENGINE=InnoDB COMMENT='Hồ sơ đặc trưng AI của Customer (M19-UC03/UC04).';</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t xml:space="preserve">CREATE TABLE recommendation_request (</w:t>
      </w:r>
    </w:p>
    <w:p w:rsidR="00000000" w:rsidDel="00000000" w:rsidP="00000000" w:rsidRDefault="00000000" w:rsidRPr="00000000" w14:paraId="00000973">
      <w:pPr>
        <w:rPr/>
      </w:pPr>
      <w:r w:rsidDel="00000000" w:rsidR="00000000" w:rsidRPr="00000000">
        <w:rPr>
          <w:rtl w:val="0"/>
        </w:rPr>
        <w:t xml:space="preserve">  id                BIGINT UNSIGNED NOT NULL AUTO_INCREMENT,</w:t>
      </w:r>
    </w:p>
    <w:p w:rsidR="00000000" w:rsidDel="00000000" w:rsidP="00000000" w:rsidRDefault="00000000" w:rsidRPr="00000000" w14:paraId="00000974">
      <w:pPr>
        <w:rPr/>
      </w:pPr>
      <w:r w:rsidDel="00000000" w:rsidR="00000000" w:rsidRPr="00000000">
        <w:rPr>
          <w:rtl w:val="0"/>
        </w:rPr>
        <w:t xml:space="preserve">  customer_id       BIGINT UNSIGNED NULL,</w:t>
      </w:r>
    </w:p>
    <w:p w:rsidR="00000000" w:rsidDel="00000000" w:rsidP="00000000" w:rsidRDefault="00000000" w:rsidRPr="00000000" w14:paraId="00000975">
      <w:pPr>
        <w:rPr/>
      </w:pPr>
      <w:r w:rsidDel="00000000" w:rsidR="00000000" w:rsidRPr="00000000">
        <w:rPr>
          <w:rtl w:val="0"/>
        </w:rPr>
        <w:t xml:space="preserve">  request_type      ENUM('PERSONALIZED','SIMILAR_WORKSPACE') NOT NULL,</w:t>
      </w:r>
    </w:p>
    <w:p w:rsidR="00000000" w:rsidDel="00000000" w:rsidP="00000000" w:rsidRDefault="00000000" w:rsidRPr="00000000" w14:paraId="00000976">
      <w:pPr>
        <w:rPr/>
      </w:pPr>
      <w:r w:rsidDel="00000000" w:rsidR="00000000" w:rsidRPr="00000000">
        <w:rPr>
          <w:rtl w:val="0"/>
        </w:rPr>
        <w:t xml:space="preserve">  seed_workspace_id BIGINT UNSIGNED NULL COMMENT 'M19-UC02',</w:t>
      </w:r>
    </w:p>
    <w:p w:rsidR="00000000" w:rsidDel="00000000" w:rsidP="00000000" w:rsidRDefault="00000000" w:rsidRPr="00000000" w14:paraId="00000977">
      <w:pPr>
        <w:rPr/>
      </w:pPr>
      <w:r w:rsidDel="00000000" w:rsidR="00000000" w:rsidRPr="00000000">
        <w:rPr>
          <w:rtl w:val="0"/>
        </w:rPr>
        <w:t xml:space="preserve">  context_json      JSON NULL COMMENT 'Bộ lọc cứng: vị trí, thời gian, còn chỗ (BR-27)',</w:t>
      </w:r>
    </w:p>
    <w:p w:rsidR="00000000" w:rsidDel="00000000" w:rsidP="00000000" w:rsidRDefault="00000000" w:rsidRPr="00000000" w14:paraId="00000978">
      <w:pPr>
        <w:rPr/>
      </w:pPr>
      <w:r w:rsidDel="00000000" w:rsidR="00000000" w:rsidRPr="00000000">
        <w:rPr>
          <w:rtl w:val="0"/>
        </w:rPr>
        <w:t xml:space="preserve">  algorithm_version VARCHAR(30)  NULL,</w:t>
      </w:r>
    </w:p>
    <w:p w:rsidR="00000000" w:rsidDel="00000000" w:rsidP="00000000" w:rsidRDefault="00000000" w:rsidRPr="00000000" w14:paraId="00000979">
      <w:pPr>
        <w:rPr/>
      </w:pPr>
      <w:r w:rsidDel="00000000" w:rsidR="00000000" w:rsidRPr="00000000">
        <w:rPr>
          <w:rtl w:val="0"/>
        </w:rPr>
        <w:t xml:space="preserve">  result_count      SMALLINT UNSIGNED NOT NULL DEFAULT 0,</w:t>
      </w:r>
    </w:p>
    <w:p w:rsidR="00000000" w:rsidDel="00000000" w:rsidP="00000000" w:rsidRDefault="00000000" w:rsidRPr="00000000" w14:paraId="0000097A">
      <w:pPr>
        <w:rPr/>
      </w:pPr>
      <w:r w:rsidDel="00000000" w:rsidR="00000000" w:rsidRPr="00000000">
        <w:rPr>
          <w:rtl w:val="0"/>
        </w:rPr>
        <w:t xml:space="preserve">  latency_ms        INT UNSIGNED NULL,</w:t>
      </w:r>
    </w:p>
    <w:p w:rsidR="00000000" w:rsidDel="00000000" w:rsidP="00000000" w:rsidRDefault="00000000" w:rsidRPr="00000000" w14:paraId="0000097B">
      <w:pPr>
        <w:rPr/>
      </w:pPr>
      <w:r w:rsidDel="00000000" w:rsidR="00000000" w:rsidRPr="00000000">
        <w:rPr>
          <w:rtl w:val="0"/>
        </w:rPr>
        <w:t xml:space="preserve">  created_at        DATETIME(3)  NOT NULL DEFAULT CURRENT_TIMESTAMP(3),</w:t>
      </w:r>
    </w:p>
    <w:p w:rsidR="00000000" w:rsidDel="00000000" w:rsidP="00000000" w:rsidRDefault="00000000" w:rsidRPr="00000000" w14:paraId="0000097C">
      <w:pPr>
        <w:rPr/>
      </w:pPr>
      <w:r w:rsidDel="00000000" w:rsidR="00000000" w:rsidRPr="00000000">
        <w:rPr>
          <w:rtl w:val="0"/>
        </w:rPr>
        <w:t xml:space="preserve">  PRIMARY KEY (id),</w:t>
      </w:r>
    </w:p>
    <w:p w:rsidR="00000000" w:rsidDel="00000000" w:rsidP="00000000" w:rsidRDefault="00000000" w:rsidRPr="00000000" w14:paraId="0000097D">
      <w:pPr>
        <w:rPr/>
      </w:pPr>
      <w:r w:rsidDel="00000000" w:rsidR="00000000" w:rsidRPr="00000000">
        <w:rPr>
          <w:rtl w:val="0"/>
        </w:rPr>
        <w:t xml:space="preserve">  KEY idx_rreq_customer_time (customer_id, created_at),</w:t>
      </w:r>
    </w:p>
    <w:p w:rsidR="00000000" w:rsidDel="00000000" w:rsidP="00000000" w:rsidRDefault="00000000" w:rsidRPr="00000000" w14:paraId="0000097E">
      <w:pPr>
        <w:rPr/>
      </w:pPr>
      <w:r w:rsidDel="00000000" w:rsidR="00000000" w:rsidRPr="00000000">
        <w:rPr>
          <w:rtl w:val="0"/>
        </w:rPr>
        <w:t xml:space="preserve">  CONSTRAINT fk_rreq_customer FOREIGN KEY (customer_id)       REFERENCES user_account (id) ON DELETE SET NULL,</w:t>
      </w:r>
    </w:p>
    <w:p w:rsidR="00000000" w:rsidDel="00000000" w:rsidP="00000000" w:rsidRDefault="00000000" w:rsidRPr="00000000" w14:paraId="0000097F">
      <w:pPr>
        <w:rPr/>
      </w:pPr>
      <w:r w:rsidDel="00000000" w:rsidR="00000000" w:rsidRPr="00000000">
        <w:rPr>
          <w:rtl w:val="0"/>
        </w:rPr>
        <w:t xml:space="preserve">  CONSTRAINT fk_rreq_seed_ws  FOREIGN KEY (seed_workspace_id) REFERENCES workspace (id)    ON DELETE SET NULL</w:t>
      </w:r>
    </w:p>
    <w:p w:rsidR="00000000" w:rsidDel="00000000" w:rsidP="00000000" w:rsidRDefault="00000000" w:rsidRPr="00000000" w14:paraId="00000980">
      <w:pPr>
        <w:rPr/>
      </w:pPr>
      <w:r w:rsidDel="00000000" w:rsidR="00000000" w:rsidRPr="00000000">
        <w:rPr>
          <w:rtl w:val="0"/>
        </w:rPr>
        <w:t xml:space="preserve">) ENGINE=InnoDB COMMENT='Lượt gọi gợi ý AI (M19-UC01/UC02).';</w:t>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rPr/>
      </w:pPr>
      <w:r w:rsidDel="00000000" w:rsidR="00000000" w:rsidRPr="00000000">
        <w:rPr>
          <w:rtl w:val="0"/>
        </w:rPr>
        <w:t xml:space="preserve">CREATE TABLE recommendation_result (</w:t>
      </w:r>
    </w:p>
    <w:p w:rsidR="00000000" w:rsidDel="00000000" w:rsidP="00000000" w:rsidRDefault="00000000" w:rsidRPr="00000000" w14:paraId="00000983">
      <w:pPr>
        <w:rPr/>
      </w:pPr>
      <w:r w:rsidDel="00000000" w:rsidR="00000000" w:rsidRPr="00000000">
        <w:rPr>
          <w:rtl w:val="0"/>
        </w:rPr>
        <w:t xml:space="preserve">  id              BIGINT UNSIGNED NOT NULL AUTO_INCREMENT,</w:t>
      </w:r>
    </w:p>
    <w:p w:rsidR="00000000" w:rsidDel="00000000" w:rsidP="00000000" w:rsidRDefault="00000000" w:rsidRPr="00000000" w14:paraId="00000984">
      <w:pPr>
        <w:rPr/>
      </w:pPr>
      <w:r w:rsidDel="00000000" w:rsidR="00000000" w:rsidRPr="00000000">
        <w:rPr>
          <w:rtl w:val="0"/>
        </w:rPr>
        <w:t xml:space="preserve">  request_id      BIGINT UNSIGNED NOT NULL,</w:t>
      </w:r>
    </w:p>
    <w:p w:rsidR="00000000" w:rsidDel="00000000" w:rsidP="00000000" w:rsidRDefault="00000000" w:rsidRPr="00000000" w14:paraId="00000985">
      <w:pPr>
        <w:rPr/>
      </w:pPr>
      <w:r w:rsidDel="00000000" w:rsidR="00000000" w:rsidRPr="00000000">
        <w:rPr>
          <w:rtl w:val="0"/>
        </w:rPr>
        <w:t xml:space="preserve">  workspace_id    BIGINT UNSIGNED NOT NULL,</w:t>
      </w:r>
    </w:p>
    <w:p w:rsidR="00000000" w:rsidDel="00000000" w:rsidP="00000000" w:rsidRDefault="00000000" w:rsidRPr="00000000" w14:paraId="00000986">
      <w:pPr>
        <w:rPr/>
      </w:pPr>
      <w:r w:rsidDel="00000000" w:rsidR="00000000" w:rsidRPr="00000000">
        <w:rPr>
          <w:rtl w:val="0"/>
        </w:rPr>
        <w:t xml:space="preserve">  rank_position   SMALLINT UNSIGNED NOT NULL,</w:t>
      </w:r>
    </w:p>
    <w:p w:rsidR="00000000" w:rsidDel="00000000" w:rsidP="00000000" w:rsidRDefault="00000000" w:rsidRPr="00000000" w14:paraId="00000987">
      <w:pPr>
        <w:rPr/>
      </w:pPr>
      <w:r w:rsidDel="00000000" w:rsidR="00000000" w:rsidRPr="00000000">
        <w:rPr>
          <w:rtl w:val="0"/>
        </w:rPr>
        <w:t xml:space="preserve">  score           DECIMAL(7,4) NOT NULL COMMENT 'M19-UC05',</w:t>
      </w:r>
    </w:p>
    <w:p w:rsidR="00000000" w:rsidDel="00000000" w:rsidP="00000000" w:rsidRDefault="00000000" w:rsidRPr="00000000" w14:paraId="00000988">
      <w:pPr>
        <w:rPr/>
      </w:pPr>
      <w:r w:rsidDel="00000000" w:rsidR="00000000" w:rsidRPr="00000000">
        <w:rPr>
          <w:rtl w:val="0"/>
        </w:rPr>
        <w:t xml:space="preserve">  score_breakdown JSON NULL COMMENT 'location_fit, budget_fit, amenity_fit, rating, history',</w:t>
      </w:r>
    </w:p>
    <w:p w:rsidR="00000000" w:rsidDel="00000000" w:rsidP="00000000" w:rsidRDefault="00000000" w:rsidRPr="00000000" w14:paraId="00000989">
      <w:pPr>
        <w:rPr/>
      </w:pPr>
      <w:r w:rsidDel="00000000" w:rsidR="00000000" w:rsidRPr="00000000">
        <w:rPr>
          <w:rtl w:val="0"/>
        </w:rPr>
        <w:t xml:space="preserve">  reason_text     VARCHAR(500) NULL,</w:t>
      </w:r>
    </w:p>
    <w:p w:rsidR="00000000" w:rsidDel="00000000" w:rsidP="00000000" w:rsidRDefault="00000000" w:rsidRPr="00000000" w14:paraId="0000098A">
      <w:pPr>
        <w:rPr/>
      </w:pPr>
      <w:r w:rsidDel="00000000" w:rsidR="00000000" w:rsidRPr="00000000">
        <w:rPr>
          <w:rtl w:val="0"/>
        </w:rPr>
        <w:t xml:space="preserve">  PRIMARY KEY (id),</w:t>
      </w:r>
    </w:p>
    <w:p w:rsidR="00000000" w:rsidDel="00000000" w:rsidP="00000000" w:rsidRDefault="00000000" w:rsidRPr="00000000" w14:paraId="0000098B">
      <w:pPr>
        <w:rPr/>
      </w:pPr>
      <w:r w:rsidDel="00000000" w:rsidR="00000000" w:rsidRPr="00000000">
        <w:rPr>
          <w:rtl w:val="0"/>
        </w:rPr>
        <w:t xml:space="preserve">  UNIQUE KEY uk_rres_request_ws (request_id, workspace_id),</w:t>
      </w:r>
    </w:p>
    <w:p w:rsidR="00000000" w:rsidDel="00000000" w:rsidP="00000000" w:rsidRDefault="00000000" w:rsidRPr="00000000" w14:paraId="0000098C">
      <w:pPr>
        <w:rPr/>
      </w:pPr>
      <w:r w:rsidDel="00000000" w:rsidR="00000000" w:rsidRPr="00000000">
        <w:rPr>
          <w:rtl w:val="0"/>
        </w:rPr>
        <w:t xml:space="preserve">  KEY idx_rres_request_rank (request_id, rank_position),</w:t>
      </w:r>
    </w:p>
    <w:p w:rsidR="00000000" w:rsidDel="00000000" w:rsidP="00000000" w:rsidRDefault="00000000" w:rsidRPr="00000000" w14:paraId="0000098D">
      <w:pPr>
        <w:rPr/>
      </w:pPr>
      <w:r w:rsidDel="00000000" w:rsidR="00000000" w:rsidRPr="00000000">
        <w:rPr>
          <w:rtl w:val="0"/>
        </w:rPr>
        <w:t xml:space="preserve">  CONSTRAINT fk_rres_request FOREIGN KEY (request_id)   REFERENCES recommendation_request (id) ON DELETE CASCADE,</w:t>
      </w:r>
    </w:p>
    <w:p w:rsidR="00000000" w:rsidDel="00000000" w:rsidP="00000000" w:rsidRDefault="00000000" w:rsidRPr="00000000" w14:paraId="0000098E">
      <w:pPr>
        <w:rPr/>
      </w:pPr>
      <w:r w:rsidDel="00000000" w:rsidR="00000000" w:rsidRPr="00000000">
        <w:rPr>
          <w:rtl w:val="0"/>
        </w:rPr>
        <w:t xml:space="preserve">  CONSTRAINT fk_rres_ws      FOREIGN KEY (workspace_id) REFERENCES workspace (id)              ON DELETE CASCADE</w:t>
      </w:r>
    </w:p>
    <w:p w:rsidR="00000000" w:rsidDel="00000000" w:rsidP="00000000" w:rsidRDefault="00000000" w:rsidRPr="00000000" w14:paraId="0000098F">
      <w:pPr>
        <w:rPr/>
      </w:pPr>
      <w:r w:rsidDel="00000000" w:rsidR="00000000" w:rsidRPr="00000000">
        <w:rPr>
          <w:rtl w:val="0"/>
        </w:rPr>
        <w:t xml:space="preserve">) ENGINE=InnoDB COMMENT='Danh sách workspace được gợi ý kèm điểm số.';</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t xml:space="preserve">CREATE TABLE recommendation_event (</w:t>
      </w:r>
    </w:p>
    <w:p w:rsidR="00000000" w:rsidDel="00000000" w:rsidP="00000000" w:rsidRDefault="00000000" w:rsidRPr="00000000" w14:paraId="00000992">
      <w:pPr>
        <w:rPr/>
      </w:pPr>
      <w:r w:rsidDel="00000000" w:rsidR="00000000" w:rsidRPr="00000000">
        <w:rPr>
          <w:rtl w:val="0"/>
        </w:rPr>
        <w:t xml:space="preserve">  id              BIGINT UNSIGNED NOT NULL AUTO_INCREMENT,</w:t>
      </w:r>
    </w:p>
    <w:p w:rsidR="00000000" w:rsidDel="00000000" w:rsidP="00000000" w:rsidRDefault="00000000" w:rsidRPr="00000000" w14:paraId="00000993">
      <w:pPr>
        <w:rPr/>
      </w:pPr>
      <w:r w:rsidDel="00000000" w:rsidR="00000000" w:rsidRPr="00000000">
        <w:rPr>
          <w:rtl w:val="0"/>
        </w:rPr>
        <w:t xml:space="preserve">  result_id       BIGINT UNSIGNED NULL,</w:t>
      </w:r>
    </w:p>
    <w:p w:rsidR="00000000" w:rsidDel="00000000" w:rsidP="00000000" w:rsidRDefault="00000000" w:rsidRPr="00000000" w14:paraId="00000994">
      <w:pPr>
        <w:rPr/>
      </w:pPr>
      <w:r w:rsidDel="00000000" w:rsidR="00000000" w:rsidRPr="00000000">
        <w:rPr>
          <w:rtl w:val="0"/>
        </w:rPr>
        <w:t xml:space="preserve">  request_id      BIGINT UNSIGNED NOT NULL,</w:t>
      </w:r>
    </w:p>
    <w:p w:rsidR="00000000" w:rsidDel="00000000" w:rsidP="00000000" w:rsidRDefault="00000000" w:rsidRPr="00000000" w14:paraId="00000995">
      <w:pPr>
        <w:rPr/>
      </w:pPr>
      <w:r w:rsidDel="00000000" w:rsidR="00000000" w:rsidRPr="00000000">
        <w:rPr>
          <w:rtl w:val="0"/>
        </w:rPr>
        <w:t xml:space="preserve">  customer_id     BIGINT UNSIGNED NULL,</w:t>
      </w:r>
    </w:p>
    <w:p w:rsidR="00000000" w:rsidDel="00000000" w:rsidP="00000000" w:rsidRDefault="00000000" w:rsidRPr="00000000" w14:paraId="00000996">
      <w:pPr>
        <w:rPr/>
      </w:pPr>
      <w:r w:rsidDel="00000000" w:rsidR="00000000" w:rsidRPr="00000000">
        <w:rPr>
          <w:rtl w:val="0"/>
        </w:rPr>
        <w:t xml:space="preserve">  workspace_id    BIGINT UNSIGNED NOT NULL,</w:t>
      </w:r>
    </w:p>
    <w:p w:rsidR="00000000" w:rsidDel="00000000" w:rsidP="00000000" w:rsidRDefault="00000000" w:rsidRPr="00000000" w14:paraId="00000997">
      <w:pPr>
        <w:rPr/>
      </w:pPr>
      <w:r w:rsidDel="00000000" w:rsidR="00000000" w:rsidRPr="00000000">
        <w:rPr>
          <w:rtl w:val="0"/>
        </w:rPr>
        <w:t xml:space="preserve">  event_type      ENUM('IMPRESSION','CLICK','FAVORITE','BOOKING','DISMISS') NOT NULL,</w:t>
      </w:r>
    </w:p>
    <w:p w:rsidR="00000000" w:rsidDel="00000000" w:rsidP="00000000" w:rsidRDefault="00000000" w:rsidRPr="00000000" w14:paraId="00000998">
      <w:pPr>
        <w:rPr/>
      </w:pPr>
      <w:r w:rsidDel="00000000" w:rsidR="00000000" w:rsidRPr="00000000">
        <w:rPr>
          <w:rtl w:val="0"/>
        </w:rPr>
        <w:t xml:space="preserve">  booking_id      BIGINT UNSIGNED NULL,</w:t>
      </w:r>
    </w:p>
    <w:p w:rsidR="00000000" w:rsidDel="00000000" w:rsidP="00000000" w:rsidRDefault="00000000" w:rsidRPr="00000000" w14:paraId="00000999">
      <w:pPr>
        <w:rPr/>
      </w:pPr>
      <w:r w:rsidDel="00000000" w:rsidR="00000000" w:rsidRPr="00000000">
        <w:rPr>
          <w:rtl w:val="0"/>
        </w:rPr>
        <w:t xml:space="preserve">  occurred_at     DATETIME(3)  NOT NULL DEFAULT CURRENT_TIMESTAMP(3),</w:t>
      </w:r>
    </w:p>
    <w:p w:rsidR="00000000" w:rsidDel="00000000" w:rsidP="00000000" w:rsidRDefault="00000000" w:rsidRPr="00000000" w14:paraId="0000099A">
      <w:pPr>
        <w:rPr/>
      </w:pPr>
      <w:r w:rsidDel="00000000" w:rsidR="00000000" w:rsidRPr="00000000">
        <w:rPr>
          <w:rtl w:val="0"/>
        </w:rPr>
        <w:t xml:space="preserve">  PRIMARY KEY (id),</w:t>
      </w:r>
    </w:p>
    <w:p w:rsidR="00000000" w:rsidDel="00000000" w:rsidP="00000000" w:rsidRDefault="00000000" w:rsidRPr="00000000" w14:paraId="0000099B">
      <w:pPr>
        <w:rPr/>
      </w:pPr>
      <w:r w:rsidDel="00000000" w:rsidR="00000000" w:rsidRPr="00000000">
        <w:rPr>
          <w:rtl w:val="0"/>
        </w:rPr>
        <w:t xml:space="preserve">  KEY idx_revt_request (request_id, event_type),</w:t>
      </w:r>
    </w:p>
    <w:p w:rsidR="00000000" w:rsidDel="00000000" w:rsidP="00000000" w:rsidRDefault="00000000" w:rsidRPr="00000000" w14:paraId="0000099C">
      <w:pPr>
        <w:rPr/>
      </w:pPr>
      <w:r w:rsidDel="00000000" w:rsidR="00000000" w:rsidRPr="00000000">
        <w:rPr>
          <w:rtl w:val="0"/>
        </w:rPr>
        <w:t xml:space="preserve">  KEY idx_revt_time (occurred_at, event_type),</w:t>
      </w:r>
    </w:p>
    <w:p w:rsidR="00000000" w:rsidDel="00000000" w:rsidP="00000000" w:rsidRDefault="00000000" w:rsidRPr="00000000" w14:paraId="0000099D">
      <w:pPr>
        <w:rPr/>
      </w:pPr>
      <w:r w:rsidDel="00000000" w:rsidR="00000000" w:rsidRPr="00000000">
        <w:rPr>
          <w:rtl w:val="0"/>
        </w:rPr>
        <w:t xml:space="preserve">  CONSTRAINT fk_revt_result  FOREIGN KEY (result_id)  REFERENCES recommendation_result (id)  ON DELETE CASCADE,</w:t>
      </w:r>
    </w:p>
    <w:p w:rsidR="00000000" w:rsidDel="00000000" w:rsidP="00000000" w:rsidRDefault="00000000" w:rsidRPr="00000000" w14:paraId="0000099E">
      <w:pPr>
        <w:rPr/>
      </w:pPr>
      <w:r w:rsidDel="00000000" w:rsidR="00000000" w:rsidRPr="00000000">
        <w:rPr>
          <w:rtl w:val="0"/>
        </w:rPr>
        <w:t xml:space="preserve">  CONSTRAINT fk_revt_request FOREIGN KEY (request_id) REFERENCES recommendation_request (id) ON DELETE CASCADE</w:t>
      </w:r>
    </w:p>
    <w:p w:rsidR="00000000" w:rsidDel="00000000" w:rsidP="00000000" w:rsidRDefault="00000000" w:rsidRPr="00000000" w14:paraId="0000099F">
      <w:pPr>
        <w:rPr/>
      </w:pPr>
      <w:r w:rsidDel="00000000" w:rsidR="00000000" w:rsidRPr="00000000">
        <w:rPr>
          <w:rtl w:val="0"/>
        </w:rPr>
        <w:t xml:space="preserve">) ENGINE=InnoDB COMMENT='Sự kiện đo hiệu quả gợi ý - CTR/CVR (M19-UC06).';</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CREATE TABLE workspace_similarity (</w:t>
      </w:r>
    </w:p>
    <w:p w:rsidR="00000000" w:rsidDel="00000000" w:rsidP="00000000" w:rsidRDefault="00000000" w:rsidRPr="00000000" w14:paraId="000009A2">
      <w:pPr>
        <w:rPr/>
      </w:pPr>
      <w:r w:rsidDel="00000000" w:rsidR="00000000" w:rsidRPr="00000000">
        <w:rPr>
          <w:rtl w:val="0"/>
        </w:rPr>
        <w:t xml:space="preserve">  workspace_id          BIGINT UNSIGNED NOT NULL,</w:t>
      </w:r>
    </w:p>
    <w:p w:rsidR="00000000" w:rsidDel="00000000" w:rsidP="00000000" w:rsidRDefault="00000000" w:rsidRPr="00000000" w14:paraId="000009A3">
      <w:pPr>
        <w:rPr/>
      </w:pPr>
      <w:r w:rsidDel="00000000" w:rsidR="00000000" w:rsidRPr="00000000">
        <w:rPr>
          <w:rtl w:val="0"/>
        </w:rPr>
        <w:t xml:space="preserve">  similar_workspace_id  BIGINT UNSIGNED NOT NULL,</w:t>
      </w:r>
    </w:p>
    <w:p w:rsidR="00000000" w:rsidDel="00000000" w:rsidP="00000000" w:rsidRDefault="00000000" w:rsidRPr="00000000" w14:paraId="000009A4">
      <w:pPr>
        <w:rPr/>
      </w:pPr>
      <w:r w:rsidDel="00000000" w:rsidR="00000000" w:rsidRPr="00000000">
        <w:rPr>
          <w:rtl w:val="0"/>
        </w:rPr>
        <w:t xml:space="preserve">  similarity_score      DECIMAL(7,4) NOT NULL,</w:t>
      </w:r>
    </w:p>
    <w:p w:rsidR="00000000" w:rsidDel="00000000" w:rsidP="00000000" w:rsidRDefault="00000000" w:rsidRPr="00000000" w14:paraId="000009A5">
      <w:pPr>
        <w:rPr/>
      </w:pPr>
      <w:r w:rsidDel="00000000" w:rsidR="00000000" w:rsidRPr="00000000">
        <w:rPr>
          <w:rtl w:val="0"/>
        </w:rPr>
        <w:t xml:space="preserve">  computed_at           DATETIME(3)  NOT NULL DEFAULT CURRENT_TIMESTAMP(3),</w:t>
      </w:r>
    </w:p>
    <w:p w:rsidR="00000000" w:rsidDel="00000000" w:rsidP="00000000" w:rsidRDefault="00000000" w:rsidRPr="00000000" w14:paraId="000009A6">
      <w:pPr>
        <w:rPr/>
      </w:pPr>
      <w:r w:rsidDel="00000000" w:rsidR="00000000" w:rsidRPr="00000000">
        <w:rPr>
          <w:rtl w:val="0"/>
        </w:rPr>
        <w:t xml:space="preserve">  PRIMARY KEY (workspace_id, similar_workspace_id),</w:t>
      </w:r>
    </w:p>
    <w:p w:rsidR="00000000" w:rsidDel="00000000" w:rsidP="00000000" w:rsidRDefault="00000000" w:rsidRPr="00000000" w14:paraId="000009A7">
      <w:pPr>
        <w:rPr/>
      </w:pPr>
      <w:r w:rsidDel="00000000" w:rsidR="00000000" w:rsidRPr="00000000">
        <w:rPr>
          <w:rtl w:val="0"/>
        </w:rPr>
        <w:t xml:space="preserve">  KEY idx_wsim_score (workspace_id, similarity_score),</w:t>
      </w:r>
    </w:p>
    <w:p w:rsidR="00000000" w:rsidDel="00000000" w:rsidP="00000000" w:rsidRDefault="00000000" w:rsidRPr="00000000" w14:paraId="000009A8">
      <w:pPr>
        <w:rPr/>
      </w:pPr>
      <w:r w:rsidDel="00000000" w:rsidR="00000000" w:rsidRPr="00000000">
        <w:rPr>
          <w:rtl w:val="0"/>
        </w:rPr>
        <w:t xml:space="preserve">  CONSTRAINT fk_wsim_ws      FOREIGN KEY (workspace_id)         REFERENCES workspace (id) ON DELETE CASCADE,</w:t>
      </w:r>
    </w:p>
    <w:p w:rsidR="00000000" w:rsidDel="00000000" w:rsidP="00000000" w:rsidRDefault="00000000" w:rsidRPr="00000000" w14:paraId="000009A9">
      <w:pPr>
        <w:rPr/>
      </w:pPr>
      <w:r w:rsidDel="00000000" w:rsidR="00000000" w:rsidRPr="00000000">
        <w:rPr>
          <w:rtl w:val="0"/>
        </w:rPr>
        <w:t xml:space="preserve">  CONSTRAINT fk_wsim_similar FOREIGN KEY (similar_workspace_id) REFERENCES workspace (id) ON DELETE CASCADE,</w:t>
      </w:r>
    </w:p>
    <w:p w:rsidR="00000000" w:rsidDel="00000000" w:rsidP="00000000" w:rsidRDefault="00000000" w:rsidRPr="00000000" w14:paraId="000009AA">
      <w:pPr>
        <w:rPr/>
      </w:pPr>
      <w:r w:rsidDel="00000000" w:rsidR="00000000" w:rsidRPr="00000000">
        <w:rPr>
          <w:rtl w:val="0"/>
        </w:rPr>
        <w:t xml:space="preserve">  CONSTRAINT ck_wsim_diff CHECK (workspace_id &lt;&gt; similar_workspace_id)</w:t>
      </w:r>
    </w:p>
    <w:p w:rsidR="00000000" w:rsidDel="00000000" w:rsidP="00000000" w:rsidRDefault="00000000" w:rsidRPr="00000000" w14:paraId="000009AB">
      <w:pPr>
        <w:rPr/>
      </w:pPr>
      <w:r w:rsidDel="00000000" w:rsidR="00000000" w:rsidRPr="00000000">
        <w:rPr>
          <w:rtl w:val="0"/>
        </w:rPr>
        <w:t xml:space="preserve">) ENGINE=InnoDB COMMENT='Ma trận workspace tương tự (M19-UC02).';</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 =============================================================================</w:t>
      </w:r>
    </w:p>
    <w:p w:rsidR="00000000" w:rsidDel="00000000" w:rsidP="00000000" w:rsidRDefault="00000000" w:rsidRPr="00000000" w14:paraId="000009AE">
      <w:pPr>
        <w:rPr/>
      </w:pPr>
      <w:r w:rsidDel="00000000" w:rsidR="00000000" w:rsidRPr="00000000">
        <w:rPr>
          <w:rtl w:val="0"/>
        </w:rPr>
        <w:t xml:space="preserve">-- SRS 3.20 — AI SERVICES (AI Chatbot)</w:t>
      </w:r>
    </w:p>
    <w:p w:rsidR="00000000" w:rsidDel="00000000" w:rsidP="00000000" w:rsidRDefault="00000000" w:rsidRPr="00000000" w14:paraId="000009AF">
      <w:pPr>
        <w:rPr/>
      </w:pPr>
      <w:r w:rsidDel="00000000" w:rsidR="00000000" w:rsidRPr="00000000">
        <w:rPr>
          <w:rtl w:val="0"/>
        </w:rPr>
        <w:t xml:space="preserve">-- =============================================================================</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t xml:space="preserve">CREATE TABLE chatbot_conversation (</w:t>
      </w:r>
    </w:p>
    <w:p w:rsidR="00000000" w:rsidDel="00000000" w:rsidP="00000000" w:rsidRDefault="00000000" w:rsidRPr="00000000" w14:paraId="000009B2">
      <w:pPr>
        <w:rPr/>
      </w:pPr>
      <w:r w:rsidDel="00000000" w:rsidR="00000000" w:rsidRPr="00000000">
        <w:rPr>
          <w:rtl w:val="0"/>
        </w:rPr>
        <w:t xml:space="preserve">  id            BIGINT UNSIGNED NOT NULL AUTO_INCREMENT,</w:t>
      </w:r>
    </w:p>
    <w:p w:rsidR="00000000" w:rsidDel="00000000" w:rsidP="00000000" w:rsidRDefault="00000000" w:rsidRPr="00000000" w14:paraId="000009B3">
      <w:pPr>
        <w:rPr/>
      </w:pPr>
      <w:r w:rsidDel="00000000" w:rsidR="00000000" w:rsidRPr="00000000">
        <w:rPr>
          <w:rtl w:val="0"/>
        </w:rPr>
        <w:t xml:space="preserve">  user_id       BIGINT UNSIGNED NULL COMMENT 'NULL = khách vãng lai',</w:t>
      </w:r>
    </w:p>
    <w:p w:rsidR="00000000" w:rsidDel="00000000" w:rsidP="00000000" w:rsidRDefault="00000000" w:rsidRPr="00000000" w14:paraId="000009B4">
      <w:pPr>
        <w:rPr/>
      </w:pPr>
      <w:r w:rsidDel="00000000" w:rsidR="00000000" w:rsidRPr="00000000">
        <w:rPr>
          <w:rtl w:val="0"/>
        </w:rPr>
        <w:t xml:space="preserve">  session_key   CHAR(36)     NOT NULL,</w:t>
      </w:r>
    </w:p>
    <w:p w:rsidR="00000000" w:rsidDel="00000000" w:rsidP="00000000" w:rsidRDefault="00000000" w:rsidRPr="00000000" w14:paraId="000009B5">
      <w:pPr>
        <w:rPr/>
      </w:pPr>
      <w:r w:rsidDel="00000000" w:rsidR="00000000" w:rsidRPr="00000000">
        <w:rPr>
          <w:rtl w:val="0"/>
        </w:rPr>
        <w:t xml:space="preserve">  channel       ENUM('WEB','MOBILE') NOT NULL DEFAULT 'WEB',</w:t>
      </w:r>
    </w:p>
    <w:p w:rsidR="00000000" w:rsidDel="00000000" w:rsidP="00000000" w:rsidRDefault="00000000" w:rsidRPr="00000000" w14:paraId="000009B6">
      <w:pPr>
        <w:rPr/>
      </w:pPr>
      <w:r w:rsidDel="00000000" w:rsidR="00000000" w:rsidRPr="00000000">
        <w:rPr>
          <w:rtl w:val="0"/>
        </w:rPr>
        <w:t xml:space="preserve">  locale        ENUM('vi','en') NOT NULL DEFAULT 'vi',</w:t>
      </w:r>
    </w:p>
    <w:p w:rsidR="00000000" w:rsidDel="00000000" w:rsidP="00000000" w:rsidRDefault="00000000" w:rsidRPr="00000000" w14:paraId="000009B7">
      <w:pPr>
        <w:rPr/>
      </w:pPr>
      <w:r w:rsidDel="00000000" w:rsidR="00000000" w:rsidRPr="00000000">
        <w:rPr>
          <w:rtl w:val="0"/>
        </w:rPr>
        <w:t xml:space="preserve">  status        ENUM('OPEN','CLOSED','ESCALATED') NOT NULL DEFAULT 'OPEN',</w:t>
      </w:r>
    </w:p>
    <w:p w:rsidR="00000000" w:rsidDel="00000000" w:rsidP="00000000" w:rsidRDefault="00000000" w:rsidRPr="00000000" w14:paraId="000009B8">
      <w:pPr>
        <w:rPr/>
      </w:pPr>
      <w:r w:rsidDel="00000000" w:rsidR="00000000" w:rsidRPr="00000000">
        <w:rPr>
          <w:rtl w:val="0"/>
        </w:rPr>
        <w:t xml:space="preserve">  started_at    DATETIME(3)  NOT NULL DEFAULT CURRENT_TIMESTAMP(3),</w:t>
      </w:r>
    </w:p>
    <w:p w:rsidR="00000000" w:rsidDel="00000000" w:rsidP="00000000" w:rsidRDefault="00000000" w:rsidRPr="00000000" w14:paraId="000009B9">
      <w:pPr>
        <w:rPr/>
      </w:pPr>
      <w:r w:rsidDel="00000000" w:rsidR="00000000" w:rsidRPr="00000000">
        <w:rPr>
          <w:rtl w:val="0"/>
        </w:rPr>
        <w:t xml:space="preserve">  ended_at      DATETIME(3)  NULL,</w:t>
      </w:r>
    </w:p>
    <w:p w:rsidR="00000000" w:rsidDel="00000000" w:rsidP="00000000" w:rsidRDefault="00000000" w:rsidRPr="00000000" w14:paraId="000009BA">
      <w:pPr>
        <w:rPr/>
      </w:pPr>
      <w:r w:rsidDel="00000000" w:rsidR="00000000" w:rsidRPr="00000000">
        <w:rPr>
          <w:rtl w:val="0"/>
        </w:rPr>
        <w:t xml:space="preserve">  PRIMARY KEY (id),</w:t>
      </w:r>
    </w:p>
    <w:p w:rsidR="00000000" w:rsidDel="00000000" w:rsidP="00000000" w:rsidRDefault="00000000" w:rsidRPr="00000000" w14:paraId="000009BB">
      <w:pPr>
        <w:rPr/>
      </w:pPr>
      <w:r w:rsidDel="00000000" w:rsidR="00000000" w:rsidRPr="00000000">
        <w:rPr>
          <w:rtl w:val="0"/>
        </w:rPr>
        <w:t xml:space="preserve">  UNIQUE KEY uk_cc_session (session_key),</w:t>
      </w:r>
    </w:p>
    <w:p w:rsidR="00000000" w:rsidDel="00000000" w:rsidP="00000000" w:rsidRDefault="00000000" w:rsidRPr="00000000" w14:paraId="000009BC">
      <w:pPr>
        <w:rPr/>
      </w:pPr>
      <w:r w:rsidDel="00000000" w:rsidR="00000000" w:rsidRPr="00000000">
        <w:rPr>
          <w:rtl w:val="0"/>
        </w:rPr>
        <w:t xml:space="preserve">  KEY idx_cc_user (user_id, started_at),</w:t>
      </w:r>
    </w:p>
    <w:p w:rsidR="00000000" w:rsidDel="00000000" w:rsidP="00000000" w:rsidRDefault="00000000" w:rsidRPr="00000000" w14:paraId="000009BD">
      <w:pPr>
        <w:rPr/>
      </w:pPr>
      <w:r w:rsidDel="00000000" w:rsidR="00000000" w:rsidRPr="00000000">
        <w:rPr>
          <w:rtl w:val="0"/>
        </w:rPr>
        <w:t xml:space="preserve">  CONSTRAINT fk_cc_user FOREIGN KEY (user_id) REFERENCES user_account (id) ON DELETE SET NULL</w:t>
      </w:r>
    </w:p>
    <w:p w:rsidR="00000000" w:rsidDel="00000000" w:rsidP="00000000" w:rsidRDefault="00000000" w:rsidRPr="00000000" w14:paraId="000009BE">
      <w:pPr>
        <w:rPr/>
      </w:pPr>
      <w:r w:rsidDel="00000000" w:rsidR="00000000" w:rsidRPr="00000000">
        <w:rPr>
          <w:rtl w:val="0"/>
        </w:rPr>
        <w:t xml:space="preserve">) ENGINE=InnoDB COMMENT='Phiên hội thoại AI Chatbot (SRS 3.20.1).';</w:t>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t xml:space="preserve">CREATE TABLE chatbot_message (</w:t>
      </w:r>
    </w:p>
    <w:p w:rsidR="00000000" w:rsidDel="00000000" w:rsidP="00000000" w:rsidRDefault="00000000" w:rsidRPr="00000000" w14:paraId="000009C1">
      <w:pPr>
        <w:rPr/>
      </w:pPr>
      <w:r w:rsidDel="00000000" w:rsidR="00000000" w:rsidRPr="00000000">
        <w:rPr>
          <w:rtl w:val="0"/>
        </w:rPr>
        <w:t xml:space="preserve">  id                BIGINT UNSIGNED NOT NULL AUTO_INCREMENT,</w:t>
      </w:r>
    </w:p>
    <w:p w:rsidR="00000000" w:rsidDel="00000000" w:rsidP="00000000" w:rsidRDefault="00000000" w:rsidRPr="00000000" w14:paraId="000009C2">
      <w:pPr>
        <w:rPr/>
      </w:pPr>
      <w:r w:rsidDel="00000000" w:rsidR="00000000" w:rsidRPr="00000000">
        <w:rPr>
          <w:rtl w:val="0"/>
        </w:rPr>
        <w:t xml:space="preserve">  conversation_id   BIGINT UNSIGNED NOT NULL,</w:t>
      </w:r>
    </w:p>
    <w:p w:rsidR="00000000" w:rsidDel="00000000" w:rsidP="00000000" w:rsidRDefault="00000000" w:rsidRPr="00000000" w14:paraId="000009C3">
      <w:pPr>
        <w:rPr/>
      </w:pPr>
      <w:r w:rsidDel="00000000" w:rsidR="00000000" w:rsidRPr="00000000">
        <w:rPr>
          <w:rtl w:val="0"/>
        </w:rPr>
        <w:t xml:space="preserve">  sender            ENUM('USER','BOT','SYSTEM') NOT NULL,</w:t>
      </w:r>
    </w:p>
    <w:p w:rsidR="00000000" w:rsidDel="00000000" w:rsidP="00000000" w:rsidRDefault="00000000" w:rsidRPr="00000000" w14:paraId="000009C4">
      <w:pPr>
        <w:rPr/>
      </w:pPr>
      <w:r w:rsidDel="00000000" w:rsidR="00000000" w:rsidRPr="00000000">
        <w:rPr>
          <w:rtl w:val="0"/>
        </w:rPr>
        <w:t xml:space="preserve">  content           TEXT         NOT NULL,</w:t>
      </w:r>
    </w:p>
    <w:p w:rsidR="00000000" w:rsidDel="00000000" w:rsidP="00000000" w:rsidRDefault="00000000" w:rsidRPr="00000000" w14:paraId="000009C5">
      <w:pPr>
        <w:rPr/>
      </w:pPr>
      <w:r w:rsidDel="00000000" w:rsidR="00000000" w:rsidRPr="00000000">
        <w:rPr>
          <w:rtl w:val="0"/>
        </w:rPr>
        <w:t xml:space="preserve">  intent            VARCHAR(100) NULL,</w:t>
      </w:r>
    </w:p>
    <w:p w:rsidR="00000000" w:rsidDel="00000000" w:rsidP="00000000" w:rsidRDefault="00000000" w:rsidRPr="00000000" w14:paraId="000009C6">
      <w:pPr>
        <w:rPr/>
      </w:pPr>
      <w:r w:rsidDel="00000000" w:rsidR="00000000" w:rsidRPr="00000000">
        <w:rPr>
          <w:rtl w:val="0"/>
        </w:rPr>
        <w:t xml:space="preserve">  confidence        DECIMAL(5,4) NULL,</w:t>
      </w:r>
    </w:p>
    <w:p w:rsidR="00000000" w:rsidDel="00000000" w:rsidP="00000000" w:rsidRDefault="00000000" w:rsidRPr="00000000" w14:paraId="000009C7">
      <w:pPr>
        <w:rPr/>
      </w:pPr>
      <w:r w:rsidDel="00000000" w:rsidR="00000000" w:rsidRPr="00000000">
        <w:rPr>
          <w:rtl w:val="0"/>
        </w:rPr>
        <w:t xml:space="preserve">  referenced_workspace_id BIGINT UNSIGNED NULL,</w:t>
      </w:r>
    </w:p>
    <w:p w:rsidR="00000000" w:rsidDel="00000000" w:rsidP="00000000" w:rsidRDefault="00000000" w:rsidRPr="00000000" w14:paraId="000009C8">
      <w:pPr>
        <w:rPr/>
      </w:pPr>
      <w:r w:rsidDel="00000000" w:rsidR="00000000" w:rsidRPr="00000000">
        <w:rPr>
          <w:rtl w:val="0"/>
        </w:rPr>
        <w:t xml:space="preserve">  response_time_ms  INT UNSIGNED NULL COMMENT 'NFR 4.2.1: &lt; 2s',</w:t>
      </w:r>
    </w:p>
    <w:p w:rsidR="00000000" w:rsidDel="00000000" w:rsidP="00000000" w:rsidRDefault="00000000" w:rsidRPr="00000000" w14:paraId="000009C9">
      <w:pPr>
        <w:rPr/>
      </w:pPr>
      <w:r w:rsidDel="00000000" w:rsidR="00000000" w:rsidRPr="00000000">
        <w:rPr>
          <w:rtl w:val="0"/>
        </w:rPr>
        <w:t xml:space="preserve">  created_at        DATETIME(3)  NOT NULL DEFAULT CURRENT_TIMESTAMP(3),</w:t>
      </w:r>
    </w:p>
    <w:p w:rsidR="00000000" w:rsidDel="00000000" w:rsidP="00000000" w:rsidRDefault="00000000" w:rsidRPr="00000000" w14:paraId="000009CA">
      <w:pPr>
        <w:rPr/>
      </w:pPr>
      <w:r w:rsidDel="00000000" w:rsidR="00000000" w:rsidRPr="00000000">
        <w:rPr>
          <w:rtl w:val="0"/>
        </w:rPr>
        <w:t xml:space="preserve">  PRIMARY KEY (id),</w:t>
      </w:r>
    </w:p>
    <w:p w:rsidR="00000000" w:rsidDel="00000000" w:rsidP="00000000" w:rsidRDefault="00000000" w:rsidRPr="00000000" w14:paraId="000009CB">
      <w:pPr>
        <w:rPr/>
      </w:pPr>
      <w:r w:rsidDel="00000000" w:rsidR="00000000" w:rsidRPr="00000000">
        <w:rPr>
          <w:rtl w:val="0"/>
        </w:rPr>
        <w:t xml:space="preserve">  KEY idx_cm_conversation (conversation_id, created_at),</w:t>
      </w:r>
    </w:p>
    <w:p w:rsidR="00000000" w:rsidDel="00000000" w:rsidP="00000000" w:rsidRDefault="00000000" w:rsidRPr="00000000" w14:paraId="000009CC">
      <w:pPr>
        <w:rPr/>
      </w:pPr>
      <w:r w:rsidDel="00000000" w:rsidR="00000000" w:rsidRPr="00000000">
        <w:rPr>
          <w:rtl w:val="0"/>
        </w:rPr>
        <w:t xml:space="preserve">  CONSTRAINT fk_cm_conversation FOREIGN KEY (conversation_id) REFERENCES chatbot_conversation (id) ON DELETE CASCADE,</w:t>
      </w:r>
    </w:p>
    <w:p w:rsidR="00000000" w:rsidDel="00000000" w:rsidP="00000000" w:rsidRDefault="00000000" w:rsidRPr="00000000" w14:paraId="000009CD">
      <w:pPr>
        <w:rPr/>
      </w:pPr>
      <w:r w:rsidDel="00000000" w:rsidR="00000000" w:rsidRPr="00000000">
        <w:rPr>
          <w:rtl w:val="0"/>
        </w:rPr>
        <w:t xml:space="preserve">  CONSTRAINT fk_cm_ws           FOREIGN KEY (referenced_workspace_id) REFERENCES workspace (id)    ON DELETE SET NULL</w:t>
      </w:r>
    </w:p>
    <w:p w:rsidR="00000000" w:rsidDel="00000000" w:rsidP="00000000" w:rsidRDefault="00000000" w:rsidRPr="00000000" w14:paraId="000009CE">
      <w:pPr>
        <w:rPr/>
      </w:pPr>
      <w:r w:rsidDel="00000000" w:rsidR="00000000" w:rsidRPr="00000000">
        <w:rPr>
          <w:rtl w:val="0"/>
        </w:rPr>
        <w:t xml:space="preserve">) ENGINE=InnoDB COMMENT='Tin nhắn trong hội thoại chatbot.';</w:t>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t xml:space="preserve">-- =============================================================================</w:t>
      </w:r>
    </w:p>
    <w:p w:rsidR="00000000" w:rsidDel="00000000" w:rsidP="00000000" w:rsidRDefault="00000000" w:rsidRPr="00000000" w14:paraId="000009D1">
      <w:pPr>
        <w:rPr/>
      </w:pPr>
      <w:r w:rsidDel="00000000" w:rsidR="00000000" w:rsidRPr="00000000">
        <w:rPr>
          <w:rtl w:val="0"/>
        </w:rPr>
        <w:t xml:space="preserve">-- DỮ LIỆU KHỞI TẠO TỐI THIỂU</w:t>
      </w:r>
    </w:p>
    <w:p w:rsidR="00000000" w:rsidDel="00000000" w:rsidP="00000000" w:rsidRDefault="00000000" w:rsidRPr="00000000" w14:paraId="000009D2">
      <w:pPr>
        <w:rPr/>
      </w:pPr>
      <w:r w:rsidDel="00000000" w:rsidR="00000000" w:rsidRPr="00000000">
        <w:rPr>
          <w:rtl w:val="0"/>
        </w:rPr>
        <w:t xml:space="preserve">-- =============================================================================</w:t>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t xml:space="preserve">INSERT INTO role (code, name, description, is_system) VALUES</w:t>
      </w:r>
    </w:p>
    <w:p w:rsidR="00000000" w:rsidDel="00000000" w:rsidP="00000000" w:rsidRDefault="00000000" w:rsidRPr="00000000" w14:paraId="000009D5">
      <w:pPr>
        <w:rPr/>
      </w:pPr>
      <w:r w:rsidDel="00000000" w:rsidR="00000000" w:rsidRPr="00000000">
        <w:rPr>
          <w:rtl w:val="0"/>
        </w:rPr>
        <w:t xml:space="preserve">  ('CUSTOMER',      'Customer',      'Khách hàng đặt chỗ',              1),</w:t>
      </w:r>
    </w:p>
    <w:p w:rsidR="00000000" w:rsidDel="00000000" w:rsidP="00000000" w:rsidRDefault="00000000" w:rsidRPr="00000000" w14:paraId="000009D6">
      <w:pPr>
        <w:rPr/>
      </w:pPr>
      <w:r w:rsidDel="00000000" w:rsidR="00000000" w:rsidRPr="00000000">
        <w:rPr>
          <w:rtl w:val="0"/>
        </w:rPr>
        <w:t xml:space="preserve">  ('ORGANIZER',     'Organizer',     'Đơn vị vận hành không gian',      1),</w:t>
      </w:r>
    </w:p>
    <w:p w:rsidR="00000000" w:rsidDel="00000000" w:rsidP="00000000" w:rsidRDefault="00000000" w:rsidRPr="00000000" w14:paraId="000009D7">
      <w:pPr>
        <w:rPr/>
      </w:pPr>
      <w:r w:rsidDel="00000000" w:rsidR="00000000" w:rsidRPr="00000000">
        <w:rPr>
          <w:rtl w:val="0"/>
        </w:rPr>
        <w:t xml:space="preserve">  ('ADMINISTRATOR', 'Administrator', 'Quản trị viên nền tảng',          1);</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t xml:space="preserve">INSERT INTO platform_setting (setting_key, setting_group, setting_value, data_type, description) VALUES</w:t>
      </w:r>
    </w:p>
    <w:p w:rsidR="00000000" w:rsidDel="00000000" w:rsidP="00000000" w:rsidRDefault="00000000" w:rsidRPr="00000000" w14:paraId="000009DA">
      <w:pPr>
        <w:rPr/>
      </w:pPr>
      <w:r w:rsidDel="00000000" w:rsidR="00000000" w:rsidRPr="00000000">
        <w:rPr>
          <w:rtl w:val="0"/>
        </w:rPr>
        <w:t xml:space="preserve">  ('booking.hold_minutes',            'BOOKING',  '10',  'INTEGER', 'BR-11: thời gian giữ chỗ tạm'),</w:t>
      </w:r>
    </w:p>
    <w:p w:rsidR="00000000" w:rsidDel="00000000" w:rsidP="00000000" w:rsidRDefault="00000000" w:rsidRPr="00000000" w14:paraId="000009DB">
      <w:pPr>
        <w:rPr/>
      </w:pPr>
      <w:r w:rsidDel="00000000" w:rsidR="00000000" w:rsidRPr="00000000">
        <w:rPr>
          <w:rtl w:val="0"/>
        </w:rPr>
        <w:t xml:space="preserve">  ('booking.payment_timeout_minutes', 'BOOKING',  '15',  'INTEGER', 'BR-14: hạn thanh toán'),</w:t>
      </w:r>
    </w:p>
    <w:p w:rsidR="00000000" w:rsidDel="00000000" w:rsidP="00000000" w:rsidRDefault="00000000" w:rsidRPr="00000000" w14:paraId="000009DC">
      <w:pPr>
        <w:rPr/>
      </w:pPr>
      <w:r w:rsidDel="00000000" w:rsidR="00000000" w:rsidRPr="00000000">
        <w:rPr>
          <w:rtl w:val="0"/>
        </w:rPr>
        <w:t xml:space="preserve">  ('checkin.window_before_minutes',   'CHECKIN',  '15',  'INTEGER', 'BR-16'),</w:t>
      </w:r>
    </w:p>
    <w:p w:rsidR="00000000" w:rsidDel="00000000" w:rsidP="00000000" w:rsidRDefault="00000000" w:rsidRPr="00000000" w14:paraId="000009DD">
      <w:pPr>
        <w:rPr/>
      </w:pPr>
      <w:r w:rsidDel="00000000" w:rsidR="00000000" w:rsidRPr="00000000">
        <w:rPr>
          <w:rtl w:val="0"/>
        </w:rPr>
        <w:t xml:space="preserve">  ('checkin.window_after_minutes',    'CHECKIN',  '30',  'INTEGER', 'BR-16'),</w:t>
      </w:r>
    </w:p>
    <w:p w:rsidR="00000000" w:rsidDel="00000000" w:rsidP="00000000" w:rsidRDefault="00000000" w:rsidRPr="00000000" w14:paraId="000009DE">
      <w:pPr>
        <w:rPr/>
      </w:pPr>
      <w:r w:rsidDel="00000000" w:rsidR="00000000" w:rsidRPr="00000000">
        <w:rPr>
          <w:rtl w:val="0"/>
        </w:rPr>
        <w:t xml:space="preserve">  ('dispute.freeze_window_minutes',   'DISPUTE',  '30',  'INTEGER', 'BR-33'),</w:t>
      </w:r>
    </w:p>
    <w:p w:rsidR="00000000" w:rsidDel="00000000" w:rsidP="00000000" w:rsidRDefault="00000000" w:rsidRPr="00000000" w14:paraId="000009DF">
      <w:pPr>
        <w:rPr/>
      </w:pPr>
      <w:r w:rsidDel="00000000" w:rsidR="00000000" w:rsidRPr="00000000">
        <w:rPr>
          <w:rtl w:val="0"/>
        </w:rPr>
        <w:t xml:space="preserve">  ('auth.max_failed_login',           'SECURITY', '5',   'INTEGER', 'BR-03'),</w:t>
      </w:r>
    </w:p>
    <w:p w:rsidR="00000000" w:rsidDel="00000000" w:rsidP="00000000" w:rsidRDefault="00000000" w:rsidRPr="00000000" w14:paraId="000009E0">
      <w:pPr>
        <w:rPr/>
      </w:pPr>
      <w:r w:rsidDel="00000000" w:rsidR="00000000" w:rsidRPr="00000000">
        <w:rPr>
          <w:rtl w:val="0"/>
        </w:rPr>
        <w:t xml:space="preserve">  ('security.rate_limit_per_minute',  'SECURITY', '5',   'INTEGER', 'BR-36'),</w:t>
      </w:r>
    </w:p>
    <w:p w:rsidR="00000000" w:rsidDel="00000000" w:rsidP="00000000" w:rsidRDefault="00000000" w:rsidRPr="00000000" w14:paraId="000009E1">
      <w:pPr>
        <w:rPr/>
      </w:pPr>
      <w:r w:rsidDel="00000000" w:rsidR="00000000" w:rsidRPr="00000000">
        <w:rPr>
          <w:rtl w:val="0"/>
        </w:rPr>
        <w:t xml:space="preserve">  ('upload.max_file_size_mb',         'STORAGE',  '5',   'INTEGER', 'BR-37'),</w:t>
      </w:r>
    </w:p>
    <w:p w:rsidR="00000000" w:rsidDel="00000000" w:rsidP="00000000" w:rsidRDefault="00000000" w:rsidRPr="00000000" w14:paraId="000009E2">
      <w:pPr>
        <w:rPr/>
      </w:pPr>
      <w:r w:rsidDel="00000000" w:rsidR="00000000" w:rsidRPr="00000000">
        <w:rPr>
          <w:rtl w:val="0"/>
        </w:rPr>
        <w:t xml:space="preserve">  ('audit.retention_days',            'AUDIT',    '180', 'INTEGER', 'CR12');</w:t>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rPr/>
      </w:pPr>
      <w:r w:rsidDel="00000000" w:rsidR="00000000" w:rsidRPr="00000000">
        <w:rPr>
          <w:rtl w:val="0"/>
        </w:rPr>
        <w:t xml:space="preserve">SET FOREIGN_KEY_CHECKS = 1;</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t xml:space="preserve">-- =============================================================================</w:t>
      </w:r>
    </w:p>
    <w:p w:rsidR="00000000" w:rsidDel="00000000" w:rsidP="00000000" w:rsidRDefault="00000000" w:rsidRPr="00000000" w14:paraId="000009E7">
      <w:pPr>
        <w:rPr/>
      </w:pPr>
      <w:r w:rsidDel="00000000" w:rsidR="00000000" w:rsidRPr="00000000">
        <w:rPr>
          <w:rtl w:val="0"/>
        </w:rPr>
        <w:t xml:space="preserve">-- HẾT — Tổng cộng 95 bảng</w:t>
      </w:r>
    </w:p>
    <w:p w:rsidR="00000000" w:rsidDel="00000000" w:rsidP="00000000" w:rsidRDefault="00000000" w:rsidRPr="00000000" w14:paraId="000009E8">
      <w:pPr>
        <w:rPr/>
      </w:pPr>
      <w:r w:rsidDel="00000000" w:rsidR="00000000" w:rsidRPr="00000000">
        <w:rPr>
          <w:rtl w:val="0"/>
        </w:rPr>
        <w:t xml:space="preserve">-- =============================================================================</w:t>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E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q765plcdyn" w:id="19"/>
      <w:bookmarkEnd w:id="19"/>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Giải thích từng bảng - Huy</w:t>
      </w:r>
      <w:r w:rsidDel="00000000" w:rsidR="00000000" w:rsidRPr="00000000">
        <w:rPr>
          <w:rtl w:val="0"/>
        </w:rPr>
      </w:r>
    </w:p>
    <w:p w:rsidR="00000000" w:rsidDel="00000000" w:rsidP="00000000" w:rsidRDefault="00000000" w:rsidRPr="00000000" w14:paraId="000009EC">
      <w:pPr>
        <w:rPr/>
      </w:pPr>
      <w:r w:rsidDel="00000000" w:rsidR="00000000" w:rsidRPr="00000000">
        <w:rPr>
          <w:rtl w:val="0"/>
        </w:rPr>
        <w:t xml:space="preserve">====================================================================================================</w:t>
      </w:r>
    </w:p>
    <w:p w:rsidR="00000000" w:rsidDel="00000000" w:rsidP="00000000" w:rsidRDefault="00000000" w:rsidRPr="00000000" w14:paraId="000009ED">
      <w:pPr>
        <w:rPr/>
      </w:pPr>
      <w:r w:rsidDel="00000000" w:rsidR="00000000" w:rsidRPr="00000000">
        <w:rPr>
          <w:rtl w:val="0"/>
        </w:rPr>
        <w:t xml:space="preserve">                            NEXSPACE — TỪ ĐIỂN DỮ LIỆU (DATA DICTIONARY)                            </w:t>
      </w:r>
    </w:p>
    <w:p w:rsidR="00000000" w:rsidDel="00000000" w:rsidP="00000000" w:rsidRDefault="00000000" w:rsidRPr="00000000" w14:paraId="000009EE">
      <w:pPr>
        <w:rPr/>
      </w:pPr>
      <w:r w:rsidDel="00000000" w:rsidR="00000000" w:rsidRPr="00000000">
        <w:rPr>
          <w:rtl w:val="0"/>
        </w:rPr>
        <w:t xml:space="preserve">                                  Hệ thống đặt chỗ coworking space                                  </w:t>
      </w:r>
    </w:p>
    <w:p w:rsidR="00000000" w:rsidDel="00000000" w:rsidP="00000000" w:rsidRDefault="00000000" w:rsidRPr="00000000" w14:paraId="000009EF">
      <w:pPr>
        <w:rPr/>
      </w:pPr>
      <w:r w:rsidDel="00000000" w:rsidR="00000000" w:rsidRPr="00000000">
        <w:rPr>
          <w:rtl w:val="0"/>
        </w:rPr>
        <w:t xml:space="preserve">====================================================================================================</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Nguồn suy dẫn : NexSpace_UML2.5_UseCase_Catalog.xlsx (277 UC / 19 module / 3 actor)</w:t>
      </w:r>
    </w:p>
    <w:p w:rsidR="00000000" w:rsidDel="00000000" w:rsidP="00000000" w:rsidRDefault="00000000" w:rsidRPr="00000000" w14:paraId="000009F2">
      <w:pPr>
        <w:rPr/>
      </w:pPr>
      <w:r w:rsidDel="00000000" w:rsidR="00000000" w:rsidRPr="00000000">
        <w:rPr>
          <w:rtl w:val="0"/>
        </w:rPr>
        <w:t xml:space="preserve">                Report3_Software Requirement Specification.docx (94 screens, BR-01..BR-38,</w:t>
      </w:r>
    </w:p>
    <w:p w:rsidR="00000000" w:rsidDel="00000000" w:rsidP="00000000" w:rsidRDefault="00000000" w:rsidRPr="00000000" w14:paraId="000009F3">
      <w:pPr>
        <w:rPr/>
      </w:pPr>
      <w:r w:rsidDel="00000000" w:rsidR="00000000" w:rsidRPr="00000000">
        <w:rPr>
          <w:rtl w:val="0"/>
        </w:rPr>
        <w:t xml:space="preserve">                CR01..CR17, 16 non-screen functions, 50 message codes)</w:t>
      </w:r>
    </w:p>
    <w:p w:rsidR="00000000" w:rsidDel="00000000" w:rsidP="00000000" w:rsidRDefault="00000000" w:rsidRPr="00000000" w14:paraId="000009F4">
      <w:pPr>
        <w:rPr/>
      </w:pPr>
      <w:r w:rsidDel="00000000" w:rsidR="00000000" w:rsidRPr="00000000">
        <w:rPr>
          <w:rtl w:val="0"/>
        </w:rPr>
        <w:t xml:space="preserve">Hệ quản trị CSDL: MySQL 8.0+ / InnoDB / utf8mb4_0900_ai_ci  (theo SRS mục 4.2.2)</w:t>
      </w:r>
    </w:p>
    <w:p w:rsidR="00000000" w:rsidDel="00000000" w:rsidP="00000000" w:rsidRDefault="00000000" w:rsidRPr="00000000" w14:paraId="000009F5">
      <w:pPr>
        <w:rPr/>
      </w:pPr>
      <w:r w:rsidDel="00000000" w:rsidR="00000000" w:rsidRPr="00000000">
        <w:rPr>
          <w:rtl w:val="0"/>
        </w:rPr>
        <w:t xml:space="preserve">Backend         : Java Spring Boot (Controller - Service - Repository)</w:t>
      </w:r>
    </w:p>
    <w:p w:rsidR="00000000" w:rsidDel="00000000" w:rsidP="00000000" w:rsidRDefault="00000000" w:rsidRPr="00000000" w14:paraId="000009F6">
      <w:pPr>
        <w:rPr/>
      </w:pPr>
      <w:r w:rsidDel="00000000" w:rsidR="00000000" w:rsidRPr="00000000">
        <w:rPr>
          <w:rtl w:val="0"/>
        </w:rPr>
        <w:t xml:space="preserve">File DDL đi kèm : nexspace_schema.sql</w:t>
      </w:r>
    </w:p>
    <w:p w:rsidR="00000000" w:rsidDel="00000000" w:rsidP="00000000" w:rsidRDefault="00000000" w:rsidRPr="00000000" w14:paraId="000009F7">
      <w:pPr>
        <w:rPr/>
      </w:pPr>
      <w:r w:rsidDel="00000000" w:rsidR="00000000" w:rsidRPr="00000000">
        <w:rPr>
          <w:rtl w:val="0"/>
        </w:rPr>
        <w:t xml:space="preserve">Ngày lập        : 08/09/2026</w:t>
      </w:r>
    </w:p>
    <w:p w:rsidR="00000000" w:rsidDel="00000000" w:rsidP="00000000" w:rsidRDefault="00000000" w:rsidRPr="00000000" w14:paraId="000009F8">
      <w:pPr>
        <w:rPr/>
      </w:pPr>
      <w:r w:rsidDel="00000000" w:rsidR="00000000" w:rsidRPr="00000000">
        <w:rPr>
          <w:rtl w:val="0"/>
        </w:rPr>
        <w:t xml:space="preserve">Tổng số bảng    : 95</w:t>
      </w:r>
    </w:p>
    <w:p w:rsidR="00000000" w:rsidDel="00000000" w:rsidP="00000000" w:rsidRDefault="00000000" w:rsidRPr="00000000" w14:paraId="000009F9">
      <w:pPr>
        <w:rPr/>
      </w:pPr>
      <w:r w:rsidDel="00000000" w:rsidR="00000000" w:rsidRPr="00000000">
        <w:rPr>
          <w:rtl w:val="0"/>
        </w:rPr>
        <w:t xml:space="preserve">Tổng số cột     : 1136</w:t>
      </w:r>
    </w:p>
    <w:p w:rsidR="00000000" w:rsidDel="00000000" w:rsidP="00000000" w:rsidRDefault="00000000" w:rsidRPr="00000000" w14:paraId="000009FA">
      <w:pPr>
        <w:rPr/>
      </w:pPr>
      <w:r w:rsidDel="00000000" w:rsidR="00000000" w:rsidRPr="00000000">
        <w:rPr>
          <w:rtl w:val="0"/>
        </w:rPr>
        <w:t xml:space="preserve">Tổng số khoá ngoại: 163</w:t>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pPr>
      <w:r w:rsidDel="00000000" w:rsidR="00000000" w:rsidRPr="00000000">
        <w:rPr>
          <w:rtl w:val="0"/>
        </w:rPr>
        <w:t xml:space="preserve">----------------------------------------------------------------------------------------------------</w:t>
      </w:r>
    </w:p>
    <w:p w:rsidR="00000000" w:rsidDel="00000000" w:rsidP="00000000" w:rsidRDefault="00000000" w:rsidRPr="00000000" w14:paraId="000009FD">
      <w:pPr>
        <w:rPr/>
      </w:pPr>
      <w:r w:rsidDel="00000000" w:rsidR="00000000" w:rsidRPr="00000000">
        <w:rPr>
          <w:rtl w:val="0"/>
        </w:rPr>
        <w:t xml:space="preserve">QUY ƯỚC ĐỌC TÀI LIỆU</w:t>
      </w:r>
    </w:p>
    <w:p w:rsidR="00000000" w:rsidDel="00000000" w:rsidP="00000000" w:rsidRDefault="00000000" w:rsidRPr="00000000" w14:paraId="000009FE">
      <w:pPr>
        <w:rPr/>
      </w:pPr>
      <w:r w:rsidDel="00000000" w:rsidR="00000000" w:rsidRPr="00000000">
        <w:rPr>
          <w:rtl w:val="0"/>
        </w:rPr>
        <w:t xml:space="preserve">----------------------------------------------------------------------------------------------------</w:t>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pPr>
      <w:r w:rsidDel="00000000" w:rsidR="00000000" w:rsidRPr="00000000">
        <w:rPr>
          <w:rtl w:val="0"/>
        </w:rPr>
        <w:t xml:space="preserve">  Null = NO   : bắt buộc nhập, không được để trống.</w:t>
      </w:r>
    </w:p>
    <w:p w:rsidR="00000000" w:rsidDel="00000000" w:rsidP="00000000" w:rsidRDefault="00000000" w:rsidRPr="00000000" w14:paraId="00000A01">
      <w:pPr>
        <w:rPr/>
      </w:pPr>
      <w:r w:rsidDel="00000000" w:rsidR="00000000" w:rsidRPr="00000000">
        <w:rPr>
          <w:rtl w:val="0"/>
        </w:rPr>
        <w:t xml:space="preserve">  Null = YES  : cho phép để trống (NULL).</w:t>
      </w:r>
    </w:p>
    <w:p w:rsidR="00000000" w:rsidDel="00000000" w:rsidP="00000000" w:rsidRDefault="00000000" w:rsidRPr="00000000" w14:paraId="00000A02">
      <w:pPr>
        <w:rPr/>
      </w:pPr>
      <w:r w:rsidDel="00000000" w:rsidR="00000000" w:rsidRPr="00000000">
        <w:rPr>
          <w:rtl w:val="0"/>
        </w:rPr>
        <w:t xml:space="preserve">  Khoá  PK    : khoá chính.        FK : khoá ngoại.       UQ : ràng buộc duy nhất.</w:t>
      </w:r>
    </w:p>
    <w:p w:rsidR="00000000" w:rsidDel="00000000" w:rsidP="00000000" w:rsidRDefault="00000000" w:rsidRPr="00000000" w14:paraId="00000A03">
      <w:pPr>
        <w:rPr/>
      </w:pPr>
      <w:r w:rsidDel="00000000" w:rsidR="00000000" w:rsidRPr="00000000">
        <w:rPr>
          <w:rtl w:val="0"/>
        </w:rPr>
        <w:t xml:space="preserve">        IDX   : có chỉ mục để tăng tốc truy vấn.</w:t>
      </w:r>
    </w:p>
    <w:p w:rsidR="00000000" w:rsidDel="00000000" w:rsidP="00000000" w:rsidRDefault="00000000" w:rsidRPr="00000000" w14:paraId="00000A04">
      <w:pPr>
        <w:rPr/>
      </w:pPr>
      <w:r w:rsidDel="00000000" w:rsidR="00000000" w:rsidRPr="00000000">
        <w:rPr>
          <w:rtl w:val="0"/>
        </w:rPr>
        <w:t xml:space="preserve">  AUTO_INCREMENT : giá trị do CSDL tự sinh, tăng dần.</w:t>
      </w:r>
    </w:p>
    <w:p w:rsidR="00000000" w:rsidDel="00000000" w:rsidP="00000000" w:rsidRDefault="00000000" w:rsidRPr="00000000" w14:paraId="00000A05">
      <w:pPr>
        <w:rPr/>
      </w:pPr>
      <w:r w:rsidDel="00000000" w:rsidR="00000000" w:rsidRPr="00000000">
        <w:rPr>
          <w:rtl w:val="0"/>
        </w:rPr>
        <w:t xml:space="preserve">  GENERATED      : cột được CSDL tự tính từ cột khác, không nhập tay.</w:t>
      </w:r>
    </w:p>
    <w:p w:rsidR="00000000" w:rsidDel="00000000" w:rsidP="00000000" w:rsidRDefault="00000000" w:rsidRPr="00000000" w14:paraId="00000A06">
      <w:pPr>
        <w:rPr/>
      </w:pPr>
      <w:r w:rsidDel="00000000" w:rsidR="00000000" w:rsidRPr="00000000">
        <w:rPr>
          <w:rtl w:val="0"/>
        </w:rPr>
        <w:t xml:space="preserve">  AUTO-UPDATE    : giá trị tự cập nhật mỗi khi bản ghi thay đổi.</w:t>
      </w:r>
    </w:p>
    <w:p w:rsidR="00000000" w:rsidDel="00000000" w:rsidP="00000000" w:rsidRDefault="00000000" w:rsidRPr="00000000" w14:paraId="00000A07">
      <w:pPr>
        <w:rPr/>
      </w:pPr>
      <w:r w:rsidDel="00000000" w:rsidR="00000000" w:rsidRPr="00000000">
        <w:rPr>
          <w:rtl w:val="0"/>
        </w:rPr>
        <w:t xml:space="preserve">  BR-xx / CR-xx  : tham chiếu Business Rule / Common Requirement trong SRS mục 5.1, 5.2.</w:t>
      </w:r>
    </w:p>
    <w:p w:rsidR="00000000" w:rsidDel="00000000" w:rsidP="00000000" w:rsidRDefault="00000000" w:rsidRPr="00000000" w14:paraId="00000A08">
      <w:pPr>
        <w:rPr/>
      </w:pPr>
      <w:r w:rsidDel="00000000" w:rsidR="00000000" w:rsidRPr="00000000">
        <w:rPr>
          <w:rtl w:val="0"/>
        </w:rPr>
        <w:t xml:space="preserve">  Mxx-UCyy       : tham chiếu Use Case trong UML Use Case Catalog.</w:t>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rPr/>
      </w:pPr>
      <w:r w:rsidDel="00000000" w:rsidR="00000000" w:rsidRPr="00000000">
        <w:rPr>
          <w:rtl w:val="0"/>
        </w:rPr>
        <w:t xml:space="preserve">  Kiểu dữ liệu thường gặp:</w:t>
      </w:r>
    </w:p>
    <w:p w:rsidR="00000000" w:rsidDel="00000000" w:rsidP="00000000" w:rsidRDefault="00000000" w:rsidRPr="00000000" w14:paraId="00000A0B">
      <w:pPr>
        <w:rPr/>
      </w:pPr>
      <w:r w:rsidDel="00000000" w:rsidR="00000000" w:rsidRPr="00000000">
        <w:rPr>
          <w:rtl w:val="0"/>
        </w:rPr>
        <w:t xml:space="preserve">    BIGINT UNSIGNED : số nguyên lớn không âm, dùng cho khoá chính và khoá ngoại.</w:t>
      </w:r>
    </w:p>
    <w:p w:rsidR="00000000" w:rsidDel="00000000" w:rsidP="00000000" w:rsidRDefault="00000000" w:rsidRPr="00000000" w14:paraId="00000A0C">
      <w:pPr>
        <w:rPr/>
      </w:pPr>
      <w:r w:rsidDel="00000000" w:rsidR="00000000" w:rsidRPr="00000000">
        <w:rPr>
          <w:rtl w:val="0"/>
        </w:rPr>
        <w:t xml:space="preserve">    DECIMAL(15,2)   : số tiền, 13 chữ số phần nguyên và 2 chữ số thập phân.</w:t>
      </w:r>
    </w:p>
    <w:p w:rsidR="00000000" w:rsidDel="00000000" w:rsidP="00000000" w:rsidRDefault="00000000" w:rsidRPr="00000000" w14:paraId="00000A0D">
      <w:pPr>
        <w:rPr/>
      </w:pPr>
      <w:r w:rsidDel="00000000" w:rsidR="00000000" w:rsidRPr="00000000">
        <w:rPr>
          <w:rtl w:val="0"/>
        </w:rPr>
        <w:t xml:space="preserve">    DECIMAL(10,7)   : toạ độ địa lý, độ chính xác khoảng 1cm.</w:t>
      </w:r>
    </w:p>
    <w:p w:rsidR="00000000" w:rsidDel="00000000" w:rsidP="00000000" w:rsidRDefault="00000000" w:rsidRPr="00000000" w14:paraId="00000A0E">
      <w:pPr>
        <w:rPr/>
      </w:pPr>
      <w:r w:rsidDel="00000000" w:rsidR="00000000" w:rsidRPr="00000000">
        <w:rPr>
          <w:rtl w:val="0"/>
        </w:rPr>
        <w:t xml:space="preserve">    DATETIME(3)     : mốc thời gian chính xác tới mili-giây, lưu theo giờ UTC.</w:t>
      </w:r>
    </w:p>
    <w:p w:rsidR="00000000" w:rsidDel="00000000" w:rsidP="00000000" w:rsidRDefault="00000000" w:rsidRPr="00000000" w14:paraId="00000A0F">
      <w:pPr>
        <w:rPr/>
      </w:pPr>
      <w:r w:rsidDel="00000000" w:rsidR="00000000" w:rsidRPr="00000000">
        <w:rPr>
          <w:rtl w:val="0"/>
        </w:rPr>
        <w:t xml:space="preserve">    TINYINT(1)      : giá trị luận lý, 0 = false và 1 = true.</w:t>
      </w:r>
    </w:p>
    <w:p w:rsidR="00000000" w:rsidDel="00000000" w:rsidP="00000000" w:rsidRDefault="00000000" w:rsidRPr="00000000" w14:paraId="00000A10">
      <w:pPr>
        <w:rPr/>
      </w:pPr>
      <w:r w:rsidDel="00000000" w:rsidR="00000000" w:rsidRPr="00000000">
        <w:rPr>
          <w:rtl w:val="0"/>
        </w:rPr>
        <w:t xml:space="preserve">    ENUM(...)       : chỉ nhận đúng một trong các giá trị được liệt kê.</w:t>
      </w:r>
    </w:p>
    <w:p w:rsidR="00000000" w:rsidDel="00000000" w:rsidP="00000000" w:rsidRDefault="00000000" w:rsidRPr="00000000" w14:paraId="00000A11">
      <w:pPr>
        <w:rPr/>
      </w:pPr>
      <w:r w:rsidDel="00000000" w:rsidR="00000000" w:rsidRPr="00000000">
        <w:rPr>
          <w:rtl w:val="0"/>
        </w:rPr>
        <w:t xml:space="preserve">    JSON            : dữ liệu có cấu trúc linh hoạt, không cố định cột.</w:t>
      </w:r>
    </w:p>
    <w:p w:rsidR="00000000" w:rsidDel="00000000" w:rsidP="00000000" w:rsidRDefault="00000000" w:rsidRPr="00000000" w14:paraId="00000A12">
      <w:pPr>
        <w:rPr/>
      </w:pPr>
      <w:r w:rsidDel="00000000" w:rsidR="00000000" w:rsidRPr="00000000">
        <w:rPr>
          <w:rtl w:val="0"/>
        </w:rPr>
        <w:t xml:space="preserve">    VARBINARY(16)   : dữ liệu nhị phân, dùng lưu địa chỉ IP.</w:t>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pPr>
      <w:r w:rsidDel="00000000" w:rsidR="00000000" w:rsidRPr="00000000">
        <w:rPr>
          <w:rtl w:val="0"/>
        </w:rPr>
        <w:t xml:space="preserve">====================================================================================================</w:t>
      </w:r>
    </w:p>
    <w:p w:rsidR="00000000" w:rsidDel="00000000" w:rsidP="00000000" w:rsidRDefault="00000000" w:rsidRPr="00000000" w14:paraId="00000A15">
      <w:pPr>
        <w:rPr/>
      </w:pPr>
      <w:r w:rsidDel="00000000" w:rsidR="00000000" w:rsidRPr="00000000">
        <w:rPr>
          <w:rtl w:val="0"/>
        </w:rPr>
        <w:t xml:space="preserve">MỤC LỤC</w:t>
      </w:r>
    </w:p>
    <w:p w:rsidR="00000000" w:rsidDel="00000000" w:rsidP="00000000" w:rsidRDefault="00000000" w:rsidRPr="00000000" w14:paraId="00000A16">
      <w:pPr>
        <w:rPr/>
      </w:pPr>
      <w:r w:rsidDel="00000000" w:rsidR="00000000" w:rsidRPr="00000000">
        <w:rPr>
          <w:rtl w:val="0"/>
        </w:rPr>
        <w:t xml:space="preserve">====================================================================================================</w:t>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t xml:space="preserve">  MODULE M01 — AUTHENTICATION &amp; AUTHORIZATION  (13 UC)</w:t>
      </w:r>
    </w:p>
    <w:p w:rsidR="00000000" w:rsidDel="00000000" w:rsidP="00000000" w:rsidRDefault="00000000" w:rsidRPr="00000000" w14:paraId="00000A1A">
      <w:pPr>
        <w:rPr/>
      </w:pPr>
      <w:r w:rsidDel="00000000" w:rsidR="00000000" w:rsidRPr="00000000">
        <w:rPr>
          <w:rtl w:val="0"/>
        </w:rPr>
        <w:t xml:space="preserve">      1. role                                   Vai trò hệ thống (RBAC).</w:t>
      </w:r>
    </w:p>
    <w:p w:rsidR="00000000" w:rsidDel="00000000" w:rsidP="00000000" w:rsidRDefault="00000000" w:rsidRPr="00000000" w14:paraId="00000A1B">
      <w:pPr>
        <w:rPr/>
      </w:pPr>
      <w:r w:rsidDel="00000000" w:rsidR="00000000" w:rsidRPr="00000000">
        <w:rPr>
          <w:rtl w:val="0"/>
        </w:rPr>
        <w:t xml:space="preserve">      2. permission                             Danh mục quyền chi tiết.</w:t>
      </w:r>
    </w:p>
    <w:p w:rsidR="00000000" w:rsidDel="00000000" w:rsidP="00000000" w:rsidRDefault="00000000" w:rsidRPr="00000000" w14:paraId="00000A1C">
      <w:pPr>
        <w:rPr/>
      </w:pPr>
      <w:r w:rsidDel="00000000" w:rsidR="00000000" w:rsidRPr="00000000">
        <w:rPr>
          <w:rtl w:val="0"/>
        </w:rPr>
        <w:t xml:space="preserve">      3. role_permission                        Ánh xạ vai trò - quyền (M17-UC02).</w:t>
      </w:r>
    </w:p>
    <w:p w:rsidR="00000000" w:rsidDel="00000000" w:rsidP="00000000" w:rsidRDefault="00000000" w:rsidRPr="00000000" w14:paraId="00000A1D">
      <w:pPr>
        <w:rPr/>
      </w:pPr>
      <w:r w:rsidDel="00000000" w:rsidR="00000000" w:rsidRPr="00000000">
        <w:rPr>
          <w:rtl w:val="0"/>
        </w:rPr>
        <w:t xml:space="preserve">      4. user_account                           Tài khoản đăng nhập (Better Auth).</w:t>
      </w:r>
    </w:p>
    <w:p w:rsidR="00000000" w:rsidDel="00000000" w:rsidP="00000000" w:rsidRDefault="00000000" w:rsidRPr="00000000" w14:paraId="00000A1E">
      <w:pPr>
        <w:rPr/>
      </w:pPr>
      <w:r w:rsidDel="00000000" w:rsidR="00000000" w:rsidRPr="00000000">
        <w:rPr>
          <w:rtl w:val="0"/>
        </w:rPr>
        <w:t xml:space="preserve">      5. user_role                              Gán vai trò cho tài khoản.</w:t>
      </w:r>
    </w:p>
    <w:p w:rsidR="00000000" w:rsidDel="00000000" w:rsidP="00000000" w:rsidRDefault="00000000" w:rsidRPr="00000000" w14:paraId="00000A1F">
      <w:pPr>
        <w:rPr/>
      </w:pPr>
      <w:r w:rsidDel="00000000" w:rsidR="00000000" w:rsidRPr="00000000">
        <w:rPr>
          <w:rtl w:val="0"/>
        </w:rPr>
        <w:t xml:space="preserve">      6. social_account                         Liên kết đăng nhập mạng xã hội OAuth 2.0.</w:t>
      </w:r>
    </w:p>
    <w:p w:rsidR="00000000" w:rsidDel="00000000" w:rsidP="00000000" w:rsidRDefault="00000000" w:rsidRPr="00000000" w14:paraId="00000A20">
      <w:pPr>
        <w:rPr/>
      </w:pPr>
      <w:r w:rsidDel="00000000" w:rsidR="00000000" w:rsidRPr="00000000">
        <w:rPr>
          <w:rtl w:val="0"/>
        </w:rPr>
        <w:t xml:space="preserve">      7. user_session                           Phiên đăng nhập đang hoạt động.</w:t>
      </w:r>
    </w:p>
    <w:p w:rsidR="00000000" w:rsidDel="00000000" w:rsidP="00000000" w:rsidRDefault="00000000" w:rsidRPr="00000000" w14:paraId="00000A21">
      <w:pPr>
        <w:rPr/>
      </w:pPr>
      <w:r w:rsidDel="00000000" w:rsidR="00000000" w:rsidRPr="00000000">
        <w:rPr>
          <w:rtl w:val="0"/>
        </w:rPr>
        <w:t xml:space="preserve">      8. verification_token                     Token xác minh email / reset mật khẩu / OTP 2FA.</w:t>
      </w:r>
    </w:p>
    <w:p w:rsidR="00000000" w:rsidDel="00000000" w:rsidP="00000000" w:rsidRDefault="00000000" w:rsidRPr="00000000" w14:paraId="00000A22">
      <w:pPr>
        <w:rPr/>
      </w:pPr>
      <w:r w:rsidDel="00000000" w:rsidR="00000000" w:rsidRPr="00000000">
        <w:rPr>
          <w:rtl w:val="0"/>
        </w:rPr>
        <w:t xml:space="preserve">      9. login_attempt                          Nhật ký đăng nhập phục vụ khoá tài khoản &amp; rate </w:t>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rPr/>
      </w:pPr>
      <w:r w:rsidDel="00000000" w:rsidR="00000000" w:rsidRPr="00000000">
        <w:rPr>
          <w:rtl w:val="0"/>
        </w:rPr>
        <w:t xml:space="preserve">  MODULE M02 — USER &amp; PROFILE MANAGEMENT  (13 UC)</w:t>
      </w:r>
    </w:p>
    <w:p w:rsidR="00000000" w:rsidDel="00000000" w:rsidP="00000000" w:rsidRDefault="00000000" w:rsidRPr="00000000" w14:paraId="00000A25">
      <w:pPr>
        <w:rPr/>
      </w:pPr>
      <w:r w:rsidDel="00000000" w:rsidR="00000000" w:rsidRPr="00000000">
        <w:rPr>
          <w:rtl w:val="0"/>
        </w:rPr>
        <w:t xml:space="preserve">     10. user_profile                           Hồ sơ cá nhân (M02-UC01..UC05).</w:t>
      </w:r>
    </w:p>
    <w:p w:rsidR="00000000" w:rsidDel="00000000" w:rsidP="00000000" w:rsidRDefault="00000000" w:rsidRPr="00000000" w14:paraId="00000A26">
      <w:pPr>
        <w:rPr/>
      </w:pPr>
      <w:r w:rsidDel="00000000" w:rsidR="00000000" w:rsidRPr="00000000">
        <w:rPr>
          <w:rtl w:val="0"/>
        </w:rPr>
        <w:t xml:space="preserve">     11. customer_preference                    Sở thích workspace của Customer.</w:t>
      </w:r>
    </w:p>
    <w:p w:rsidR="00000000" w:rsidDel="00000000" w:rsidP="00000000" w:rsidRDefault="00000000" w:rsidRPr="00000000" w14:paraId="00000A27">
      <w:pPr>
        <w:rPr/>
      </w:pPr>
      <w:r w:rsidDel="00000000" w:rsidR="00000000" w:rsidRPr="00000000">
        <w:rPr>
          <w:rtl w:val="0"/>
        </w:rPr>
        <w:t xml:space="preserve">     12. customer_preference_amenity            Tiện ích mong muốn trong sở thích.</w:t>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t xml:space="preserve">  MODULE M03 — ORGANIZER ONBOARDING &amp; VERIFICATION  (15 UC)</w:t>
      </w:r>
    </w:p>
    <w:p w:rsidR="00000000" w:rsidDel="00000000" w:rsidP="00000000" w:rsidRDefault="00000000" w:rsidRPr="00000000" w14:paraId="00000A2A">
      <w:pPr>
        <w:rPr/>
      </w:pPr>
      <w:r w:rsidDel="00000000" w:rsidR="00000000" w:rsidRPr="00000000">
        <w:rPr>
          <w:rtl w:val="0"/>
        </w:rPr>
        <w:t xml:space="preserve">     13. organizer_profile                      Hồ sơ doanh nghiệp Organizer (M03-UC09).</w:t>
      </w:r>
    </w:p>
    <w:p w:rsidR="00000000" w:rsidDel="00000000" w:rsidP="00000000" w:rsidRDefault="00000000" w:rsidRPr="00000000" w14:paraId="00000A2B">
      <w:pPr>
        <w:rPr/>
      </w:pPr>
      <w:r w:rsidDel="00000000" w:rsidR="00000000" w:rsidRPr="00000000">
        <w:rPr>
          <w:rtl w:val="0"/>
        </w:rPr>
        <w:t xml:space="preserve">     14. organizer_application                  Đơn đăng ký Organizer (M03-UC01..UC15).</w:t>
      </w:r>
    </w:p>
    <w:p w:rsidR="00000000" w:rsidDel="00000000" w:rsidP="00000000" w:rsidRDefault="00000000" w:rsidRPr="00000000" w14:paraId="00000A2C">
      <w:pPr>
        <w:rPr/>
      </w:pPr>
      <w:r w:rsidDel="00000000" w:rsidR="00000000" w:rsidRPr="00000000">
        <w:rPr>
          <w:rtl w:val="0"/>
        </w:rPr>
        <w:t xml:space="preserve">     15. organizer_application_status_history   Lịch sử trạng thái đơn đăng ký.</w:t>
      </w:r>
    </w:p>
    <w:p w:rsidR="00000000" w:rsidDel="00000000" w:rsidP="00000000" w:rsidRDefault="00000000" w:rsidRPr="00000000" w14:paraId="00000A2D">
      <w:pPr>
        <w:rPr/>
      </w:pPr>
      <w:r w:rsidDel="00000000" w:rsidR="00000000" w:rsidRPr="00000000">
        <w:rPr>
          <w:rtl w:val="0"/>
        </w:rPr>
        <w:t xml:space="preserve">     16. verification_document                  Tài liệu xác minh Organizer (BR-04, BR-37).</w:t>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t xml:space="preserve">  MODULE M04 — WORKSPACE MANAGEMENT  (16 UC)</w:t>
      </w:r>
    </w:p>
    <w:p w:rsidR="00000000" w:rsidDel="00000000" w:rsidP="00000000" w:rsidRDefault="00000000" w:rsidRPr="00000000" w14:paraId="00000A30">
      <w:pPr>
        <w:rPr/>
      </w:pPr>
      <w:r w:rsidDel="00000000" w:rsidR="00000000" w:rsidRPr="00000000">
        <w:rPr>
          <w:rtl w:val="0"/>
        </w:rPr>
        <w:t xml:space="preserve">     17. workspace                              Không gian làm việc (M04).</w:t>
      </w:r>
    </w:p>
    <w:p w:rsidR="00000000" w:rsidDel="00000000" w:rsidP="00000000" w:rsidRDefault="00000000" w:rsidRPr="00000000" w14:paraId="00000A31">
      <w:pPr>
        <w:rPr/>
      </w:pPr>
      <w:r w:rsidDel="00000000" w:rsidR="00000000" w:rsidRPr="00000000">
        <w:rPr>
          <w:rtl w:val="0"/>
        </w:rPr>
        <w:t xml:space="preserve">     18. workspace_operating_hour               Giờ hoạt động theo ngày trong tuần (BR-10).</w:t>
      </w:r>
    </w:p>
    <w:p w:rsidR="00000000" w:rsidDel="00000000" w:rsidP="00000000" w:rsidRDefault="00000000" w:rsidRPr="00000000" w14:paraId="00000A32">
      <w:pPr>
        <w:rPr/>
      </w:pPr>
      <w:r w:rsidDel="00000000" w:rsidR="00000000" w:rsidRPr="00000000">
        <w:rPr>
          <w:rtl w:val="0"/>
        </w:rPr>
        <w:t xml:space="preserve">     19. workspace_submission                   Phiếu trình duyệt workspace (BR-06).</w:t>
      </w:r>
    </w:p>
    <w:p w:rsidR="00000000" w:rsidDel="00000000" w:rsidP="00000000" w:rsidRDefault="00000000" w:rsidRPr="00000000" w14:paraId="00000A33">
      <w:pPr>
        <w:rPr/>
      </w:pPr>
      <w:r w:rsidDel="00000000" w:rsidR="00000000" w:rsidRPr="00000000">
        <w:rPr>
          <w:rtl w:val="0"/>
        </w:rPr>
        <w:t xml:space="preserve">     20. workspace_status_history               Lịch sử vòng đời workspace (activate/suspend/res</w:t>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t xml:space="preserve">  MODULE M05 — AMENITY &amp; MEDIA MANAGEMENT  (16 UC)</w:t>
      </w:r>
    </w:p>
    <w:p w:rsidR="00000000" w:rsidDel="00000000" w:rsidP="00000000" w:rsidRDefault="00000000" w:rsidRPr="00000000" w14:paraId="00000A36">
      <w:pPr>
        <w:rPr/>
      </w:pPr>
      <w:r w:rsidDel="00000000" w:rsidR="00000000" w:rsidRPr="00000000">
        <w:rPr>
          <w:rtl w:val="0"/>
        </w:rPr>
        <w:t xml:space="preserve">     21. amenity                                Danh mục tiện ích do Administrator quản lý (M05-</w:t>
      </w:r>
    </w:p>
    <w:p w:rsidR="00000000" w:rsidDel="00000000" w:rsidP="00000000" w:rsidRDefault="00000000" w:rsidRPr="00000000" w14:paraId="00000A37">
      <w:pPr>
        <w:rPr/>
      </w:pPr>
      <w:r w:rsidDel="00000000" w:rsidR="00000000" w:rsidRPr="00000000">
        <w:rPr>
          <w:rtl w:val="0"/>
        </w:rPr>
        <w:t xml:space="preserve">     22. workspace_amenity                      Tiện ích gán cho workspace (M05-UC05/UC06).</w:t>
      </w:r>
    </w:p>
    <w:p w:rsidR="00000000" w:rsidDel="00000000" w:rsidP="00000000" w:rsidRDefault="00000000" w:rsidRPr="00000000" w14:paraId="00000A38">
      <w:pPr>
        <w:rPr/>
      </w:pPr>
      <w:r w:rsidDel="00000000" w:rsidR="00000000" w:rsidRPr="00000000">
        <w:rPr>
          <w:rtl w:val="0"/>
        </w:rPr>
        <w:t xml:space="preserve">     23. workspace_media                        Thư viện ảnh/video/360 của workspace (M05-UC07..</w:t>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t xml:space="preserve">  MODULE M06 — FLOOR PLAN &amp; SEAT MANAGEMENT  (21 UC)</w:t>
      </w:r>
    </w:p>
    <w:p w:rsidR="00000000" w:rsidDel="00000000" w:rsidP="00000000" w:rsidRDefault="00000000" w:rsidRPr="00000000" w14:paraId="00000A3B">
      <w:pPr>
        <w:rPr/>
      </w:pPr>
      <w:r w:rsidDel="00000000" w:rsidR="00000000" w:rsidRPr="00000000">
        <w:rPr>
          <w:rtl w:val="0"/>
        </w:rPr>
        <w:t xml:space="preserve">     24. floor_plan                             Sơ đồ tầng (M06-UC01..UC05).</w:t>
      </w:r>
    </w:p>
    <w:p w:rsidR="00000000" w:rsidDel="00000000" w:rsidP="00000000" w:rsidRDefault="00000000" w:rsidRPr="00000000" w14:paraId="00000A3C">
      <w:pPr>
        <w:rPr/>
      </w:pPr>
      <w:r w:rsidDel="00000000" w:rsidR="00000000" w:rsidRPr="00000000">
        <w:rPr>
          <w:rtl w:val="0"/>
        </w:rPr>
        <w:t xml:space="preserve">     25. floor_section                          Khu vực trên sơ đồ tầng (M06-UC06..UC09).</w:t>
      </w:r>
    </w:p>
    <w:p w:rsidR="00000000" w:rsidDel="00000000" w:rsidP="00000000" w:rsidRDefault="00000000" w:rsidRPr="00000000" w14:paraId="00000A3D">
      <w:pPr>
        <w:rPr/>
      </w:pPr>
      <w:r w:rsidDel="00000000" w:rsidR="00000000" w:rsidRPr="00000000">
        <w:rPr>
          <w:rtl w:val="0"/>
        </w:rPr>
        <w:t xml:space="preserve">     26. seat_type                              Loại chỗ ngồi / phòng (M06-UC17..UC20).</w:t>
      </w:r>
    </w:p>
    <w:p w:rsidR="00000000" w:rsidDel="00000000" w:rsidP="00000000" w:rsidRDefault="00000000" w:rsidRPr="00000000" w14:paraId="00000A3E">
      <w:pPr>
        <w:rPr/>
      </w:pPr>
      <w:r w:rsidDel="00000000" w:rsidR="00000000" w:rsidRPr="00000000">
        <w:rPr>
          <w:rtl w:val="0"/>
        </w:rPr>
        <w:t xml:space="preserve">     27. workspace_resource                     Chỗ ngồi / phòng có thể đặt (M06-UC10..UC16).</w:t>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t xml:space="preserve">  MODULE M07 — REAL-TIME AVAILABILITY MANAGEMENT  (7 UC)</w:t>
      </w:r>
    </w:p>
    <w:p w:rsidR="00000000" w:rsidDel="00000000" w:rsidP="00000000" w:rsidRDefault="00000000" w:rsidRPr="00000000" w14:paraId="00000A41">
      <w:pPr>
        <w:rPr/>
      </w:pPr>
      <w:r w:rsidDel="00000000" w:rsidR="00000000" w:rsidRPr="00000000">
        <w:rPr>
          <w:rtl w:val="0"/>
        </w:rPr>
        <w:t xml:space="preserve">     28. blocked_time_slot                      Khoảng thời gian bị chặn đặt chỗ (BR-12).</w:t>
      </w:r>
    </w:p>
    <w:p w:rsidR="00000000" w:rsidDel="00000000" w:rsidP="00000000" w:rsidRDefault="00000000" w:rsidRPr="00000000" w14:paraId="00000A42">
      <w:pPr>
        <w:rPr/>
      </w:pPr>
      <w:r w:rsidDel="00000000" w:rsidR="00000000" w:rsidRPr="00000000">
        <w:rPr>
          <w:rtl w:val="0"/>
        </w:rPr>
        <w:t xml:space="preserve">     29. resource_hold                          Giữ chỗ tạm thời trong lúc thanh toán (BR-11).</w:t>
      </w:r>
    </w:p>
    <w:p w:rsidR="00000000" w:rsidDel="00000000" w:rsidP="00000000" w:rsidRDefault="00000000" w:rsidRPr="00000000" w14:paraId="00000A43">
      <w:pPr>
        <w:rPr/>
      </w:pPr>
      <w:r w:rsidDel="00000000" w:rsidR="00000000" w:rsidRPr="00000000">
        <w:rPr>
          <w:rtl w:val="0"/>
        </w:rPr>
        <w:t xml:space="preserve">     30. resource_time_slot                     Bảng khoá slot chống trùng lịch ở mức CSDL (BR-3</w:t>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t xml:space="preserve">  MODULE M08 — SEARCH &amp; DISCOVERY  (14 UC)</w:t>
      </w:r>
    </w:p>
    <w:p w:rsidR="00000000" w:rsidDel="00000000" w:rsidP="00000000" w:rsidRDefault="00000000" w:rsidRPr="00000000" w14:paraId="00000A46">
      <w:pPr>
        <w:rPr/>
      </w:pPr>
      <w:r w:rsidDel="00000000" w:rsidR="00000000" w:rsidRPr="00000000">
        <w:rPr>
          <w:rtl w:val="0"/>
        </w:rPr>
        <w:t xml:space="preserve">     31. saved_search_filter                    Bộ lọc tìm kiếm đã lưu (M08-UC05..UC09).</w:t>
      </w:r>
    </w:p>
    <w:p w:rsidR="00000000" w:rsidDel="00000000" w:rsidP="00000000" w:rsidRDefault="00000000" w:rsidRPr="00000000" w14:paraId="00000A47">
      <w:pPr>
        <w:rPr/>
      </w:pPr>
      <w:r w:rsidDel="00000000" w:rsidR="00000000" w:rsidRPr="00000000">
        <w:rPr>
          <w:rtl w:val="0"/>
        </w:rPr>
        <w:t xml:space="preserve">     32. search_query_log                       Nhật ký tìm kiếm phục vụ gợi ý (M08-UC04) và AI </w:t>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t xml:space="preserve">  MODULE M09 — BOOKING MANAGEMENT  (9 UC)</w:t>
      </w:r>
    </w:p>
    <w:p w:rsidR="00000000" w:rsidDel="00000000" w:rsidP="00000000" w:rsidRDefault="00000000" w:rsidRPr="00000000" w14:paraId="00000A4A">
      <w:pPr>
        <w:rPr/>
      </w:pPr>
      <w:r w:rsidDel="00000000" w:rsidR="00000000" w:rsidRPr="00000000">
        <w:rPr>
          <w:rtl w:val="0"/>
        </w:rPr>
        <w:t xml:space="preserve">     33. booking                                Đơn đặt chỗ (M09-UC01..UC09).</w:t>
      </w:r>
    </w:p>
    <w:p w:rsidR="00000000" w:rsidDel="00000000" w:rsidP="00000000" w:rsidRDefault="00000000" w:rsidRPr="00000000" w14:paraId="00000A4B">
      <w:pPr>
        <w:rPr/>
      </w:pPr>
      <w:r w:rsidDel="00000000" w:rsidR="00000000" w:rsidRPr="00000000">
        <w:rPr>
          <w:rtl w:val="0"/>
        </w:rPr>
        <w:t xml:space="preserve">     34. booking_item                           Chi tiết chỗ ngồi/phòng trong 1 booking.</w:t>
      </w:r>
    </w:p>
    <w:p w:rsidR="00000000" w:rsidDel="00000000" w:rsidP="00000000" w:rsidRDefault="00000000" w:rsidRPr="00000000" w14:paraId="00000A4C">
      <w:pPr>
        <w:rPr/>
      </w:pPr>
      <w:r w:rsidDel="00000000" w:rsidR="00000000" w:rsidRPr="00000000">
        <w:rPr>
          <w:rtl w:val="0"/>
        </w:rPr>
        <w:t xml:space="preserve">     35. booking_status_history                 Lịch sử trạng thái booking (M09-UC08).</w:t>
      </w:r>
    </w:p>
    <w:p w:rsidR="00000000" w:rsidDel="00000000" w:rsidP="00000000" w:rsidRDefault="00000000" w:rsidRPr="00000000" w14:paraId="00000A4D">
      <w:pPr>
        <w:rPr/>
      </w:pPr>
      <w:r w:rsidDel="00000000" w:rsidR="00000000" w:rsidRPr="00000000">
        <w:rPr>
          <w:rtl w:val="0"/>
        </w:rPr>
        <w:t xml:space="preserve">     36. booking_price_breakdown                Diễn giải thành phần giá của booking (BR-34).</w:t>
      </w:r>
    </w:p>
    <w:p w:rsidR="00000000" w:rsidDel="00000000" w:rsidP="00000000" w:rsidRDefault="00000000" w:rsidRPr="00000000" w14:paraId="00000A4E">
      <w:pPr>
        <w:rPr/>
      </w:pPr>
      <w:r w:rsidDel="00000000" w:rsidR="00000000" w:rsidRPr="00000000">
        <w:rPr>
          <w:rtl w:val="0"/>
        </w:rPr>
        <w:t xml:space="preserve">     37. booking_anomaly                        Bất thường booking cho Admin xem xét (M09-UC09).</w:t>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t xml:space="preserve">  MODULE M10 — PAYMENT &amp; TRANSACTION MANAGEMENT  (7 UC)</w:t>
      </w:r>
    </w:p>
    <w:p w:rsidR="00000000" w:rsidDel="00000000" w:rsidP="00000000" w:rsidRDefault="00000000" w:rsidRPr="00000000" w14:paraId="00000A51">
      <w:pPr>
        <w:rPr/>
      </w:pPr>
      <w:r w:rsidDel="00000000" w:rsidR="00000000" w:rsidRPr="00000000">
        <w:rPr>
          <w:rtl w:val="0"/>
        </w:rPr>
        <w:t xml:space="preserve">     38. payment                                Yêu cầu thanh toán qua PayOS (M10-UC01/UC02).</w:t>
      </w:r>
    </w:p>
    <w:p w:rsidR="00000000" w:rsidDel="00000000" w:rsidP="00000000" w:rsidRDefault="00000000" w:rsidRPr="00000000" w14:paraId="00000A52">
      <w:pPr>
        <w:rPr/>
      </w:pPr>
      <w:r w:rsidDel="00000000" w:rsidR="00000000" w:rsidRPr="00000000">
        <w:rPr>
          <w:rtl w:val="0"/>
        </w:rPr>
        <w:t xml:space="preserve">     39. payment_transaction                    Sổ giao dịch cổng thanh toán (M10-UC06/UC07).</w:t>
      </w:r>
    </w:p>
    <w:p w:rsidR="00000000" w:rsidDel="00000000" w:rsidP="00000000" w:rsidRDefault="00000000" w:rsidRPr="00000000" w14:paraId="00000A53">
      <w:pPr>
        <w:rPr/>
      </w:pPr>
      <w:r w:rsidDel="00000000" w:rsidR="00000000" w:rsidRPr="00000000">
        <w:rPr>
          <w:rtl w:val="0"/>
        </w:rPr>
        <w:t xml:space="preserve">     40. payment_webhook_event                  Webhook PayOS - bảo đảm idempotent (CR06).</w:t>
      </w:r>
    </w:p>
    <w:p w:rsidR="00000000" w:rsidDel="00000000" w:rsidP="00000000" w:rsidRDefault="00000000" w:rsidRPr="00000000" w14:paraId="00000A54">
      <w:pPr>
        <w:rPr/>
      </w:pPr>
      <w:r w:rsidDel="00000000" w:rsidR="00000000" w:rsidRPr="00000000">
        <w:rPr>
          <w:rtl w:val="0"/>
        </w:rPr>
        <w:t xml:space="preserve">     41. receipt                                Biên lai tải về (M10-UC05).</w:t>
      </w:r>
    </w:p>
    <w:p w:rsidR="00000000" w:rsidDel="00000000" w:rsidP="00000000" w:rsidRDefault="00000000" w:rsidRPr="00000000" w14:paraId="00000A55">
      <w:pPr>
        <w:rPr/>
      </w:pPr>
      <w:r w:rsidDel="00000000" w:rsidR="00000000" w:rsidRPr="00000000">
        <w:rPr>
          <w:rtl w:val="0"/>
        </w:rPr>
        <w:t xml:space="preserve">     42. escrow_wallet                          Ví ký quỹ trung gian (BR-32).</w:t>
      </w:r>
    </w:p>
    <w:p w:rsidR="00000000" w:rsidDel="00000000" w:rsidP="00000000" w:rsidRDefault="00000000" w:rsidRPr="00000000" w14:paraId="00000A56">
      <w:pPr>
        <w:rPr/>
      </w:pPr>
      <w:r w:rsidDel="00000000" w:rsidR="00000000" w:rsidRPr="00000000">
        <w:rPr>
          <w:rtl w:val="0"/>
        </w:rPr>
        <w:t xml:space="preserve">     43. wallet_transaction                     Bút toán ví ký quỹ (BR-32, BR-33).</w:t>
      </w:r>
    </w:p>
    <w:p w:rsidR="00000000" w:rsidDel="00000000" w:rsidP="00000000" w:rsidRDefault="00000000" w:rsidRPr="00000000" w14:paraId="00000A57">
      <w:pPr>
        <w:rPr/>
      </w:pPr>
      <w:r w:rsidDel="00000000" w:rsidR="00000000" w:rsidRPr="00000000">
        <w:rPr>
          <w:rtl w:val="0"/>
        </w:rPr>
        <w:t xml:space="preserve">     44. payout                                 Đợt chi trả cho Organizer sau khi trừ phí nền tả</w:t>
      </w:r>
    </w:p>
    <w:p w:rsidR="00000000" w:rsidDel="00000000" w:rsidP="00000000" w:rsidRDefault="00000000" w:rsidRPr="00000000" w14:paraId="00000A58">
      <w:pPr>
        <w:rPr/>
      </w:pPr>
      <w:r w:rsidDel="00000000" w:rsidR="00000000" w:rsidRPr="00000000">
        <w:rPr>
          <w:rtl w:val="0"/>
        </w:rPr>
        <w:t xml:space="preserve">     45. transaction_reconciliation             Kết quả đối soát giao dịch (M10-UC07).</w:t>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pPr>
      <w:r w:rsidDel="00000000" w:rsidR="00000000" w:rsidRPr="00000000">
        <w:rPr>
          <w:rtl w:val="0"/>
        </w:rPr>
        <w:t xml:space="preserve">  MODULE M11 — QR CHECK-IN &amp; CHECK-OUT  (5 UC)</w:t>
      </w:r>
    </w:p>
    <w:p w:rsidR="00000000" w:rsidDel="00000000" w:rsidP="00000000" w:rsidRDefault="00000000" w:rsidRPr="00000000" w14:paraId="00000A5B">
      <w:pPr>
        <w:rPr/>
      </w:pPr>
      <w:r w:rsidDel="00000000" w:rsidR="00000000" w:rsidRPr="00000000">
        <w:rPr>
          <w:rtl w:val="0"/>
        </w:rPr>
        <w:t xml:space="preserve">     46. checkin_qr_token                       Mã QR check-in có ký số (BR-15, BR-16, BR-38).</w:t>
      </w:r>
    </w:p>
    <w:p w:rsidR="00000000" w:rsidDel="00000000" w:rsidP="00000000" w:rsidRDefault="00000000" w:rsidRPr="00000000" w14:paraId="00000A5C">
      <w:pPr>
        <w:rPr/>
      </w:pPr>
      <w:r w:rsidDel="00000000" w:rsidR="00000000" w:rsidRPr="00000000">
        <w:rPr>
          <w:rtl w:val="0"/>
        </w:rPr>
        <w:t xml:space="preserve">     47. booking_attendance                     Bản ghi check-in / check-out (M11-UC02/UC04/UC05</w:t>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rPr/>
      </w:pPr>
      <w:r w:rsidDel="00000000" w:rsidR="00000000" w:rsidRPr="00000000">
        <w:rPr>
          <w:rtl w:val="0"/>
        </w:rPr>
        <w:t xml:space="preserve">  MODULE M12 — REVIEW &amp; RATING MANAGEMENT  (10 UC)</w:t>
      </w:r>
    </w:p>
    <w:p w:rsidR="00000000" w:rsidDel="00000000" w:rsidP="00000000" w:rsidRDefault="00000000" w:rsidRPr="00000000" w14:paraId="00000A5F">
      <w:pPr>
        <w:rPr/>
      </w:pPr>
      <w:r w:rsidDel="00000000" w:rsidR="00000000" w:rsidRPr="00000000">
        <w:rPr>
          <w:rtl w:val="0"/>
        </w:rPr>
        <w:t xml:space="preserve">     48. review                                 Đánh giá workspace (BR-23, BR-24).</w:t>
      </w:r>
    </w:p>
    <w:p w:rsidR="00000000" w:rsidDel="00000000" w:rsidP="00000000" w:rsidRDefault="00000000" w:rsidRPr="00000000" w14:paraId="00000A60">
      <w:pPr>
        <w:rPr/>
      </w:pPr>
      <w:r w:rsidDel="00000000" w:rsidR="00000000" w:rsidRPr="00000000">
        <w:rPr>
          <w:rtl w:val="0"/>
        </w:rPr>
        <w:t xml:space="preserve">     49. review_reply                           Phản hồi của Organizer (BR-25).</w:t>
      </w:r>
    </w:p>
    <w:p w:rsidR="00000000" w:rsidDel="00000000" w:rsidP="00000000" w:rsidRDefault="00000000" w:rsidRPr="00000000" w14:paraId="00000A61">
      <w:pPr>
        <w:rPr/>
      </w:pPr>
      <w:r w:rsidDel="00000000" w:rsidR="00000000" w:rsidRPr="00000000">
        <w:rPr>
          <w:rtl w:val="0"/>
        </w:rPr>
        <w:t xml:space="preserve">     50. review_report                          Báo cáo review vi phạm (M12-UC09/UC10, BR-26).</w:t>
      </w:r>
    </w:p>
    <w:p w:rsidR="00000000" w:rsidDel="00000000" w:rsidP="00000000" w:rsidRDefault="00000000" w:rsidRPr="00000000" w14:paraId="00000A62">
      <w:pPr>
        <w:rPr/>
      </w:pPr>
      <w:r w:rsidDel="00000000" w:rsidR="00000000" w:rsidRPr="00000000">
        <w:rPr>
          <w:rtl w:val="0"/>
        </w:rPr>
        <w:t xml:space="preserve">     51. workspace_rating_summary               Tổng hợp điểm đánh giá (phi chuẩn hoá, phục vụ N</w:t>
      </w:r>
    </w:p>
    <w:p w:rsidR="00000000" w:rsidDel="00000000" w:rsidP="00000000" w:rsidRDefault="00000000" w:rsidRPr="00000000" w14:paraId="00000A63">
      <w:pPr>
        <w:rPr/>
      </w:pPr>
      <w:r w:rsidDel="00000000" w:rsidR="00000000" w:rsidRPr="00000000">
        <w:rPr>
          <w:rtl w:val="0"/>
        </w:rPr>
      </w:r>
    </w:p>
    <w:p w:rsidR="00000000" w:rsidDel="00000000" w:rsidP="00000000" w:rsidRDefault="00000000" w:rsidRPr="00000000" w14:paraId="00000A64">
      <w:pPr>
        <w:rPr/>
      </w:pPr>
      <w:r w:rsidDel="00000000" w:rsidR="00000000" w:rsidRPr="00000000">
        <w:rPr>
          <w:rtl w:val="0"/>
        </w:rPr>
        <w:t xml:space="preserve">  MODULE M13 — FAVORITE MANAGEMENT  (10 UC)</w:t>
      </w:r>
    </w:p>
    <w:p w:rsidR="00000000" w:rsidDel="00000000" w:rsidP="00000000" w:rsidRDefault="00000000" w:rsidRPr="00000000" w14:paraId="00000A65">
      <w:pPr>
        <w:rPr/>
      </w:pPr>
      <w:r w:rsidDel="00000000" w:rsidR="00000000" w:rsidRPr="00000000">
        <w:rPr>
          <w:rtl w:val="0"/>
        </w:rPr>
        <w:t xml:space="preserve">     52. favorite                               Workspace yêu thích (M13-UC01..UC04).</w:t>
      </w:r>
    </w:p>
    <w:p w:rsidR="00000000" w:rsidDel="00000000" w:rsidP="00000000" w:rsidRDefault="00000000" w:rsidRPr="00000000" w14:paraId="00000A66">
      <w:pPr>
        <w:rPr/>
      </w:pPr>
      <w:r w:rsidDel="00000000" w:rsidR="00000000" w:rsidRPr="00000000">
        <w:rPr>
          <w:rtl w:val="0"/>
        </w:rPr>
        <w:t xml:space="preserve">     53. favorite_group                         Nhóm yêu thích (M13-UC05..UC08).</w:t>
      </w:r>
    </w:p>
    <w:p w:rsidR="00000000" w:rsidDel="00000000" w:rsidP="00000000" w:rsidRDefault="00000000" w:rsidRPr="00000000" w14:paraId="00000A67">
      <w:pPr>
        <w:rPr/>
      </w:pPr>
      <w:r w:rsidDel="00000000" w:rsidR="00000000" w:rsidRPr="00000000">
        <w:rPr>
          <w:rtl w:val="0"/>
        </w:rPr>
        <w:t xml:space="preserve">     54. favorite_group_item                    Workspace trong nhóm yêu thích (M13-UC09/UC10).</w:t>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t xml:space="preserve">  MODULE M14 — NOTIFICATION MANAGEMENT  (19 UC)</w:t>
      </w:r>
    </w:p>
    <w:p w:rsidR="00000000" w:rsidDel="00000000" w:rsidP="00000000" w:rsidRDefault="00000000" w:rsidRPr="00000000" w14:paraId="00000A6A">
      <w:pPr>
        <w:rPr/>
      </w:pPr>
      <w:r w:rsidDel="00000000" w:rsidR="00000000" w:rsidRPr="00000000">
        <w:rPr>
          <w:rtl w:val="0"/>
        </w:rPr>
        <w:t xml:space="preserve">     55. notification_template                  Mẫu thông báo do Administrator quản lý (M14-UC14</w:t>
      </w:r>
    </w:p>
    <w:p w:rsidR="00000000" w:rsidDel="00000000" w:rsidP="00000000" w:rsidRDefault="00000000" w:rsidRPr="00000000" w14:paraId="00000A6B">
      <w:pPr>
        <w:rPr/>
      </w:pPr>
      <w:r w:rsidDel="00000000" w:rsidR="00000000" w:rsidRPr="00000000">
        <w:rPr>
          <w:rtl w:val="0"/>
        </w:rPr>
        <w:t xml:space="preserve">     56. notification                           Thông báo trong ứng dụng (M14-UC01..UC13, BR-28)</w:t>
      </w:r>
    </w:p>
    <w:p w:rsidR="00000000" w:rsidDel="00000000" w:rsidP="00000000" w:rsidRDefault="00000000" w:rsidRPr="00000000" w14:paraId="00000A6C">
      <w:pPr>
        <w:rPr/>
      </w:pPr>
      <w:r w:rsidDel="00000000" w:rsidR="00000000" w:rsidRPr="00000000">
        <w:rPr>
          <w:rtl w:val="0"/>
        </w:rPr>
        <w:t xml:space="preserve">     57. notification_delivery                  Trạng thái gửi theo kênh SMTP / FCM (SRS 4.1.2).</w:t>
      </w:r>
    </w:p>
    <w:p w:rsidR="00000000" w:rsidDel="00000000" w:rsidP="00000000" w:rsidRDefault="00000000" w:rsidRPr="00000000" w14:paraId="00000A6D">
      <w:pPr>
        <w:rPr/>
      </w:pPr>
      <w:r w:rsidDel="00000000" w:rsidR="00000000" w:rsidRPr="00000000">
        <w:rPr>
          <w:rtl w:val="0"/>
        </w:rPr>
        <w:t xml:space="preserve">     58. device_token                           Token đẩy thông báo Firebase Cloud Messaging.</w:t>
      </w:r>
    </w:p>
    <w:p w:rsidR="00000000" w:rsidDel="00000000" w:rsidP="00000000" w:rsidRDefault="00000000" w:rsidRPr="00000000" w14:paraId="00000A6E">
      <w:pPr>
        <w:rPr/>
      </w:pPr>
      <w:r w:rsidDel="00000000" w:rsidR="00000000" w:rsidRPr="00000000">
        <w:rPr>
          <w:rtl w:val="0"/>
        </w:rPr>
        <w:t xml:space="preserve">     59. notification_preference                Tuỳ chọn nhận thông báo theo kênh (CR13).</w:t>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rPr/>
      </w:pPr>
      <w:r w:rsidDel="00000000" w:rsidR="00000000" w:rsidRPr="00000000">
        <w:rPr>
          <w:rtl w:val="0"/>
        </w:rPr>
        <w:t xml:space="preserve">  MODULE M15 — MEMBERSHIP, PRICING &amp; PLATFORM FEE  (37 UC)</w:t>
      </w:r>
    </w:p>
    <w:p w:rsidR="00000000" w:rsidDel="00000000" w:rsidP="00000000" w:rsidRDefault="00000000" w:rsidRPr="00000000" w14:paraId="00000A71">
      <w:pPr>
        <w:rPr/>
      </w:pPr>
      <w:r w:rsidDel="00000000" w:rsidR="00000000" w:rsidRPr="00000000">
        <w:rPr>
          <w:rtl w:val="0"/>
        </w:rPr>
        <w:t xml:space="preserve">     60. resource_price                         Giá gốc theo chỗ ngồi/phòng, có lịch sử hiệu lực</w:t>
      </w:r>
    </w:p>
    <w:p w:rsidR="00000000" w:rsidDel="00000000" w:rsidP="00000000" w:rsidRDefault="00000000" w:rsidRPr="00000000" w14:paraId="00000A72">
      <w:pPr>
        <w:rPr/>
      </w:pPr>
      <w:r w:rsidDel="00000000" w:rsidR="00000000" w:rsidRPr="00000000">
        <w:rPr>
          <w:rtl w:val="0"/>
        </w:rPr>
        <w:t xml:space="preserve">     61. pricing_rule                           Quy tắc điều chỉnh giá theo giờ/ngày/mùa (M15-UC</w:t>
      </w:r>
    </w:p>
    <w:p w:rsidR="00000000" w:rsidDel="00000000" w:rsidP="00000000" w:rsidRDefault="00000000" w:rsidRPr="00000000" w14:paraId="00000A73">
      <w:pPr>
        <w:rPr/>
      </w:pPr>
      <w:r w:rsidDel="00000000" w:rsidR="00000000" w:rsidRPr="00000000">
        <w:rPr>
          <w:rtl w:val="0"/>
        </w:rPr>
        <w:t xml:space="preserve">     62. membership_plan                        Gói hội viên (M15-UC09..UC15).</w:t>
      </w:r>
    </w:p>
    <w:p w:rsidR="00000000" w:rsidDel="00000000" w:rsidP="00000000" w:rsidRDefault="00000000" w:rsidRPr="00000000" w14:paraId="00000A74">
      <w:pPr>
        <w:rPr/>
      </w:pPr>
      <w:r w:rsidDel="00000000" w:rsidR="00000000" w:rsidRPr="00000000">
        <w:rPr>
          <w:rtl w:val="0"/>
        </w:rPr>
        <w:t xml:space="preserve">     63. membership_benefit                     Quyền lợi của gói hội viên (M15-UC31).</w:t>
      </w:r>
    </w:p>
    <w:p w:rsidR="00000000" w:rsidDel="00000000" w:rsidP="00000000" w:rsidRDefault="00000000" w:rsidRPr="00000000" w14:paraId="00000A75">
      <w:pPr>
        <w:rPr/>
      </w:pPr>
      <w:r w:rsidDel="00000000" w:rsidR="00000000" w:rsidRPr="00000000">
        <w:rPr>
          <w:rtl w:val="0"/>
        </w:rPr>
        <w:t xml:space="preserve">     64. membership_subscription                Đăng ký gói hội viên của Customer (M15-UC16..UC1</w:t>
      </w:r>
    </w:p>
    <w:p w:rsidR="00000000" w:rsidDel="00000000" w:rsidP="00000000" w:rsidRDefault="00000000" w:rsidRPr="00000000" w14:paraId="00000A76">
      <w:pPr>
        <w:rPr/>
      </w:pPr>
      <w:r w:rsidDel="00000000" w:rsidR="00000000" w:rsidRPr="00000000">
        <w:rPr>
          <w:rtl w:val="0"/>
        </w:rPr>
        <w:t xml:space="preserve">     65. membership_benefit_usage               Nhật ký sử dụng quyền lợi hội viên (M15-UC31).</w:t>
      </w:r>
    </w:p>
    <w:p w:rsidR="00000000" w:rsidDel="00000000" w:rsidP="00000000" w:rsidRDefault="00000000" w:rsidRPr="00000000" w14:paraId="00000A77">
      <w:pPr>
        <w:rPr/>
      </w:pPr>
      <w:r w:rsidDel="00000000" w:rsidR="00000000" w:rsidRPr="00000000">
        <w:rPr>
          <w:rtl w:val="0"/>
        </w:rPr>
        <w:t xml:space="preserve">     66. discount_rule                          Quy tắc giảm giá / mã khuyến mãi (BR-22).</w:t>
      </w:r>
    </w:p>
    <w:p w:rsidR="00000000" w:rsidDel="00000000" w:rsidP="00000000" w:rsidRDefault="00000000" w:rsidRPr="00000000" w14:paraId="00000A78">
      <w:pPr>
        <w:rPr/>
      </w:pPr>
      <w:r w:rsidDel="00000000" w:rsidR="00000000" w:rsidRPr="00000000">
        <w:rPr>
          <w:rtl w:val="0"/>
        </w:rPr>
        <w:t xml:space="preserve">     67. discount_redemption                    Lượt sử dụng mã giảm giá (M15-UC30).</w:t>
      </w:r>
    </w:p>
    <w:p w:rsidR="00000000" w:rsidDel="00000000" w:rsidP="00000000" w:rsidRDefault="00000000" w:rsidRPr="00000000" w14:paraId="00000A79">
      <w:pPr>
        <w:rPr/>
      </w:pPr>
      <w:r w:rsidDel="00000000" w:rsidR="00000000" w:rsidRPr="00000000">
        <w:rPr>
          <w:rtl w:val="0"/>
        </w:rPr>
        <w:t xml:space="preserve">     68. platform_fee_rule                      Quy tắc phí nền tảng / hoa hồng (BR-30, BR-32).</w:t>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pPr>
      <w:r w:rsidDel="00000000" w:rsidR="00000000" w:rsidRPr="00000000">
        <w:rPr>
          <w:rtl w:val="0"/>
        </w:rPr>
        <w:t xml:space="preserve">  MODULE M16 — CANCELLATION &amp; REFUND MANAGEMENT  (16 UC)</w:t>
      </w:r>
    </w:p>
    <w:p w:rsidR="00000000" w:rsidDel="00000000" w:rsidP="00000000" w:rsidRDefault="00000000" w:rsidRPr="00000000" w14:paraId="00000A7C">
      <w:pPr>
        <w:rPr/>
      </w:pPr>
      <w:r w:rsidDel="00000000" w:rsidR="00000000" w:rsidRPr="00000000">
        <w:rPr>
          <w:rtl w:val="0"/>
        </w:rPr>
        <w:t xml:space="preserve">     69. cancellation_policy                    Chính sách huỷ đặt chỗ (M16-UC01, BR-18).</w:t>
      </w:r>
    </w:p>
    <w:p w:rsidR="00000000" w:rsidDel="00000000" w:rsidP="00000000" w:rsidRDefault="00000000" w:rsidRPr="00000000" w14:paraId="00000A7D">
      <w:pPr>
        <w:rPr/>
      </w:pPr>
      <w:r w:rsidDel="00000000" w:rsidR="00000000" w:rsidRPr="00000000">
        <w:rPr>
          <w:rtl w:val="0"/>
        </w:rPr>
        <w:t xml:space="preserve">     70. cancellation_policy_tier               Bậc hoàn tiền theo thời điểm huỷ (BR-19, M16-UC1</w:t>
      </w:r>
    </w:p>
    <w:p w:rsidR="00000000" w:rsidDel="00000000" w:rsidP="00000000" w:rsidRDefault="00000000" w:rsidRPr="00000000" w14:paraId="00000A7E">
      <w:pPr>
        <w:rPr/>
      </w:pPr>
      <w:r w:rsidDel="00000000" w:rsidR="00000000" w:rsidRPr="00000000">
        <w:rPr>
          <w:rtl w:val="0"/>
        </w:rPr>
        <w:t xml:space="preserve">     71. booking_cancellation                   Bản ghi huỷ booking (M16-UC02/UC03).</w:t>
      </w:r>
    </w:p>
    <w:p w:rsidR="00000000" w:rsidDel="00000000" w:rsidP="00000000" w:rsidRDefault="00000000" w:rsidRPr="00000000" w14:paraId="00000A7F">
      <w:pPr>
        <w:rPr/>
      </w:pPr>
      <w:r w:rsidDel="00000000" w:rsidR="00000000" w:rsidRPr="00000000">
        <w:rPr>
          <w:rtl w:val="0"/>
        </w:rPr>
        <w:t xml:space="preserve">     72. refund_request                         Yêu cầu hoàn tiền (M16-UC05..UC16, BR-19, BR-20)</w:t>
      </w:r>
    </w:p>
    <w:p w:rsidR="00000000" w:rsidDel="00000000" w:rsidP="00000000" w:rsidRDefault="00000000" w:rsidRPr="00000000" w14:paraId="00000A80">
      <w:pPr>
        <w:rPr/>
      </w:pPr>
      <w:r w:rsidDel="00000000" w:rsidR="00000000" w:rsidRPr="00000000">
        <w:rPr>
          <w:rtl w:val="0"/>
        </w:rPr>
        <w:t xml:space="preserve">     73. refund_request_evidence                Bằng chứng đính kèm yêu cầu hoàn tiền (BR-37).</w:t>
      </w:r>
    </w:p>
    <w:p w:rsidR="00000000" w:rsidDel="00000000" w:rsidP="00000000" w:rsidRDefault="00000000" w:rsidRPr="00000000" w14:paraId="00000A81">
      <w:pPr>
        <w:rPr/>
      </w:pPr>
      <w:r w:rsidDel="00000000" w:rsidR="00000000" w:rsidRPr="00000000">
        <w:rPr>
          <w:rtl w:val="0"/>
        </w:rPr>
        <w:t xml:space="preserve">     74. refund_status_history                  Lịch sử xử lý hoàn tiền (BR-20: bắt buộc audit).</w:t>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t xml:space="preserve">  MODULE M17 — PLATFORM ADMINISTRATION &amp; GOVERNANCE  (30 UC)</w:t>
      </w:r>
    </w:p>
    <w:p w:rsidR="00000000" w:rsidDel="00000000" w:rsidP="00000000" w:rsidRDefault="00000000" w:rsidRPr="00000000" w14:paraId="00000A84">
      <w:pPr>
        <w:rPr/>
      </w:pPr>
      <w:r w:rsidDel="00000000" w:rsidR="00000000" w:rsidRPr="00000000">
        <w:rPr>
          <w:rtl w:val="0"/>
        </w:rPr>
        <w:t xml:space="preserve">     75. platform_setting                       Cấu hình nền tảng (M17-UC15/UC16): hold_minutes,</w:t>
      </w:r>
    </w:p>
    <w:p w:rsidR="00000000" w:rsidDel="00000000" w:rsidP="00000000" w:rsidRDefault="00000000" w:rsidRPr="00000000" w14:paraId="00000A85">
      <w:pPr>
        <w:rPr/>
      </w:pPr>
      <w:r w:rsidDel="00000000" w:rsidR="00000000" w:rsidRPr="00000000">
        <w:rPr>
          <w:rtl w:val="0"/>
        </w:rPr>
        <w:t xml:space="preserve">     76. featured_workspace                     Workspace nổi bật do Admin cấu hình (M17-UC17..U</w:t>
      </w:r>
    </w:p>
    <w:p w:rsidR="00000000" w:rsidDel="00000000" w:rsidP="00000000" w:rsidRDefault="00000000" w:rsidRPr="00000000" w14:paraId="00000A86">
      <w:pPr>
        <w:rPr/>
      </w:pPr>
      <w:r w:rsidDel="00000000" w:rsidR="00000000" w:rsidRPr="00000000">
        <w:rPr>
          <w:rtl w:val="0"/>
        </w:rPr>
        <w:t xml:space="preserve">     77. promotional_campaign                   Chiến dịch khuyến mãi nền tảng (M17-UC21..UC26).</w:t>
      </w:r>
    </w:p>
    <w:p w:rsidR="00000000" w:rsidDel="00000000" w:rsidP="00000000" w:rsidRDefault="00000000" w:rsidRPr="00000000" w14:paraId="00000A87">
      <w:pPr>
        <w:rPr/>
      </w:pPr>
      <w:r w:rsidDel="00000000" w:rsidR="00000000" w:rsidRPr="00000000">
        <w:rPr>
          <w:rtl w:val="0"/>
        </w:rPr>
        <w:t xml:space="preserve">     78. campaign_workspace                     Phạm vi workspace của chiến dịch.</w:t>
      </w:r>
    </w:p>
    <w:p w:rsidR="00000000" w:rsidDel="00000000" w:rsidP="00000000" w:rsidRDefault="00000000" w:rsidRPr="00000000" w14:paraId="00000A88">
      <w:pPr>
        <w:rPr/>
      </w:pPr>
      <w:r w:rsidDel="00000000" w:rsidR="00000000" w:rsidRPr="00000000">
        <w:rPr>
          <w:rtl w:val="0"/>
        </w:rPr>
        <w:t xml:space="preserve">     79. platform_report                        Báo cáo vi phạm nền tảng (M17-UC04..UC08, BR-26)</w:t>
      </w:r>
    </w:p>
    <w:p w:rsidR="00000000" w:rsidDel="00000000" w:rsidP="00000000" w:rsidRDefault="00000000" w:rsidRPr="00000000" w14:paraId="00000A89">
      <w:pPr>
        <w:rPr/>
      </w:pPr>
      <w:r w:rsidDel="00000000" w:rsidR="00000000" w:rsidRPr="00000000">
        <w:rPr>
          <w:rtl w:val="0"/>
        </w:rPr>
        <w:t xml:space="preserve">     80. report_evidence                        Bằng chứng kèm báo cáo vi phạm.</w:t>
      </w:r>
    </w:p>
    <w:p w:rsidR="00000000" w:rsidDel="00000000" w:rsidP="00000000" w:rsidRDefault="00000000" w:rsidRPr="00000000" w14:paraId="00000A8A">
      <w:pPr>
        <w:rPr/>
      </w:pPr>
      <w:r w:rsidDel="00000000" w:rsidR="00000000" w:rsidRPr="00000000">
        <w:rPr>
          <w:rtl w:val="0"/>
        </w:rPr>
        <w:t xml:space="preserve">     81. dispute                                Khiếu nại / tranh chấp (M17-UC09..UC14, BR-33).</w:t>
      </w:r>
    </w:p>
    <w:p w:rsidR="00000000" w:rsidDel="00000000" w:rsidP="00000000" w:rsidRDefault="00000000" w:rsidRPr="00000000" w14:paraId="00000A8B">
      <w:pPr>
        <w:rPr/>
      </w:pPr>
      <w:r w:rsidDel="00000000" w:rsidR="00000000" w:rsidRPr="00000000">
        <w:rPr>
          <w:rtl w:val="0"/>
        </w:rPr>
        <w:t xml:space="preserve">     82. dispute_evidence                       Bằng chứng tranh chấp (M17-UC11).</w:t>
      </w:r>
    </w:p>
    <w:p w:rsidR="00000000" w:rsidDel="00000000" w:rsidP="00000000" w:rsidRDefault="00000000" w:rsidRPr="00000000" w14:paraId="00000A8C">
      <w:pPr>
        <w:rPr/>
      </w:pPr>
      <w:r w:rsidDel="00000000" w:rsidR="00000000" w:rsidRPr="00000000">
        <w:rPr>
          <w:rtl w:val="0"/>
        </w:rPr>
        <w:t xml:space="preserve">     83. dispute_status_history                 Lịch sử xử lý tranh chấp.</w:t>
      </w:r>
    </w:p>
    <w:p w:rsidR="00000000" w:rsidDel="00000000" w:rsidP="00000000" w:rsidRDefault="00000000" w:rsidRPr="00000000" w14:paraId="00000A8D">
      <w:pPr>
        <w:rPr/>
      </w:pPr>
      <w:r w:rsidDel="00000000" w:rsidR="00000000" w:rsidRPr="00000000">
        <w:rPr>
          <w:rtl w:val="0"/>
        </w:rPr>
        <w:t xml:space="preserve">     84. audit_log                              Nhật ký kiểm toán (BR-31, CR12: giữ &gt;= 180 ngày)</w:t>
      </w:r>
    </w:p>
    <w:p w:rsidR="00000000" w:rsidDel="00000000" w:rsidP="00000000" w:rsidRDefault="00000000" w:rsidRPr="00000000" w14:paraId="00000A8E">
      <w:pPr>
        <w:rPr/>
      </w:pPr>
      <w:r w:rsidDel="00000000" w:rsidR="00000000" w:rsidRPr="00000000">
        <w:rPr>
          <w:rtl w:val="0"/>
        </w:rPr>
        <w:t xml:space="preserve">     85. security_alert                         Cảnh báo an ninh (M17-UC29, BR-36).</w:t>
      </w:r>
    </w:p>
    <w:p w:rsidR="00000000" w:rsidDel="00000000" w:rsidP="00000000" w:rsidRDefault="00000000" w:rsidRPr="00000000" w14:paraId="00000A8F">
      <w:pPr>
        <w:rPr/>
      </w:pPr>
      <w:r w:rsidDel="00000000" w:rsidR="00000000" w:rsidRPr="00000000">
        <w:rPr>
          <w:rtl w:val="0"/>
        </w:rPr>
        <w:t xml:space="preserve">     86. system_error_log                       Nhật ký lỗi hệ thống (M17-UC30, NFR 4.2.2).</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t xml:space="preserve">  MODULE M18 — DASHBOARD &amp; ANALYTICS  (13 UC)</w:t>
      </w:r>
    </w:p>
    <w:p w:rsidR="00000000" w:rsidDel="00000000" w:rsidP="00000000" w:rsidRDefault="00000000" w:rsidRPr="00000000" w14:paraId="00000A92">
      <w:pPr>
        <w:rPr/>
      </w:pPr>
      <w:r w:rsidDel="00000000" w:rsidR="00000000" w:rsidRPr="00000000">
        <w:rPr>
          <w:rtl w:val="0"/>
        </w:rPr>
        <w:t xml:space="preserve">     87. analytics_daily_snapshot               Số liệu tổng hợp theo ngày cho dashboard (M18-UC</w:t>
      </w:r>
    </w:p>
    <w:p w:rsidR="00000000" w:rsidDel="00000000" w:rsidP="00000000" w:rsidRDefault="00000000" w:rsidRPr="00000000" w14:paraId="00000A93">
      <w:pPr>
        <w:rPr/>
      </w:pPr>
      <w:r w:rsidDel="00000000" w:rsidR="00000000" w:rsidRPr="00000000">
        <w:rPr>
          <w:rtl w:val="0"/>
        </w:rPr>
        <w:t xml:space="preserve">     88. report_export                          Yêu cầu xuất báo cáo (M18-UC13, CR17).</w:t>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pPr>
      <w:r w:rsidDel="00000000" w:rsidR="00000000" w:rsidRPr="00000000">
        <w:rPr>
          <w:rtl w:val="0"/>
        </w:rPr>
        <w:t xml:space="preserve">  MODULE M19 — AI WORKSPACE RECOMMENDATION  (6 UC)</w:t>
      </w:r>
    </w:p>
    <w:p w:rsidR="00000000" w:rsidDel="00000000" w:rsidP="00000000" w:rsidRDefault="00000000" w:rsidRPr="00000000" w14:paraId="00000A96">
      <w:pPr>
        <w:rPr/>
      </w:pPr>
      <w:r w:rsidDel="00000000" w:rsidR="00000000" w:rsidRPr="00000000">
        <w:rPr>
          <w:rtl w:val="0"/>
        </w:rPr>
        <w:t xml:space="preserve">     89. customer_preference_profile            Hồ sơ đặc trưng AI của Customer (M19-UC03/UC04).</w:t>
      </w:r>
    </w:p>
    <w:p w:rsidR="00000000" w:rsidDel="00000000" w:rsidP="00000000" w:rsidRDefault="00000000" w:rsidRPr="00000000" w14:paraId="00000A97">
      <w:pPr>
        <w:rPr/>
      </w:pPr>
      <w:r w:rsidDel="00000000" w:rsidR="00000000" w:rsidRPr="00000000">
        <w:rPr>
          <w:rtl w:val="0"/>
        </w:rPr>
        <w:t xml:space="preserve">     90. recommendation_request                 Lượt gọi gợi ý AI (M19-UC01/UC02).</w:t>
      </w:r>
    </w:p>
    <w:p w:rsidR="00000000" w:rsidDel="00000000" w:rsidP="00000000" w:rsidRDefault="00000000" w:rsidRPr="00000000" w14:paraId="00000A98">
      <w:pPr>
        <w:rPr/>
      </w:pPr>
      <w:r w:rsidDel="00000000" w:rsidR="00000000" w:rsidRPr="00000000">
        <w:rPr>
          <w:rtl w:val="0"/>
        </w:rPr>
        <w:t xml:space="preserve">     91. recommendation_result                  Danh sách workspace được gợi ý kèm điểm số.</w:t>
      </w:r>
    </w:p>
    <w:p w:rsidR="00000000" w:rsidDel="00000000" w:rsidP="00000000" w:rsidRDefault="00000000" w:rsidRPr="00000000" w14:paraId="00000A99">
      <w:pPr>
        <w:rPr/>
      </w:pPr>
      <w:r w:rsidDel="00000000" w:rsidR="00000000" w:rsidRPr="00000000">
        <w:rPr>
          <w:rtl w:val="0"/>
        </w:rPr>
        <w:t xml:space="preserve">     92. recommendation_event                   Sự kiện đo hiệu quả gợi ý - CTR/CVR (M19-UC06).</w:t>
      </w:r>
    </w:p>
    <w:p w:rsidR="00000000" w:rsidDel="00000000" w:rsidP="00000000" w:rsidRDefault="00000000" w:rsidRPr="00000000" w14:paraId="00000A9A">
      <w:pPr>
        <w:rPr/>
      </w:pPr>
      <w:r w:rsidDel="00000000" w:rsidR="00000000" w:rsidRPr="00000000">
        <w:rPr>
          <w:rtl w:val="0"/>
        </w:rPr>
        <w:t xml:space="preserve">     93. workspace_similarity                   Ma trận workspace tương tự (M19-UC02).</w:t>
      </w:r>
    </w:p>
    <w:p w:rsidR="00000000" w:rsidDel="00000000" w:rsidP="00000000" w:rsidRDefault="00000000" w:rsidRPr="00000000" w14:paraId="00000A9B">
      <w:pPr>
        <w:rPr/>
      </w:pPr>
      <w:r w:rsidDel="00000000" w:rsidR="00000000" w:rsidRPr="00000000">
        <w:rPr>
          <w:rtl w:val="0"/>
        </w:rPr>
      </w:r>
    </w:p>
    <w:p w:rsidR="00000000" w:rsidDel="00000000" w:rsidP="00000000" w:rsidRDefault="00000000" w:rsidRPr="00000000" w14:paraId="00000A9C">
      <w:pPr>
        <w:rPr/>
      </w:pPr>
      <w:r w:rsidDel="00000000" w:rsidR="00000000" w:rsidRPr="00000000">
        <w:rPr>
          <w:rtl w:val="0"/>
        </w:rPr>
        <w:t xml:space="preserve">  SRS 3.20 — AI SERVICES (AI Chatbot)</w:t>
      </w:r>
    </w:p>
    <w:p w:rsidR="00000000" w:rsidDel="00000000" w:rsidP="00000000" w:rsidRDefault="00000000" w:rsidRPr="00000000" w14:paraId="00000A9D">
      <w:pPr>
        <w:rPr/>
      </w:pPr>
      <w:r w:rsidDel="00000000" w:rsidR="00000000" w:rsidRPr="00000000">
        <w:rPr>
          <w:rtl w:val="0"/>
        </w:rPr>
        <w:t xml:space="preserve">     94. chatbot_conversation                   Phiên hội thoại AI Chatbot (SRS 3.20.1).</w:t>
      </w:r>
    </w:p>
    <w:p w:rsidR="00000000" w:rsidDel="00000000" w:rsidP="00000000" w:rsidRDefault="00000000" w:rsidRPr="00000000" w14:paraId="00000A9E">
      <w:pPr>
        <w:rPr/>
      </w:pPr>
      <w:r w:rsidDel="00000000" w:rsidR="00000000" w:rsidRPr="00000000">
        <w:rPr>
          <w:rtl w:val="0"/>
        </w:rPr>
        <w:t xml:space="preserve">     95. chatbot_message                        Tin nhắn trong hội thoại chatbot.</w:t>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pPr>
      <w:r w:rsidDel="00000000" w:rsidR="00000000" w:rsidRPr="00000000">
        <w:rPr>
          <w:rtl w:val="0"/>
        </w:rPr>
        <w:t xml:space="preserve">####################################################################################################</w:t>
      </w:r>
    </w:p>
    <w:p w:rsidR="00000000" w:rsidDel="00000000" w:rsidP="00000000" w:rsidRDefault="00000000" w:rsidRPr="00000000" w14:paraId="00000AA3">
      <w:pPr>
        <w:rPr/>
      </w:pPr>
      <w:r w:rsidDel="00000000" w:rsidR="00000000" w:rsidRPr="00000000">
        <w:rPr>
          <w:rtl w:val="0"/>
        </w:rPr>
        <w:t xml:space="preserve">#  MODULE M01 — AUTHENTICATION &amp; AUTHORIZATION  (13 UC)</w:t>
      </w:r>
    </w:p>
    <w:p w:rsidR="00000000" w:rsidDel="00000000" w:rsidP="00000000" w:rsidRDefault="00000000" w:rsidRPr="00000000" w14:paraId="00000AA4">
      <w:pPr>
        <w:rPr/>
      </w:pPr>
      <w:r w:rsidDel="00000000" w:rsidR="00000000" w:rsidRPr="00000000">
        <w:rPr>
          <w:rtl w:val="0"/>
        </w:rPr>
        <w:t xml:space="preserve">####################################################################################################</w:t>
      </w:r>
    </w:p>
    <w:p w:rsidR="00000000" w:rsidDel="00000000" w:rsidP="00000000" w:rsidRDefault="00000000" w:rsidRPr="00000000" w14:paraId="00000AA5">
      <w:pPr>
        <w:rPr/>
      </w:pPr>
      <w:r w:rsidDel="00000000" w:rsidR="00000000" w:rsidRPr="00000000">
        <w:rPr>
          <w:rtl w:val="0"/>
        </w:rPr>
      </w:r>
    </w:p>
    <w:p w:rsidR="00000000" w:rsidDel="00000000" w:rsidP="00000000" w:rsidRDefault="00000000" w:rsidRPr="00000000" w14:paraId="00000AA6">
      <w:pPr>
        <w:rPr/>
      </w:pPr>
      <w:r w:rsidDel="00000000" w:rsidR="00000000" w:rsidRPr="00000000">
        <w:rPr>
          <w:rtl w:val="0"/>
        </w:rPr>
        <w:t xml:space="preserve">====================================================================================================</w:t>
      </w:r>
    </w:p>
    <w:p w:rsidR="00000000" w:rsidDel="00000000" w:rsidP="00000000" w:rsidRDefault="00000000" w:rsidRPr="00000000" w14:paraId="00000AA7">
      <w:pPr>
        <w:rPr/>
      </w:pPr>
      <w:r w:rsidDel="00000000" w:rsidR="00000000" w:rsidRPr="00000000">
        <w:rPr>
          <w:rtl w:val="0"/>
        </w:rPr>
        <w:t xml:space="preserve">BẢNG 1/95 :  ROLE</w:t>
      </w:r>
    </w:p>
    <w:p w:rsidR="00000000" w:rsidDel="00000000" w:rsidP="00000000" w:rsidRDefault="00000000" w:rsidRPr="00000000" w14:paraId="00000AA8">
      <w:pPr>
        <w:rPr/>
      </w:pPr>
      <w:r w:rsidDel="00000000" w:rsidR="00000000" w:rsidRPr="00000000">
        <w:rPr>
          <w:rtl w:val="0"/>
        </w:rPr>
        <w:t xml:space="preserve">====================================================================================================</w:t>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rPr/>
      </w:pPr>
      <w:r w:rsidDel="00000000" w:rsidR="00000000" w:rsidRPr="00000000">
        <w:rPr>
          <w:rtl w:val="0"/>
        </w:rPr>
        <w:t xml:space="preserve">Ý NGHĨA: Vai trò hệ thống (RBAC).</w:t>
      </w:r>
    </w:p>
    <w:p w:rsidR="00000000" w:rsidDel="00000000" w:rsidP="00000000" w:rsidRDefault="00000000" w:rsidRPr="00000000" w14:paraId="00000AAB">
      <w:pPr>
        <w:rPr/>
      </w:pPr>
      <w:ins w:author="Hoàng Nguyễn Đức" w:id="0" w:date="2026-09-10T14:58:44Z">
        <w:r w:rsidDel="00000000" w:rsidR="00000000" w:rsidRPr="00000000">
          <w:rPr>
            <w:rtl w:val="0"/>
          </w:rPr>
          <w:t xml:space="preserve">1 user -&gt; r role</w:t>
        </w:r>
        <w:del w:author="Hoàng Nguyễn Đức" w:id="0" w:date="2026-09-10T14:58:44Z">
          <w:r w:rsidDel="00000000" w:rsidR="00000000" w:rsidRPr="00000000">
            <w:rPr>
              <w:rtl w:val="0"/>
            </w:rPr>
            <w:delText xml:space="preserve"> </w:delText>
          </w:r>
        </w:del>
      </w:ins>
      <w:del w:author="Hoàng Nguyễn Đức" w:id="0" w:date="2026-09-10T14:58:44Z"/>
      <w:ins w:author="Hoàng Nguyễn Đức" w:id="1" w:date="2026-09-10T14:58:44Z">
        <w:del w:author="Hoàng Nguyễn Đức" w:id="0" w:date="2026-09-10T14:58:44Z">
          <w:r w:rsidDel="00000000" w:rsidR="00000000" w:rsidRPr="00000000">
            <w:rPr>
              <w:rtl w:val="0"/>
            </w:rPr>
            <w:delText xml:space="preserve">1</w:delText>
          </w:r>
        </w:del>
      </w:ins>
      <w:r w:rsidDel="00000000" w:rsidR="00000000" w:rsidRPr="00000000">
        <w:rPr>
          <w:rtl w:val="0"/>
        </w:rPr>
      </w:r>
    </w:p>
    <w:p w:rsidR="00000000" w:rsidDel="00000000" w:rsidP="00000000" w:rsidRDefault="00000000" w:rsidRPr="00000000" w14:paraId="00000AAC">
      <w:pPr>
        <w:rPr>
          <w:ins w:author="Hoàng Nguyễn Đức" w:id="2" w:date="2026-09-10T14:58:49Z"/>
        </w:rPr>
      </w:pPr>
      <w:ins w:author="Hoàng Nguyễn Đức" w:id="2" w:date="2026-09-10T14:58:49Z">
        <w:r w:rsidDel="00000000" w:rsidR="00000000" w:rsidRPr="00000000">
          <w:rPr>
            <w:rtl w:val="0"/>
          </w:rPr>
          <w:t xml:space="preserve">users</w:t>
        </w:r>
      </w:ins>
    </w:p>
    <w:p w:rsidR="00000000" w:rsidDel="00000000" w:rsidP="00000000" w:rsidRDefault="00000000" w:rsidRPr="00000000" w14:paraId="00000AAD">
      <w:pPr>
        <w:numPr>
          <w:ilvl w:val="0"/>
          <w:numId w:val="13"/>
        </w:numPr>
        <w:ind w:left="720" w:hanging="360"/>
        <w:rPr>
          <w:ins w:author="Hoàng Nguyễn Đức" w:id="2" w:date="2026-09-10T14:58:49Z"/>
        </w:rPr>
      </w:pPr>
      <w:ins w:author="Hoàng Nguyễn Đức" w:id="2" w:date="2026-09-10T14:58:49Z">
        <w:del w:author="Hoàng Nguyễn Đức" w:id="2" w:date="2026-09-10T14:58:49Z">
          <w:r w:rsidDel="00000000" w:rsidR="00000000" w:rsidRPr="00000000">
            <w:rPr>
              <w:rtl w:val="0"/>
            </w:rPr>
            <w:delText xml:space="preserve">- </w:delText>
          </w:r>
        </w:del>
        <w:r w:rsidDel="00000000" w:rsidR="00000000" w:rsidRPr="00000000">
          <w:rPr>
            <w:rtl w:val="0"/>
          </w:rPr>
          <w:t xml:space="preserve">Role: USER/ADMIN/ORG (ENUM)</w:t>
        </w:r>
      </w:ins>
    </w:p>
    <w:p w:rsidR="00000000" w:rsidDel="00000000" w:rsidP="00000000" w:rsidRDefault="00000000" w:rsidRPr="00000000" w14:paraId="00000AAE">
      <w:pPr>
        <w:rPr>
          <w:ins w:author="Hoàng Nguyễn Đức" w:id="2" w:date="2026-09-10T14:58:49Z"/>
        </w:rPr>
      </w:pPr>
      <w:ins w:author="Hoàng Nguyễn Đức" w:id="2" w:date="2026-09-10T14:58:49Z">
        <w:r w:rsidDel="00000000" w:rsidR="00000000" w:rsidRPr="00000000">
          <w:rPr>
            <w:rtl w:val="0"/>
          </w:rPr>
        </w:r>
      </w:ins>
    </w:p>
    <w:p w:rsidR="00000000" w:rsidDel="00000000" w:rsidP="00000000" w:rsidRDefault="00000000" w:rsidRPr="00000000" w14:paraId="00000AAF">
      <w:pPr>
        <w:rPr/>
      </w:pPr>
      <w:r w:rsidDel="00000000" w:rsidR="00000000" w:rsidRPr="00000000">
        <w:rPr>
          <w:rtl w:val="0"/>
        </w:rPr>
        <w:t xml:space="preserve">  Khoá chính : id</w:t>
      </w:r>
    </w:p>
    <w:p w:rsidR="00000000" w:rsidDel="00000000" w:rsidP="00000000" w:rsidRDefault="00000000" w:rsidRPr="00000000" w14:paraId="00000AB0">
      <w:pPr>
        <w:rPr/>
      </w:pPr>
      <w:r w:rsidDel="00000000" w:rsidR="00000000" w:rsidRPr="00000000">
        <w:rPr>
          <w:rtl w:val="0"/>
        </w:rPr>
        <w:t xml:space="preserve">  Duy nhất   : uk_role_code (code)</w:t>
      </w:r>
    </w:p>
    <w:p w:rsidR="00000000" w:rsidDel="00000000" w:rsidP="00000000" w:rsidRDefault="00000000" w:rsidRPr="00000000" w14:paraId="00000AB1">
      <w:pPr>
        <w:rPr/>
      </w:pPr>
      <w:r w:rsidDel="00000000" w:rsidR="00000000" w:rsidRPr="00000000">
        <w:rPr>
          <w:rtl w:val="0"/>
        </w:rPr>
        <w:t xml:space="preserve">  Được tham chiếu bởi: role_permission.role_id, user_role.role_id</w:t>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pPr>
      <w:r w:rsidDel="00000000" w:rsidR="00000000" w:rsidRPr="00000000">
        <w:rPr>
          <w:rtl w:val="0"/>
        </w:rPr>
        <w:t xml:space="preserve">  DANH SÁCH THUỘC TÍNH</w:t>
      </w:r>
    </w:p>
    <w:p w:rsidR="00000000" w:rsidDel="00000000" w:rsidP="00000000" w:rsidRDefault="00000000" w:rsidRPr="00000000" w14:paraId="00000AB4">
      <w:pPr>
        <w:rPr/>
      </w:pPr>
      <w:r w:rsidDel="00000000" w:rsidR="00000000" w:rsidRPr="00000000">
        <w:rPr>
          <w:rtl w:val="0"/>
        </w:rPr>
        <w:t xml:space="preserve">  --------------------------------------------------------------------------------------------------</w:t>
      </w:r>
    </w:p>
    <w:p w:rsidR="00000000" w:rsidDel="00000000" w:rsidP="00000000" w:rsidRDefault="00000000" w:rsidRPr="00000000" w14:paraId="00000AB5">
      <w:pPr>
        <w:rPr/>
      </w:pPr>
      <w:r w:rsidDel="00000000" w:rsidR="00000000" w:rsidRPr="00000000">
        <w:rPr>
          <w:rtl w:val="0"/>
        </w:rPr>
        <w:t xml:space="preserve">    1. id                           BIGINT UNSIGNED            Null:NO   [PK]</w:t>
      </w:r>
    </w:p>
    <w:p w:rsidR="00000000" w:rsidDel="00000000" w:rsidP="00000000" w:rsidRDefault="00000000" w:rsidRPr="00000000" w14:paraId="00000AB6">
      <w:pPr>
        <w:rPr/>
      </w:pPr>
      <w:r w:rsidDel="00000000" w:rsidR="00000000" w:rsidRPr="00000000">
        <w:rPr>
          <w:rtl w:val="0"/>
        </w:rPr>
        <w:t xml:space="preserve">        · AUTO_INCREMENT</w:t>
      </w:r>
    </w:p>
    <w:p w:rsidR="00000000" w:rsidDel="00000000" w:rsidP="00000000" w:rsidRDefault="00000000" w:rsidRPr="00000000" w14:paraId="00000AB7">
      <w:pPr>
        <w:rPr/>
      </w:pPr>
      <w:r w:rsidDel="00000000" w:rsidR="00000000" w:rsidRPr="00000000">
        <w:rPr>
          <w:rtl w:val="0"/>
        </w:rPr>
        <w:t xml:space="preserve">        Khoá chính, tự tăng.</w:t>
      </w:r>
    </w:p>
    <w:p w:rsidR="00000000" w:rsidDel="00000000" w:rsidP="00000000" w:rsidRDefault="00000000" w:rsidRPr="00000000" w14:paraId="00000AB8">
      <w:pPr>
        <w:rPr/>
      </w:pPr>
      <w:r w:rsidDel="00000000" w:rsidR="00000000" w:rsidRPr="00000000">
        <w:rPr>
          <w:rtl w:val="0"/>
        </w:rPr>
        <w:t xml:space="preserve">    2. code                         VARCHAR(50)                Null:NO   [UQ]</w:t>
      </w:r>
    </w:p>
    <w:p w:rsidR="00000000" w:rsidDel="00000000" w:rsidP="00000000" w:rsidRDefault="00000000" w:rsidRPr="00000000" w14:paraId="00000AB9">
      <w:pPr>
        <w:rPr/>
      </w:pPr>
      <w:r w:rsidDel="00000000" w:rsidR="00000000" w:rsidRPr="00000000">
        <w:rPr>
          <w:rtl w:val="0"/>
        </w:rPr>
        <w:t xml:space="preserve">        CUSTOMER | ORGANIZER | ADMINISTRATOR.</w:t>
      </w:r>
    </w:p>
    <w:p w:rsidR="00000000" w:rsidDel="00000000" w:rsidP="00000000" w:rsidRDefault="00000000" w:rsidRPr="00000000" w14:paraId="00000ABA">
      <w:pPr>
        <w:rPr/>
      </w:pPr>
      <w:r w:rsidDel="00000000" w:rsidR="00000000" w:rsidRPr="00000000">
        <w:rPr>
          <w:rtl w:val="0"/>
        </w:rPr>
        <w:t xml:space="preserve">    3. name                         VARCHAR(100)               Null:NO  </w:t>
      </w:r>
    </w:p>
    <w:p w:rsidR="00000000" w:rsidDel="00000000" w:rsidP="00000000" w:rsidRDefault="00000000" w:rsidRPr="00000000" w14:paraId="00000ABB">
      <w:pPr>
        <w:rPr/>
      </w:pPr>
      <w:r w:rsidDel="00000000" w:rsidR="00000000" w:rsidRPr="00000000">
        <w:rPr>
          <w:rtl w:val="0"/>
        </w:rPr>
        <w:t xml:space="preserve">        Tên hiển thị.</w:t>
      </w:r>
    </w:p>
    <w:p w:rsidR="00000000" w:rsidDel="00000000" w:rsidP="00000000" w:rsidRDefault="00000000" w:rsidRPr="00000000" w14:paraId="00000ABC">
      <w:pPr>
        <w:rPr/>
      </w:pPr>
      <w:r w:rsidDel="00000000" w:rsidR="00000000" w:rsidRPr="00000000">
        <w:rPr>
          <w:rtl w:val="0"/>
        </w:rPr>
        <w:t xml:space="preserve">    4. description                  VARCHAR(255)               Null:YES </w:t>
      </w:r>
    </w:p>
    <w:p w:rsidR="00000000" w:rsidDel="00000000" w:rsidP="00000000" w:rsidRDefault="00000000" w:rsidRPr="00000000" w14:paraId="00000ABD">
      <w:pPr>
        <w:rPr/>
      </w:pPr>
      <w:r w:rsidDel="00000000" w:rsidR="00000000" w:rsidRPr="00000000">
        <w:rPr>
          <w:rtl w:val="0"/>
        </w:rPr>
        <w:t xml:space="preserve">        Mô tả chi tiết.</w:t>
      </w:r>
    </w:p>
    <w:p w:rsidR="00000000" w:rsidDel="00000000" w:rsidP="00000000" w:rsidRDefault="00000000" w:rsidRPr="00000000" w14:paraId="00000ABE">
      <w:pPr>
        <w:rPr/>
      </w:pPr>
      <w:r w:rsidDel="00000000" w:rsidR="00000000" w:rsidRPr="00000000">
        <w:rPr>
          <w:rtl w:val="0"/>
        </w:rPr>
        <w:t xml:space="preserve">    5. is_system                    TINYINT(1)                 Null:NO  </w:t>
      </w:r>
    </w:p>
    <w:p w:rsidR="00000000" w:rsidDel="00000000" w:rsidP="00000000" w:rsidRDefault="00000000" w:rsidRPr="00000000" w14:paraId="00000ABF">
      <w:pPr>
        <w:rPr/>
      </w:pPr>
      <w:r w:rsidDel="00000000" w:rsidR="00000000" w:rsidRPr="00000000">
        <w:rPr>
          <w:rtl w:val="0"/>
        </w:rPr>
        <w:t xml:space="preserve">        · Mặc định = 0</w:t>
      </w:r>
    </w:p>
    <w:p w:rsidR="00000000" w:rsidDel="00000000" w:rsidP="00000000" w:rsidRDefault="00000000" w:rsidRPr="00000000" w14:paraId="00000AC0">
      <w:pPr>
        <w:rPr/>
      </w:pPr>
      <w:r w:rsidDel="00000000" w:rsidR="00000000" w:rsidRPr="00000000">
        <w:rPr>
          <w:rtl w:val="0"/>
        </w:rPr>
        <w:t xml:space="preserve">        Đánh dấu vai trò do hệ thống định nghĩa sẵn, không cho phép quản trị viên xoá.</w:t>
      </w:r>
    </w:p>
    <w:p w:rsidR="00000000" w:rsidDel="00000000" w:rsidP="00000000" w:rsidRDefault="00000000" w:rsidRPr="00000000" w14:paraId="00000AC1">
      <w:pPr>
        <w:rPr/>
      </w:pPr>
      <w:r w:rsidDel="00000000" w:rsidR="00000000" w:rsidRPr="00000000">
        <w:rPr>
          <w:rtl w:val="0"/>
        </w:rPr>
        <w:t xml:space="preserve">    6. created_at                   DATETIME(3)                Null:NO  </w:t>
      </w:r>
    </w:p>
    <w:p w:rsidR="00000000" w:rsidDel="00000000" w:rsidP="00000000" w:rsidRDefault="00000000" w:rsidRPr="00000000" w14:paraId="00000AC2">
      <w:pPr>
        <w:rPr/>
      </w:pPr>
      <w:r w:rsidDel="00000000" w:rsidR="00000000" w:rsidRPr="00000000">
        <w:rPr>
          <w:rtl w:val="0"/>
        </w:rPr>
        <w:t xml:space="preserve">        · Mặc định = CURRENT_TIMESTAMP(3)</w:t>
      </w:r>
    </w:p>
    <w:p w:rsidR="00000000" w:rsidDel="00000000" w:rsidP="00000000" w:rsidRDefault="00000000" w:rsidRPr="00000000" w14:paraId="00000AC3">
      <w:pPr>
        <w:rPr/>
      </w:pPr>
      <w:r w:rsidDel="00000000" w:rsidR="00000000" w:rsidRPr="00000000">
        <w:rPr>
          <w:rtl w:val="0"/>
        </w:rPr>
        <w:t xml:space="preserve">        Thời điểm bản ghi được tạo.</w:t>
      </w:r>
    </w:p>
    <w:p w:rsidR="00000000" w:rsidDel="00000000" w:rsidP="00000000" w:rsidRDefault="00000000" w:rsidRPr="00000000" w14:paraId="00000AC4">
      <w:pPr>
        <w:rPr/>
      </w:pPr>
      <w:r w:rsidDel="00000000" w:rsidR="00000000" w:rsidRPr="00000000">
        <w:rPr>
          <w:rtl w:val="0"/>
        </w:rPr>
        <w:t xml:space="preserve">    7. updated_at                   DATETIME(3)                Null:NO  </w:t>
      </w:r>
    </w:p>
    <w:p w:rsidR="00000000" w:rsidDel="00000000" w:rsidP="00000000" w:rsidRDefault="00000000" w:rsidRPr="00000000" w14:paraId="00000AC5">
      <w:pPr>
        <w:rPr/>
      </w:pPr>
      <w:r w:rsidDel="00000000" w:rsidR="00000000" w:rsidRPr="00000000">
        <w:rPr>
          <w:rtl w:val="0"/>
        </w:rPr>
        <w:t xml:space="preserve">        · Mặc định = CURRENT_TIMESTAMP(3)  |  AUTO-UPDATE</w:t>
      </w:r>
    </w:p>
    <w:p w:rsidR="00000000" w:rsidDel="00000000" w:rsidP="00000000" w:rsidRDefault="00000000" w:rsidRPr="00000000" w14:paraId="00000AC6">
      <w:pPr>
        <w:rPr/>
      </w:pPr>
      <w:r w:rsidDel="00000000" w:rsidR="00000000" w:rsidRPr="00000000">
        <w:rPr>
          <w:rtl w:val="0"/>
        </w:rPr>
        <w:t xml:space="preserve">        Thời điểm cập nhật gần nhất (tự động cập nhật).</w:t>
      </w:r>
    </w:p>
    <w:p w:rsidR="00000000" w:rsidDel="00000000" w:rsidP="00000000" w:rsidRDefault="00000000" w:rsidRPr="00000000" w14:paraId="00000AC7">
      <w:pPr>
        <w:rPr/>
      </w:pPr>
      <w:r w:rsidDel="00000000" w:rsidR="00000000" w:rsidRPr="00000000">
        <w:rPr>
          <w:rtl w:val="0"/>
        </w:rPr>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t xml:space="preserve">====================================================================================================</w:t>
      </w:r>
    </w:p>
    <w:p w:rsidR="00000000" w:rsidDel="00000000" w:rsidP="00000000" w:rsidRDefault="00000000" w:rsidRPr="00000000" w14:paraId="00000ACA">
      <w:pPr>
        <w:rPr/>
      </w:pPr>
      <w:r w:rsidDel="00000000" w:rsidR="00000000" w:rsidRPr="00000000">
        <w:rPr>
          <w:rtl w:val="0"/>
        </w:rPr>
        <w:t xml:space="preserve">BẢNG 2/95 :  PERMISSION</w:t>
      </w:r>
    </w:p>
    <w:p w:rsidR="00000000" w:rsidDel="00000000" w:rsidP="00000000" w:rsidRDefault="00000000" w:rsidRPr="00000000" w14:paraId="00000ACB">
      <w:pPr>
        <w:rPr/>
      </w:pPr>
      <w:r w:rsidDel="00000000" w:rsidR="00000000" w:rsidRPr="00000000">
        <w:rPr>
          <w:rtl w:val="0"/>
        </w:rPr>
        <w:t xml:space="preserve">====================================================================================================</w:t>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t xml:space="preserve">Ý NGHĨA: Danh mục quyền chi tiết.</w:t>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t xml:space="preserve">  Khoá chính : id</w:t>
      </w:r>
    </w:p>
    <w:p w:rsidR="00000000" w:rsidDel="00000000" w:rsidP="00000000" w:rsidRDefault="00000000" w:rsidRPr="00000000" w14:paraId="00000AD0">
      <w:pPr>
        <w:rPr/>
      </w:pPr>
      <w:r w:rsidDel="00000000" w:rsidR="00000000" w:rsidRPr="00000000">
        <w:rPr>
          <w:rtl w:val="0"/>
        </w:rPr>
        <w:t xml:space="preserve">  Duy nhất   : uk_permission_code (code)</w:t>
      </w:r>
    </w:p>
    <w:p w:rsidR="00000000" w:rsidDel="00000000" w:rsidP="00000000" w:rsidRDefault="00000000" w:rsidRPr="00000000" w14:paraId="00000AD1">
      <w:pPr>
        <w:rPr/>
      </w:pPr>
      <w:r w:rsidDel="00000000" w:rsidR="00000000" w:rsidRPr="00000000">
        <w:rPr>
          <w:rtl w:val="0"/>
        </w:rPr>
        <w:t xml:space="preserve">  Được tham chiếu bởi: role_permission.permission_id</w:t>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pPr>
      <w:r w:rsidDel="00000000" w:rsidR="00000000" w:rsidRPr="00000000">
        <w:rPr>
          <w:rtl w:val="0"/>
        </w:rPr>
        <w:t xml:space="preserve">  DANH SÁCH THUỘC TÍNH</w:t>
      </w:r>
    </w:p>
    <w:p w:rsidR="00000000" w:rsidDel="00000000" w:rsidP="00000000" w:rsidRDefault="00000000" w:rsidRPr="00000000" w14:paraId="00000AD4">
      <w:pPr>
        <w:rPr/>
      </w:pPr>
      <w:r w:rsidDel="00000000" w:rsidR="00000000" w:rsidRPr="00000000">
        <w:rPr>
          <w:rtl w:val="0"/>
        </w:rPr>
        <w:t xml:space="preserve">  --------------------------------------------------------------------------------------------------</w:t>
      </w:r>
    </w:p>
    <w:p w:rsidR="00000000" w:rsidDel="00000000" w:rsidP="00000000" w:rsidRDefault="00000000" w:rsidRPr="00000000" w14:paraId="00000AD5">
      <w:pPr>
        <w:rPr/>
      </w:pPr>
      <w:r w:rsidDel="00000000" w:rsidR="00000000" w:rsidRPr="00000000">
        <w:rPr>
          <w:rtl w:val="0"/>
        </w:rPr>
        <w:t xml:space="preserve">    1. id                           BIGINT UNSIGNED            Null:NO   [PK]</w:t>
      </w:r>
    </w:p>
    <w:p w:rsidR="00000000" w:rsidDel="00000000" w:rsidP="00000000" w:rsidRDefault="00000000" w:rsidRPr="00000000" w14:paraId="00000AD6">
      <w:pPr>
        <w:rPr/>
      </w:pPr>
      <w:r w:rsidDel="00000000" w:rsidR="00000000" w:rsidRPr="00000000">
        <w:rPr>
          <w:rtl w:val="0"/>
        </w:rPr>
        <w:t xml:space="preserve">        · AUTO_INCREMENT</w:t>
      </w:r>
    </w:p>
    <w:p w:rsidR="00000000" w:rsidDel="00000000" w:rsidP="00000000" w:rsidRDefault="00000000" w:rsidRPr="00000000" w14:paraId="00000AD7">
      <w:pPr>
        <w:rPr/>
      </w:pPr>
      <w:r w:rsidDel="00000000" w:rsidR="00000000" w:rsidRPr="00000000">
        <w:rPr>
          <w:rtl w:val="0"/>
        </w:rPr>
        <w:t xml:space="preserve">        Khoá chính, tự tăng.</w:t>
      </w:r>
    </w:p>
    <w:p w:rsidR="00000000" w:rsidDel="00000000" w:rsidP="00000000" w:rsidRDefault="00000000" w:rsidRPr="00000000" w14:paraId="00000AD8">
      <w:pPr>
        <w:rPr/>
      </w:pPr>
      <w:r w:rsidDel="00000000" w:rsidR="00000000" w:rsidRPr="00000000">
        <w:rPr>
          <w:rtl w:val="0"/>
        </w:rPr>
        <w:t xml:space="preserve">    2. code                         VARCHAR(100)               Null:NO   [UQ]</w:t>
      </w:r>
    </w:p>
    <w:p w:rsidR="00000000" w:rsidDel="00000000" w:rsidP="00000000" w:rsidRDefault="00000000" w:rsidRPr="00000000" w14:paraId="00000AD9">
      <w:pPr>
        <w:rPr/>
      </w:pPr>
      <w:r w:rsidDel="00000000" w:rsidR="00000000" w:rsidRPr="00000000">
        <w:rPr>
          <w:rtl w:val="0"/>
        </w:rPr>
        <w:t xml:space="preserve">        Vd: workspace.approve, refund.process.</w:t>
      </w:r>
    </w:p>
    <w:p w:rsidR="00000000" w:rsidDel="00000000" w:rsidP="00000000" w:rsidRDefault="00000000" w:rsidRPr="00000000" w14:paraId="00000ADA">
      <w:pPr>
        <w:rPr/>
      </w:pPr>
      <w:r w:rsidDel="00000000" w:rsidR="00000000" w:rsidRPr="00000000">
        <w:rPr>
          <w:rtl w:val="0"/>
        </w:rPr>
        <w:t xml:space="preserve">    3. module_code                  VARCHAR(10)                Null:NO   [IDX]</w:t>
      </w:r>
    </w:p>
    <w:p w:rsidR="00000000" w:rsidDel="00000000" w:rsidP="00000000" w:rsidRDefault="00000000" w:rsidRPr="00000000" w14:paraId="00000ADB">
      <w:pPr>
        <w:rPr/>
      </w:pPr>
      <w:r w:rsidDel="00000000" w:rsidR="00000000" w:rsidRPr="00000000">
        <w:rPr>
          <w:rtl w:val="0"/>
        </w:rPr>
        <w:t xml:space="preserve">        Mã module nghiệp vụ mà quyền này thuộc về, nhận giá trị từ M01 đến M19.</w:t>
      </w:r>
    </w:p>
    <w:p w:rsidR="00000000" w:rsidDel="00000000" w:rsidP="00000000" w:rsidRDefault="00000000" w:rsidRPr="00000000" w14:paraId="00000ADC">
      <w:pPr>
        <w:rPr/>
      </w:pPr>
      <w:r w:rsidDel="00000000" w:rsidR="00000000" w:rsidRPr="00000000">
        <w:rPr>
          <w:rtl w:val="0"/>
        </w:rPr>
        <w:t xml:space="preserve">    4. name                         VARCHAR(150)               Null:NO  </w:t>
      </w:r>
    </w:p>
    <w:p w:rsidR="00000000" w:rsidDel="00000000" w:rsidP="00000000" w:rsidRDefault="00000000" w:rsidRPr="00000000" w14:paraId="00000ADD">
      <w:pPr>
        <w:rPr/>
      </w:pPr>
      <w:r w:rsidDel="00000000" w:rsidR="00000000" w:rsidRPr="00000000">
        <w:rPr>
          <w:rtl w:val="0"/>
        </w:rPr>
        <w:t xml:space="preserve">        Tên hiển thị.</w:t>
      </w:r>
    </w:p>
    <w:p w:rsidR="00000000" w:rsidDel="00000000" w:rsidP="00000000" w:rsidRDefault="00000000" w:rsidRPr="00000000" w14:paraId="00000ADE">
      <w:pPr>
        <w:rPr/>
      </w:pPr>
      <w:r w:rsidDel="00000000" w:rsidR="00000000" w:rsidRPr="00000000">
        <w:rPr>
          <w:rtl w:val="0"/>
        </w:rPr>
        <w:t xml:space="preserve">    5. description                  VARCHAR(255)               Null:YES </w:t>
      </w:r>
    </w:p>
    <w:p w:rsidR="00000000" w:rsidDel="00000000" w:rsidP="00000000" w:rsidRDefault="00000000" w:rsidRPr="00000000" w14:paraId="00000ADF">
      <w:pPr>
        <w:rPr/>
      </w:pPr>
      <w:r w:rsidDel="00000000" w:rsidR="00000000" w:rsidRPr="00000000">
        <w:rPr>
          <w:rtl w:val="0"/>
        </w:rPr>
        <w:t xml:space="preserve">        Mô tả chi tiết.</w:t>
      </w:r>
    </w:p>
    <w:p w:rsidR="00000000" w:rsidDel="00000000" w:rsidP="00000000" w:rsidRDefault="00000000" w:rsidRPr="00000000" w14:paraId="00000AE0">
      <w:pPr>
        <w:rPr/>
      </w:pPr>
      <w:r w:rsidDel="00000000" w:rsidR="00000000" w:rsidRPr="00000000">
        <w:rPr>
          <w:rtl w:val="0"/>
        </w:rPr>
        <w:t xml:space="preserve">    6. created_at                   DATETIME(3)                Null:NO  </w:t>
      </w:r>
    </w:p>
    <w:p w:rsidR="00000000" w:rsidDel="00000000" w:rsidP="00000000" w:rsidRDefault="00000000" w:rsidRPr="00000000" w14:paraId="00000AE1">
      <w:pPr>
        <w:rPr/>
      </w:pPr>
      <w:r w:rsidDel="00000000" w:rsidR="00000000" w:rsidRPr="00000000">
        <w:rPr>
          <w:rtl w:val="0"/>
        </w:rPr>
        <w:t xml:space="preserve">        · Mặc định = CURRENT_TIMESTAMP(3)</w:t>
      </w:r>
    </w:p>
    <w:p w:rsidR="00000000" w:rsidDel="00000000" w:rsidP="00000000" w:rsidRDefault="00000000" w:rsidRPr="00000000" w14:paraId="00000AE2">
      <w:pPr>
        <w:rPr/>
      </w:pPr>
      <w:r w:rsidDel="00000000" w:rsidR="00000000" w:rsidRPr="00000000">
        <w:rPr>
          <w:rtl w:val="0"/>
        </w:rPr>
        <w:t xml:space="preserve">        Thời điểm bản ghi được tạo.</w:t>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rPr/>
      </w:pPr>
      <w:r w:rsidDel="00000000" w:rsidR="00000000" w:rsidRPr="00000000">
        <w:rPr>
          <w:rtl w:val="0"/>
        </w:rPr>
        <w:t xml:space="preserve">====================================================================================================</w:t>
      </w:r>
    </w:p>
    <w:p w:rsidR="00000000" w:rsidDel="00000000" w:rsidP="00000000" w:rsidRDefault="00000000" w:rsidRPr="00000000" w14:paraId="00000AE6">
      <w:pPr>
        <w:rPr/>
      </w:pPr>
      <w:r w:rsidDel="00000000" w:rsidR="00000000" w:rsidRPr="00000000">
        <w:rPr>
          <w:rtl w:val="0"/>
        </w:rPr>
        <w:t xml:space="preserve">BẢNG 3/95 :  ROLE_PERMISSION</w:t>
      </w:r>
    </w:p>
    <w:p w:rsidR="00000000" w:rsidDel="00000000" w:rsidP="00000000" w:rsidRDefault="00000000" w:rsidRPr="00000000" w14:paraId="00000AE7">
      <w:pPr>
        <w:rPr/>
      </w:pPr>
      <w:r w:rsidDel="00000000" w:rsidR="00000000" w:rsidRPr="00000000">
        <w:rPr>
          <w:rtl w:val="0"/>
        </w:rPr>
        <w:t xml:space="preserve">====================================================================================================</w:t>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pPr>
      <w:r w:rsidDel="00000000" w:rsidR="00000000" w:rsidRPr="00000000">
        <w:rPr>
          <w:rtl w:val="0"/>
        </w:rPr>
        <w:t xml:space="preserve">Ý NGHĨA: Ánh xạ vai trò - quyền (M17-UC02).</w:t>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t xml:space="preserve">  Khoá chính : role_id, permission_id</w:t>
      </w:r>
    </w:p>
    <w:p w:rsidR="00000000" w:rsidDel="00000000" w:rsidP="00000000" w:rsidRDefault="00000000" w:rsidRPr="00000000" w14:paraId="00000AEC">
      <w:pPr>
        <w:rPr/>
      </w:pPr>
      <w:r w:rsidDel="00000000" w:rsidR="00000000" w:rsidRPr="00000000">
        <w:rPr>
          <w:rtl w:val="0"/>
        </w:rPr>
        <w:t xml:space="preserve">  Tham chiếu tới:</w:t>
      </w:r>
    </w:p>
    <w:p w:rsidR="00000000" w:rsidDel="00000000" w:rsidP="00000000" w:rsidRDefault="00000000" w:rsidRPr="00000000" w14:paraId="00000AED">
      <w:pPr>
        <w:rPr/>
      </w:pPr>
      <w:r w:rsidDel="00000000" w:rsidR="00000000" w:rsidRPr="00000000">
        <w:rPr>
          <w:rtl w:val="0"/>
        </w:rPr>
        <w:t xml:space="preserve">      - role_id                    -&gt; role.id   [ON DELETE CASCADE]</w:t>
      </w:r>
    </w:p>
    <w:p w:rsidR="00000000" w:rsidDel="00000000" w:rsidP="00000000" w:rsidRDefault="00000000" w:rsidRPr="00000000" w14:paraId="00000AEE">
      <w:pPr>
        <w:rPr/>
      </w:pPr>
      <w:r w:rsidDel="00000000" w:rsidR="00000000" w:rsidRPr="00000000">
        <w:rPr>
          <w:rtl w:val="0"/>
        </w:rPr>
        <w:t xml:space="preserve">      - permission_id              -&gt; permission.id   [ON DELETE CASCADE]</w:t>
      </w:r>
    </w:p>
    <w:p w:rsidR="00000000" w:rsidDel="00000000" w:rsidP="00000000" w:rsidRDefault="00000000" w:rsidRPr="00000000" w14:paraId="00000AEF">
      <w:pPr>
        <w:rPr/>
      </w:pPr>
      <w:r w:rsidDel="00000000" w:rsidR="00000000" w:rsidRPr="00000000">
        <w:rPr>
          <w:rtl w:val="0"/>
        </w:rPr>
      </w:r>
    </w:p>
    <w:p w:rsidR="00000000" w:rsidDel="00000000" w:rsidP="00000000" w:rsidRDefault="00000000" w:rsidRPr="00000000" w14:paraId="00000AF0">
      <w:pPr>
        <w:rPr/>
      </w:pPr>
      <w:r w:rsidDel="00000000" w:rsidR="00000000" w:rsidRPr="00000000">
        <w:rPr>
          <w:rtl w:val="0"/>
        </w:rPr>
        <w:t xml:space="preserve">  DANH SÁCH THUỘC TÍNH</w:t>
      </w:r>
    </w:p>
    <w:p w:rsidR="00000000" w:rsidDel="00000000" w:rsidP="00000000" w:rsidRDefault="00000000" w:rsidRPr="00000000" w14:paraId="00000AF1">
      <w:pPr>
        <w:rPr/>
      </w:pPr>
      <w:r w:rsidDel="00000000" w:rsidR="00000000" w:rsidRPr="00000000">
        <w:rPr>
          <w:rtl w:val="0"/>
        </w:rPr>
        <w:t xml:space="preserve">  --------------------------------------------------------------------------------------------------</w:t>
      </w:r>
    </w:p>
    <w:p w:rsidR="00000000" w:rsidDel="00000000" w:rsidP="00000000" w:rsidRDefault="00000000" w:rsidRPr="00000000" w14:paraId="00000AF2">
      <w:pPr>
        <w:rPr/>
      </w:pPr>
      <w:r w:rsidDel="00000000" w:rsidR="00000000" w:rsidRPr="00000000">
        <w:rPr>
          <w:rtl w:val="0"/>
        </w:rPr>
        <w:t xml:space="preserve">    1. role_id                      BIGINT UNSIGNED            Null:NO   [PK/FK]</w:t>
      </w:r>
    </w:p>
    <w:p w:rsidR="00000000" w:rsidDel="00000000" w:rsidP="00000000" w:rsidRDefault="00000000" w:rsidRPr="00000000" w14:paraId="00000AF3">
      <w:pPr>
        <w:rPr/>
      </w:pPr>
      <w:r w:rsidDel="00000000" w:rsidR="00000000" w:rsidRPr="00000000">
        <w:rPr>
          <w:rtl w:val="0"/>
        </w:rPr>
        <w:t xml:space="preserve">        Khoá ngoại tới bảng role (Vai trò hệ thống).</w:t>
      </w:r>
    </w:p>
    <w:p w:rsidR="00000000" w:rsidDel="00000000" w:rsidP="00000000" w:rsidRDefault="00000000" w:rsidRPr="00000000" w14:paraId="00000AF4">
      <w:pPr>
        <w:rPr/>
      </w:pPr>
      <w:r w:rsidDel="00000000" w:rsidR="00000000" w:rsidRPr="00000000">
        <w:rPr>
          <w:rtl w:val="0"/>
        </w:rPr>
        <w:t xml:space="preserve">    2. permission_id                BIGINT UNSIGNED            Null:NO   [PK/FK/IDX]</w:t>
      </w:r>
    </w:p>
    <w:p w:rsidR="00000000" w:rsidDel="00000000" w:rsidP="00000000" w:rsidRDefault="00000000" w:rsidRPr="00000000" w14:paraId="00000AF5">
      <w:pPr>
        <w:rPr/>
      </w:pPr>
      <w:r w:rsidDel="00000000" w:rsidR="00000000" w:rsidRPr="00000000">
        <w:rPr>
          <w:rtl w:val="0"/>
        </w:rPr>
        <w:t xml:space="preserve">        Khoá ngoại tới bảng permission (Danh mục quyền chi tiết).</w:t>
      </w:r>
    </w:p>
    <w:p w:rsidR="00000000" w:rsidDel="00000000" w:rsidP="00000000" w:rsidRDefault="00000000" w:rsidRPr="00000000" w14:paraId="00000AF6">
      <w:pPr>
        <w:rPr/>
      </w:pPr>
      <w:r w:rsidDel="00000000" w:rsidR="00000000" w:rsidRPr="00000000">
        <w:rPr>
          <w:rtl w:val="0"/>
        </w:rPr>
        <w:t xml:space="preserve">    3. granted_at                   DATETIME(3)                Null:NO  </w:t>
      </w:r>
    </w:p>
    <w:p w:rsidR="00000000" w:rsidDel="00000000" w:rsidP="00000000" w:rsidRDefault="00000000" w:rsidRPr="00000000" w14:paraId="00000AF7">
      <w:pPr>
        <w:rPr/>
      </w:pPr>
      <w:r w:rsidDel="00000000" w:rsidR="00000000" w:rsidRPr="00000000">
        <w:rPr>
          <w:rtl w:val="0"/>
        </w:rPr>
        <w:t xml:space="preserve">        · Mặc định = CURRENT_TIMESTAMP(3)</w:t>
      </w:r>
    </w:p>
    <w:p w:rsidR="00000000" w:rsidDel="00000000" w:rsidP="00000000" w:rsidRDefault="00000000" w:rsidRPr="00000000" w14:paraId="00000AF8">
      <w:pPr>
        <w:rPr/>
      </w:pPr>
      <w:r w:rsidDel="00000000" w:rsidR="00000000" w:rsidRPr="00000000">
        <w:rPr>
          <w:rtl w:val="0"/>
        </w:rPr>
        <w:t xml:space="preserve">        Mốc thời gian: cấp.</w:t>
      </w:r>
    </w:p>
    <w:p w:rsidR="00000000" w:rsidDel="00000000" w:rsidP="00000000" w:rsidRDefault="00000000" w:rsidRPr="00000000" w14:paraId="00000AF9">
      <w:pPr>
        <w:rPr/>
      </w:pPr>
      <w:r w:rsidDel="00000000" w:rsidR="00000000" w:rsidRPr="00000000">
        <w:rPr>
          <w:rtl w:val="0"/>
        </w:rPr>
        <w:t xml:space="preserve">    4. granted_by                   BIGINT UNSIGNED            Null:YES </w:t>
      </w:r>
    </w:p>
    <w:p w:rsidR="00000000" w:rsidDel="00000000" w:rsidP="00000000" w:rsidRDefault="00000000" w:rsidRPr="00000000" w14:paraId="00000AFA">
      <w:pPr>
        <w:rPr/>
      </w:pPr>
      <w:r w:rsidDel="00000000" w:rsidR="00000000" w:rsidRPr="00000000">
        <w:rPr>
          <w:rtl w:val="0"/>
        </w:rPr>
        <w:t xml:space="preserve">        Người thực hiện: cấp.</w:t>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pPr>
      <w:r w:rsidDel="00000000" w:rsidR="00000000" w:rsidRPr="00000000">
        <w:rPr>
          <w:rtl w:val="0"/>
        </w:rPr>
        <w:t xml:space="preserve">====================================================================================================</w:t>
      </w:r>
    </w:p>
    <w:p w:rsidR="00000000" w:rsidDel="00000000" w:rsidP="00000000" w:rsidRDefault="00000000" w:rsidRPr="00000000" w14:paraId="00000AFE">
      <w:pPr>
        <w:rPr/>
      </w:pPr>
      <w:r w:rsidDel="00000000" w:rsidR="00000000" w:rsidRPr="00000000">
        <w:rPr>
          <w:rtl w:val="0"/>
        </w:rPr>
        <w:t xml:space="preserve">BẢNG 4/95 :  USER_ACCOUNT</w:t>
      </w:r>
    </w:p>
    <w:p w:rsidR="00000000" w:rsidDel="00000000" w:rsidP="00000000" w:rsidRDefault="00000000" w:rsidRPr="00000000" w14:paraId="00000AFF">
      <w:pPr>
        <w:rPr/>
      </w:pPr>
      <w:r w:rsidDel="00000000" w:rsidR="00000000" w:rsidRPr="00000000">
        <w:rPr>
          <w:rtl w:val="0"/>
        </w:rPr>
        <w:t xml:space="preserve">====================================================================================================</w:t>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pPr>
      <w:r w:rsidDel="00000000" w:rsidR="00000000" w:rsidRPr="00000000">
        <w:rPr>
          <w:rtl w:val="0"/>
        </w:rPr>
        <w:t xml:space="preserve">Ý NGHĨA: Tài khoản đăng nhập (Better Auth).</w:t>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rPr/>
      </w:pPr>
      <w:r w:rsidDel="00000000" w:rsidR="00000000" w:rsidRPr="00000000">
        <w:rPr>
          <w:rtl w:val="0"/>
        </w:rPr>
        <w:t xml:space="preserve">  Khoá chính : id</w:t>
      </w:r>
    </w:p>
    <w:p w:rsidR="00000000" w:rsidDel="00000000" w:rsidP="00000000" w:rsidRDefault="00000000" w:rsidRPr="00000000" w14:paraId="00000B04">
      <w:pPr>
        <w:rPr/>
      </w:pPr>
      <w:r w:rsidDel="00000000" w:rsidR="00000000" w:rsidRPr="00000000">
        <w:rPr>
          <w:rtl w:val="0"/>
        </w:rPr>
        <w:t xml:space="preserve">  Duy nhất   : uk_user_email (email); uk_user_public_id (public_id); uk_user_username (username)</w:t>
      </w:r>
    </w:p>
    <w:p w:rsidR="00000000" w:rsidDel="00000000" w:rsidP="00000000" w:rsidRDefault="00000000" w:rsidRPr="00000000" w14:paraId="00000B05">
      <w:pPr>
        <w:rPr/>
      </w:pPr>
      <w:r w:rsidDel="00000000" w:rsidR="00000000" w:rsidRPr="00000000">
        <w:rPr>
          <w:rtl w:val="0"/>
        </w:rPr>
        <w:t xml:space="preserve">  Được tham chiếu bởi: booking.customer_id, booking_cancellation.cancelled_by, chatbot_conversation.user_id, customer_preference.user_id, customer_preference_profile.customer_id, device_token.user_id, discount_redemption.customer_id, dispute.opened_by, dispute_evidence.submitted_by, favorite.customer_id, favorite_group.customer_id, featured_workspace.created_by, membership_subscription.customer_id, notification.recipient_id, notification_preference.user_id, organizer_application.reviewed_by, organizer_profile.user_id, payment.customer_id, platform_fee_rule.created_by, platform_report.reporter_id, platform_setting.updated_by, promotional_campaign.created_by, recommendation_request.customer_id, refund_request.customer_id, report_export.requested_by, resource_hold.customer_id, review.customer_id, review_reply.replied_by, review_report.reporter_id, saved_search_filter.customer_id, search_query_log.customer_id, social_account.user_id, transaction_reconciliation.performed_by, user_profile.user_id, user_role.user_id, user_session.user_id, verification_document.verified_by, verification_token.user_id, workspace_submission.reviewed_by, workspace_submission.submitted_by</w:t>
      </w:r>
    </w:p>
    <w:p w:rsidR="00000000" w:rsidDel="00000000" w:rsidP="00000000" w:rsidRDefault="00000000" w:rsidRPr="00000000" w14:paraId="00000B06">
      <w:pPr>
        <w:rPr/>
      </w:pPr>
      <w:r w:rsidDel="00000000" w:rsidR="00000000" w:rsidRPr="00000000">
        <w:rPr>
          <w:rtl w:val="0"/>
        </w:rPr>
      </w:r>
    </w:p>
    <w:p w:rsidR="00000000" w:rsidDel="00000000" w:rsidP="00000000" w:rsidRDefault="00000000" w:rsidRPr="00000000" w14:paraId="00000B07">
      <w:pPr>
        <w:rPr/>
      </w:pPr>
      <w:r w:rsidDel="00000000" w:rsidR="00000000" w:rsidRPr="00000000">
        <w:rPr>
          <w:rtl w:val="0"/>
        </w:rPr>
        <w:t xml:space="preserve">  DANH SÁCH THUỘC TÍNH</w:t>
      </w:r>
    </w:p>
    <w:p w:rsidR="00000000" w:rsidDel="00000000" w:rsidP="00000000" w:rsidRDefault="00000000" w:rsidRPr="00000000" w14:paraId="00000B08">
      <w:pPr>
        <w:rPr/>
      </w:pPr>
      <w:r w:rsidDel="00000000" w:rsidR="00000000" w:rsidRPr="00000000">
        <w:rPr>
          <w:rtl w:val="0"/>
        </w:rPr>
        <w:t xml:space="preserve">  --------------------------------------------------------------------------------------------------</w:t>
      </w:r>
    </w:p>
    <w:p w:rsidR="00000000" w:rsidDel="00000000" w:rsidP="00000000" w:rsidRDefault="00000000" w:rsidRPr="00000000" w14:paraId="00000B09">
      <w:pPr>
        <w:rPr/>
      </w:pPr>
      <w:r w:rsidDel="00000000" w:rsidR="00000000" w:rsidRPr="00000000">
        <w:rPr>
          <w:rtl w:val="0"/>
        </w:rPr>
        <w:t xml:space="preserve">    1. id                           BIGINT UNSIGNED            Null:NO   [PK]</w:t>
      </w:r>
    </w:p>
    <w:p w:rsidR="00000000" w:rsidDel="00000000" w:rsidP="00000000" w:rsidRDefault="00000000" w:rsidRPr="00000000" w14:paraId="00000B0A">
      <w:pPr>
        <w:rPr/>
      </w:pPr>
      <w:r w:rsidDel="00000000" w:rsidR="00000000" w:rsidRPr="00000000">
        <w:rPr>
          <w:rtl w:val="0"/>
        </w:rPr>
        <w:t xml:space="preserve">        · AUTO_INCREMENT</w:t>
      </w:r>
    </w:p>
    <w:p w:rsidR="00000000" w:rsidDel="00000000" w:rsidP="00000000" w:rsidRDefault="00000000" w:rsidRPr="00000000" w14:paraId="00000B0B">
      <w:pPr>
        <w:rPr/>
      </w:pPr>
      <w:r w:rsidDel="00000000" w:rsidR="00000000" w:rsidRPr="00000000">
        <w:rPr>
          <w:rtl w:val="0"/>
        </w:rPr>
        <w:t xml:space="preserve">        Khoá chính, tự tăng.</w:t>
      </w:r>
    </w:p>
    <w:p w:rsidR="00000000" w:rsidDel="00000000" w:rsidP="00000000" w:rsidRDefault="00000000" w:rsidRPr="00000000" w14:paraId="00000B0C">
      <w:pPr>
        <w:rPr/>
      </w:pPr>
      <w:r w:rsidDel="00000000" w:rsidR="00000000" w:rsidRPr="00000000">
        <w:rPr>
          <w:rtl w:val="0"/>
        </w:rPr>
        <w:t xml:space="preserve">    2. public_id                    CHAR(36)                   Null:NO   [UQ]</w:t>
      </w:r>
    </w:p>
    <w:p w:rsidR="00000000" w:rsidDel="00000000" w:rsidP="00000000" w:rsidRDefault="00000000" w:rsidRPr="00000000" w14:paraId="00000B0D">
      <w:pPr>
        <w:rPr/>
      </w:pPr>
      <w:r w:rsidDel="00000000" w:rsidR="00000000" w:rsidRPr="00000000">
        <w:rPr>
          <w:rtl w:val="0"/>
        </w:rPr>
        <w:t xml:space="preserve">        UUID lộ ra API.</w:t>
      </w:r>
    </w:p>
    <w:p w:rsidR="00000000" w:rsidDel="00000000" w:rsidP="00000000" w:rsidRDefault="00000000" w:rsidRPr="00000000" w14:paraId="00000B0E">
      <w:pPr>
        <w:rPr/>
      </w:pPr>
      <w:r w:rsidDel="00000000" w:rsidR="00000000" w:rsidRPr="00000000">
        <w:rPr>
          <w:rtl w:val="0"/>
        </w:rPr>
        <w:t xml:space="preserve">    3. email                        VARCHAR(255)               Null:NO   [UQ]</w:t>
      </w:r>
    </w:p>
    <w:p w:rsidR="00000000" w:rsidDel="00000000" w:rsidP="00000000" w:rsidRDefault="00000000" w:rsidRPr="00000000" w14:paraId="00000B0F">
      <w:pPr>
        <w:rPr/>
      </w:pPr>
      <w:r w:rsidDel="00000000" w:rsidR="00000000" w:rsidRPr="00000000">
        <w:rPr>
          <w:rtl w:val="0"/>
        </w:rPr>
        <w:t xml:space="preserve">        Địa chỉ email, đồng thời là định danh đăng nhập chính.</w:t>
      </w:r>
    </w:p>
    <w:p w:rsidR="00000000" w:rsidDel="00000000" w:rsidP="00000000" w:rsidRDefault="00000000" w:rsidRPr="00000000" w14:paraId="00000B10">
      <w:pPr>
        <w:rPr/>
      </w:pPr>
      <w:r w:rsidDel="00000000" w:rsidR="00000000" w:rsidRPr="00000000">
        <w:rPr>
          <w:rtl w:val="0"/>
        </w:rPr>
        <w:t xml:space="preserve">    4. username                     VARCHAR(100)               Null:YES  [UQ]</w:t>
      </w:r>
    </w:p>
    <w:p w:rsidR="00000000" w:rsidDel="00000000" w:rsidP="00000000" w:rsidRDefault="00000000" w:rsidRPr="00000000" w14:paraId="00000B11">
      <w:pPr>
        <w:rPr/>
      </w:pPr>
      <w:r w:rsidDel="00000000" w:rsidR="00000000" w:rsidRPr="00000000">
        <w:rPr>
          <w:rtl w:val="0"/>
        </w:rPr>
        <w:t xml:space="preserve">        Tên đăng nhập tuỳ chọn, có thể dùng thay email.</w:t>
      </w:r>
    </w:p>
    <w:p w:rsidR="00000000" w:rsidDel="00000000" w:rsidP="00000000" w:rsidRDefault="00000000" w:rsidRPr="00000000" w14:paraId="00000B12">
      <w:pPr>
        <w:rPr/>
      </w:pPr>
      <w:r w:rsidDel="00000000" w:rsidR="00000000" w:rsidRPr="00000000">
        <w:rPr>
          <w:rtl w:val="0"/>
        </w:rPr>
        <w:t xml:space="preserve">    5. password_hash                VARCHAR(255)               Null:YES </w:t>
      </w:r>
    </w:p>
    <w:p w:rsidR="00000000" w:rsidDel="00000000" w:rsidP="00000000" w:rsidRDefault="00000000" w:rsidRPr="00000000" w14:paraId="00000B13">
      <w:pPr>
        <w:rPr/>
      </w:pPr>
      <w:r w:rsidDel="00000000" w:rsidR="00000000" w:rsidRPr="00000000">
        <w:rPr>
          <w:rtl w:val="0"/>
        </w:rPr>
        <w:t xml:space="preserve">        Chuỗi băm của mật khẩu theo bcrypt (work factor tối thiểu 10) hoặc Argon2. Không bao giờ lưu</w:t>
      </w:r>
    </w:p>
    <w:p w:rsidR="00000000" w:rsidDel="00000000" w:rsidP="00000000" w:rsidRDefault="00000000" w:rsidRPr="00000000" w14:paraId="00000B14">
      <w:pPr>
        <w:rPr/>
      </w:pPr>
      <w:r w:rsidDel="00000000" w:rsidR="00000000" w:rsidRPr="00000000">
        <w:rPr>
          <w:rtl w:val="0"/>
        </w:rPr>
        <w:t xml:space="preserve">        mật khẩu gốc (BR-02).</w:t>
      </w:r>
    </w:p>
    <w:p w:rsidR="00000000" w:rsidDel="00000000" w:rsidP="00000000" w:rsidRDefault="00000000" w:rsidRPr="00000000" w14:paraId="00000B15">
      <w:pPr>
        <w:rPr/>
      </w:pPr>
      <w:r w:rsidDel="00000000" w:rsidR="00000000" w:rsidRPr="00000000">
        <w:rPr>
          <w:rtl w:val="0"/>
        </w:rPr>
        <w:t xml:space="preserve">    6. status                       ENUM('PENDING_VERIFICATION','ACTIVE','INACTIVE','LOCKED','SUSPENDED','DELETED') Null:NO   [IDX]</w:t>
      </w:r>
    </w:p>
    <w:p w:rsidR="00000000" w:rsidDel="00000000" w:rsidP="00000000" w:rsidRDefault="00000000" w:rsidRPr="00000000" w14:paraId="00000B16">
      <w:pPr>
        <w:rPr/>
      </w:pPr>
      <w:r w:rsidDel="00000000" w:rsidR="00000000" w:rsidRPr="00000000">
        <w:rPr>
          <w:rtl w:val="0"/>
        </w:rPr>
        <w:t xml:space="preserve">        · Mặc định = 'PENDING_VERIFICATION'</w:t>
      </w:r>
    </w:p>
    <w:p w:rsidR="00000000" w:rsidDel="00000000" w:rsidP="00000000" w:rsidRDefault="00000000" w:rsidRPr="00000000" w14:paraId="00000B17">
      <w:pPr>
        <w:rPr/>
      </w:pPr>
      <w:r w:rsidDel="00000000" w:rsidR="00000000" w:rsidRPr="00000000">
        <w:rPr>
          <w:rtl w:val="0"/>
        </w:rPr>
        <w:t xml:space="preserve">        Trạng thái hiện tại của bản ghi. (Tham chiếu SRS: BR-01, BR-03)</w:t>
      </w:r>
    </w:p>
    <w:p w:rsidR="00000000" w:rsidDel="00000000" w:rsidP="00000000" w:rsidRDefault="00000000" w:rsidRPr="00000000" w14:paraId="00000B18">
      <w:pPr>
        <w:rPr/>
      </w:pPr>
      <w:r w:rsidDel="00000000" w:rsidR="00000000" w:rsidRPr="00000000">
        <w:rPr>
          <w:rtl w:val="0"/>
        </w:rPr>
        <w:t xml:space="preserve">        Giá trị hợp lệ: PENDING_VERIFICATION | ACTIVE | INACTIVE | LOCKED | SUSPENDED | DELETED</w:t>
      </w:r>
    </w:p>
    <w:p w:rsidR="00000000" w:rsidDel="00000000" w:rsidP="00000000" w:rsidRDefault="00000000" w:rsidRPr="00000000" w14:paraId="00000B19">
      <w:pPr>
        <w:rPr/>
      </w:pPr>
      <w:r w:rsidDel="00000000" w:rsidR="00000000" w:rsidRPr="00000000">
        <w:rPr>
          <w:rtl w:val="0"/>
        </w:rPr>
        <w:t xml:space="preserve">    7. email_verified_at            DATETIME(3)                Null:YES </w:t>
      </w:r>
    </w:p>
    <w:p w:rsidR="00000000" w:rsidDel="00000000" w:rsidP="00000000" w:rsidRDefault="00000000" w:rsidRPr="00000000" w14:paraId="00000B1A">
      <w:pPr>
        <w:rPr/>
      </w:pPr>
      <w:r w:rsidDel="00000000" w:rsidR="00000000" w:rsidRPr="00000000">
        <w:rPr>
          <w:rtl w:val="0"/>
        </w:rPr>
        <w:t xml:space="preserve">        Mốc thời gian: email xác minh. (Tham chiếu SRS: BR-01)</w:t>
      </w:r>
    </w:p>
    <w:p w:rsidR="00000000" w:rsidDel="00000000" w:rsidP="00000000" w:rsidRDefault="00000000" w:rsidRPr="00000000" w14:paraId="00000B1B">
      <w:pPr>
        <w:rPr/>
      </w:pPr>
      <w:r w:rsidDel="00000000" w:rsidR="00000000" w:rsidRPr="00000000">
        <w:rPr>
          <w:rtl w:val="0"/>
        </w:rPr>
        <w:t xml:space="preserve">    8. mfa_enabled                  TINYINT(1)                 Null:NO  </w:t>
      </w:r>
    </w:p>
    <w:p w:rsidR="00000000" w:rsidDel="00000000" w:rsidP="00000000" w:rsidRDefault="00000000" w:rsidRPr="00000000" w14:paraId="00000B1C">
      <w:pPr>
        <w:rPr/>
      </w:pPr>
      <w:r w:rsidDel="00000000" w:rsidR="00000000" w:rsidRPr="00000000">
        <w:rPr>
          <w:rtl w:val="0"/>
        </w:rPr>
        <w:t xml:space="preserve">        · Mặc định = 0</w:t>
      </w:r>
    </w:p>
    <w:p w:rsidR="00000000" w:rsidDel="00000000" w:rsidP="00000000" w:rsidRDefault="00000000" w:rsidRPr="00000000" w14:paraId="00000B1D">
      <w:pPr>
        <w:rPr/>
      </w:pPr>
      <w:r w:rsidDel="00000000" w:rsidR="00000000" w:rsidRPr="00000000">
        <w:rPr>
          <w:rtl w:val="0"/>
        </w:rPr>
        <w:t xml:space="preserve">        Cờ bật xác thực hai lớp cho tài khoản.</w:t>
      </w:r>
    </w:p>
    <w:p w:rsidR="00000000" w:rsidDel="00000000" w:rsidP="00000000" w:rsidRDefault="00000000" w:rsidRPr="00000000" w14:paraId="00000B1E">
      <w:pPr>
        <w:rPr/>
      </w:pPr>
      <w:r w:rsidDel="00000000" w:rsidR="00000000" w:rsidRPr="00000000">
        <w:rPr>
          <w:rtl w:val="0"/>
        </w:rPr>
        <w:t xml:space="preserve">    9. mfa_method                   ENUM('TOTP','EMAIL')       Null:YES </w:t>
      </w:r>
    </w:p>
    <w:p w:rsidR="00000000" w:rsidDel="00000000" w:rsidP="00000000" w:rsidRDefault="00000000" w:rsidRPr="00000000" w14:paraId="00000B1F">
      <w:pPr>
        <w:rPr/>
      </w:pPr>
      <w:r w:rsidDel="00000000" w:rsidR="00000000" w:rsidRPr="00000000">
        <w:rPr>
          <w:rtl w:val="0"/>
        </w:rPr>
        <w:t xml:space="preserve">        Phương thức xác thực hai lớp đang dùng.</w:t>
      </w:r>
    </w:p>
    <w:p w:rsidR="00000000" w:rsidDel="00000000" w:rsidP="00000000" w:rsidRDefault="00000000" w:rsidRPr="00000000" w14:paraId="00000B20">
      <w:pPr>
        <w:rPr/>
      </w:pPr>
      <w:r w:rsidDel="00000000" w:rsidR="00000000" w:rsidRPr="00000000">
        <w:rPr>
          <w:rtl w:val="0"/>
        </w:rPr>
        <w:t xml:space="preserve">        Giá trị hợp lệ: TOTP | EMAIL</w:t>
      </w:r>
    </w:p>
    <w:p w:rsidR="00000000" w:rsidDel="00000000" w:rsidP="00000000" w:rsidRDefault="00000000" w:rsidRPr="00000000" w14:paraId="00000B21">
      <w:pPr>
        <w:rPr/>
      </w:pPr>
      <w:r w:rsidDel="00000000" w:rsidR="00000000" w:rsidRPr="00000000">
        <w:rPr>
          <w:rtl w:val="0"/>
        </w:rPr>
        <w:t xml:space="preserve">   10. mfa_secret                   VARCHAR(255)               Null:YES </w:t>
      </w:r>
    </w:p>
    <w:p w:rsidR="00000000" w:rsidDel="00000000" w:rsidP="00000000" w:rsidRDefault="00000000" w:rsidRPr="00000000" w14:paraId="00000B22">
      <w:pPr>
        <w:rPr/>
      </w:pPr>
      <w:r w:rsidDel="00000000" w:rsidR="00000000" w:rsidRPr="00000000">
        <w:rPr>
          <w:rtl w:val="0"/>
        </w:rPr>
        <w:t xml:space="preserve">        Mã hoá AES-256 ở tầng ứng dụng.</w:t>
      </w:r>
    </w:p>
    <w:p w:rsidR="00000000" w:rsidDel="00000000" w:rsidP="00000000" w:rsidRDefault="00000000" w:rsidRPr="00000000" w14:paraId="00000B23">
      <w:pPr>
        <w:rPr/>
      </w:pPr>
      <w:r w:rsidDel="00000000" w:rsidR="00000000" w:rsidRPr="00000000">
        <w:rPr>
          <w:rtl w:val="0"/>
        </w:rPr>
        <w:t xml:space="preserve">   11. failed_login_count           SMALLINT UNSIGNED          Null:NO  </w:t>
      </w:r>
    </w:p>
    <w:p w:rsidR="00000000" w:rsidDel="00000000" w:rsidP="00000000" w:rsidRDefault="00000000" w:rsidRPr="00000000" w14:paraId="00000B24">
      <w:pPr>
        <w:rPr/>
      </w:pPr>
      <w:r w:rsidDel="00000000" w:rsidR="00000000" w:rsidRPr="00000000">
        <w:rPr>
          <w:rtl w:val="0"/>
        </w:rPr>
        <w:t xml:space="preserve">        · Mặc định = 0</w:t>
      </w:r>
    </w:p>
    <w:p w:rsidR="00000000" w:rsidDel="00000000" w:rsidP="00000000" w:rsidRDefault="00000000" w:rsidRPr="00000000" w14:paraId="00000B25">
      <w:pPr>
        <w:rPr/>
      </w:pPr>
      <w:r w:rsidDel="00000000" w:rsidR="00000000" w:rsidRPr="00000000">
        <w:rPr>
          <w:rtl w:val="0"/>
        </w:rPr>
        <w:t xml:space="preserve">        BR-03: khoá sau 5 lần.</w:t>
      </w:r>
    </w:p>
    <w:p w:rsidR="00000000" w:rsidDel="00000000" w:rsidP="00000000" w:rsidRDefault="00000000" w:rsidRPr="00000000" w14:paraId="00000B26">
      <w:pPr>
        <w:rPr/>
      </w:pPr>
      <w:r w:rsidDel="00000000" w:rsidR="00000000" w:rsidRPr="00000000">
        <w:rPr>
          <w:rtl w:val="0"/>
        </w:rPr>
        <w:t xml:space="preserve">   12. locked_until                 DATETIME(3)                Null:YES </w:t>
      </w:r>
    </w:p>
    <w:p w:rsidR="00000000" w:rsidDel="00000000" w:rsidP="00000000" w:rsidRDefault="00000000" w:rsidRPr="00000000" w14:paraId="00000B27">
      <w:pPr>
        <w:rPr/>
      </w:pPr>
      <w:r w:rsidDel="00000000" w:rsidR="00000000" w:rsidRPr="00000000">
        <w:rPr>
          <w:rtl w:val="0"/>
        </w:rPr>
        <w:t xml:space="preserve">        Thời điểm hết hạn khoá tài khoản; trước mốc này người dùng không đăng nhập được (BR-03).</w:t>
      </w:r>
    </w:p>
    <w:p w:rsidR="00000000" w:rsidDel="00000000" w:rsidP="00000000" w:rsidRDefault="00000000" w:rsidRPr="00000000" w14:paraId="00000B28">
      <w:pPr>
        <w:rPr/>
      </w:pPr>
      <w:r w:rsidDel="00000000" w:rsidR="00000000" w:rsidRPr="00000000">
        <w:rPr>
          <w:rtl w:val="0"/>
        </w:rPr>
        <w:t xml:space="preserve">   13. last_login_at                DATETIME(3)                Null:YES </w:t>
      </w:r>
    </w:p>
    <w:p w:rsidR="00000000" w:rsidDel="00000000" w:rsidP="00000000" w:rsidRDefault="00000000" w:rsidRPr="00000000" w14:paraId="00000B29">
      <w:pPr>
        <w:rPr/>
      </w:pPr>
      <w:r w:rsidDel="00000000" w:rsidR="00000000" w:rsidRPr="00000000">
        <w:rPr>
          <w:rtl w:val="0"/>
        </w:rPr>
        <w:t xml:space="preserve">        Thời điểm đăng nhập thành công gần nhất.</w:t>
      </w:r>
    </w:p>
    <w:p w:rsidR="00000000" w:rsidDel="00000000" w:rsidP="00000000" w:rsidRDefault="00000000" w:rsidRPr="00000000" w14:paraId="00000B2A">
      <w:pPr>
        <w:rPr/>
      </w:pPr>
      <w:r w:rsidDel="00000000" w:rsidR="00000000" w:rsidRPr="00000000">
        <w:rPr>
          <w:rtl w:val="0"/>
        </w:rPr>
        <w:t xml:space="preserve">   14. preferred_locale             ENUM('vi','en')            Null:NO  </w:t>
      </w:r>
    </w:p>
    <w:p w:rsidR="00000000" w:rsidDel="00000000" w:rsidP="00000000" w:rsidRDefault="00000000" w:rsidRPr="00000000" w14:paraId="00000B2B">
      <w:pPr>
        <w:rPr/>
      </w:pPr>
      <w:r w:rsidDel="00000000" w:rsidR="00000000" w:rsidRPr="00000000">
        <w:rPr>
          <w:rtl w:val="0"/>
        </w:rPr>
        <w:t xml:space="preserve">        · Mặc định = 'vi'</w:t>
      </w:r>
    </w:p>
    <w:p w:rsidR="00000000" w:rsidDel="00000000" w:rsidP="00000000" w:rsidRDefault="00000000" w:rsidRPr="00000000" w14:paraId="00000B2C">
      <w:pPr>
        <w:rPr/>
      </w:pPr>
      <w:r w:rsidDel="00000000" w:rsidR="00000000" w:rsidRPr="00000000">
        <w:rPr>
          <w:rtl w:val="0"/>
        </w:rPr>
        <w:t xml:space="preserve">        Ngôn ngữ hiển thị ưa dùng của người dùng (CR03).</w:t>
      </w:r>
    </w:p>
    <w:p w:rsidR="00000000" w:rsidDel="00000000" w:rsidP="00000000" w:rsidRDefault="00000000" w:rsidRPr="00000000" w14:paraId="00000B2D">
      <w:pPr>
        <w:rPr/>
      </w:pPr>
      <w:r w:rsidDel="00000000" w:rsidR="00000000" w:rsidRPr="00000000">
        <w:rPr>
          <w:rtl w:val="0"/>
        </w:rPr>
        <w:t xml:space="preserve">        Giá trị hợp lệ: vi | en</w:t>
      </w:r>
    </w:p>
    <w:p w:rsidR="00000000" w:rsidDel="00000000" w:rsidP="00000000" w:rsidRDefault="00000000" w:rsidRPr="00000000" w14:paraId="00000B2E">
      <w:pPr>
        <w:rPr/>
      </w:pPr>
      <w:r w:rsidDel="00000000" w:rsidR="00000000" w:rsidRPr="00000000">
        <w:rPr>
          <w:rtl w:val="0"/>
        </w:rPr>
        <w:t xml:space="preserve">   15. preferred_timezone           VARCHAR(64)                Null:NO  </w:t>
      </w:r>
    </w:p>
    <w:p w:rsidR="00000000" w:rsidDel="00000000" w:rsidP="00000000" w:rsidRDefault="00000000" w:rsidRPr="00000000" w14:paraId="00000B2F">
      <w:pPr>
        <w:rPr/>
      </w:pPr>
      <w:r w:rsidDel="00000000" w:rsidR="00000000" w:rsidRPr="00000000">
        <w:rPr>
          <w:rtl w:val="0"/>
        </w:rPr>
        <w:t xml:space="preserve">        · Mặc định = 'Asia/Ho_Chi_Minh'</w:t>
      </w:r>
    </w:p>
    <w:p w:rsidR="00000000" w:rsidDel="00000000" w:rsidP="00000000" w:rsidRDefault="00000000" w:rsidRPr="00000000" w14:paraId="00000B30">
      <w:pPr>
        <w:rPr/>
      </w:pPr>
      <w:r w:rsidDel="00000000" w:rsidR="00000000" w:rsidRPr="00000000">
        <w:rPr>
          <w:rtl w:val="0"/>
        </w:rPr>
        <w:t xml:space="preserve">        Múi giờ ưa dùng của người dùng, ảnh hưởng cách hiển thị thời gian.</w:t>
      </w:r>
    </w:p>
    <w:p w:rsidR="00000000" w:rsidDel="00000000" w:rsidP="00000000" w:rsidRDefault="00000000" w:rsidRPr="00000000" w14:paraId="00000B31">
      <w:pPr>
        <w:rPr/>
      </w:pPr>
      <w:r w:rsidDel="00000000" w:rsidR="00000000" w:rsidRPr="00000000">
        <w:rPr>
          <w:rtl w:val="0"/>
        </w:rPr>
        <w:t xml:space="preserve">   16. version                      INT UNSIGNED               Null:NO  </w:t>
      </w:r>
    </w:p>
    <w:p w:rsidR="00000000" w:rsidDel="00000000" w:rsidP="00000000" w:rsidRDefault="00000000" w:rsidRPr="00000000" w14:paraId="00000B32">
      <w:pPr>
        <w:rPr/>
      </w:pPr>
      <w:r w:rsidDel="00000000" w:rsidR="00000000" w:rsidRPr="00000000">
        <w:rPr>
          <w:rtl w:val="0"/>
        </w:rPr>
        <w:t xml:space="preserve">        · Mặc định = 0</w:t>
      </w:r>
    </w:p>
    <w:p w:rsidR="00000000" w:rsidDel="00000000" w:rsidP="00000000" w:rsidRDefault="00000000" w:rsidRPr="00000000" w14:paraId="00000B33">
      <w:pPr>
        <w:rPr/>
      </w:pPr>
      <w:r w:rsidDel="00000000" w:rsidR="00000000" w:rsidRPr="00000000">
        <w:rPr>
          <w:rtl w:val="0"/>
        </w:rPr>
        <w:t xml:space="preserve">        Số phiên bản dùng cho optimistic locking (JPA @Version) chống ghi đè đồng thời.</w:t>
      </w:r>
    </w:p>
    <w:p w:rsidR="00000000" w:rsidDel="00000000" w:rsidP="00000000" w:rsidRDefault="00000000" w:rsidRPr="00000000" w14:paraId="00000B34">
      <w:pPr>
        <w:rPr/>
      </w:pPr>
      <w:r w:rsidDel="00000000" w:rsidR="00000000" w:rsidRPr="00000000">
        <w:rPr>
          <w:rtl w:val="0"/>
        </w:rPr>
        <w:t xml:space="preserve">   17. created_at                   DATETIME(3)                Null:NO  </w:t>
      </w:r>
    </w:p>
    <w:p w:rsidR="00000000" w:rsidDel="00000000" w:rsidP="00000000" w:rsidRDefault="00000000" w:rsidRPr="00000000" w14:paraId="00000B35">
      <w:pPr>
        <w:rPr/>
      </w:pPr>
      <w:r w:rsidDel="00000000" w:rsidR="00000000" w:rsidRPr="00000000">
        <w:rPr>
          <w:rtl w:val="0"/>
        </w:rPr>
        <w:t xml:space="preserve">        · Mặc định = CURRENT_TIMESTAMP(3)</w:t>
      </w:r>
    </w:p>
    <w:p w:rsidR="00000000" w:rsidDel="00000000" w:rsidP="00000000" w:rsidRDefault="00000000" w:rsidRPr="00000000" w14:paraId="00000B36">
      <w:pPr>
        <w:rPr/>
      </w:pPr>
      <w:r w:rsidDel="00000000" w:rsidR="00000000" w:rsidRPr="00000000">
        <w:rPr>
          <w:rtl w:val="0"/>
        </w:rPr>
        <w:t xml:space="preserve">        Thời điểm bản ghi được tạo.</w:t>
      </w:r>
    </w:p>
    <w:p w:rsidR="00000000" w:rsidDel="00000000" w:rsidP="00000000" w:rsidRDefault="00000000" w:rsidRPr="00000000" w14:paraId="00000B37">
      <w:pPr>
        <w:rPr/>
      </w:pPr>
      <w:r w:rsidDel="00000000" w:rsidR="00000000" w:rsidRPr="00000000">
        <w:rPr>
          <w:rtl w:val="0"/>
        </w:rPr>
        <w:t xml:space="preserve">   18. updated_at                   DATETIME(3)                Null:NO  </w:t>
      </w:r>
    </w:p>
    <w:p w:rsidR="00000000" w:rsidDel="00000000" w:rsidP="00000000" w:rsidRDefault="00000000" w:rsidRPr="00000000" w14:paraId="00000B38">
      <w:pPr>
        <w:rPr/>
      </w:pPr>
      <w:r w:rsidDel="00000000" w:rsidR="00000000" w:rsidRPr="00000000">
        <w:rPr>
          <w:rtl w:val="0"/>
        </w:rPr>
        <w:t xml:space="preserve">        · Mặc định = CURRENT_TIMESTAMP(3)  |  AUTO-UPDATE</w:t>
      </w:r>
    </w:p>
    <w:p w:rsidR="00000000" w:rsidDel="00000000" w:rsidP="00000000" w:rsidRDefault="00000000" w:rsidRPr="00000000" w14:paraId="00000B39">
      <w:pPr>
        <w:rPr/>
      </w:pPr>
      <w:r w:rsidDel="00000000" w:rsidR="00000000" w:rsidRPr="00000000">
        <w:rPr>
          <w:rtl w:val="0"/>
        </w:rPr>
        <w:t xml:space="preserve">        Thời điểm cập nhật gần nhất (tự động cập nhật).</w:t>
      </w:r>
    </w:p>
    <w:p w:rsidR="00000000" w:rsidDel="00000000" w:rsidP="00000000" w:rsidRDefault="00000000" w:rsidRPr="00000000" w14:paraId="00000B3A">
      <w:pPr>
        <w:rPr/>
      </w:pPr>
      <w:r w:rsidDel="00000000" w:rsidR="00000000" w:rsidRPr="00000000">
        <w:rPr>
          <w:rtl w:val="0"/>
        </w:rPr>
        <w:t xml:space="preserve">   19. deleted_at                   DATETIME(3)                Null:YES </w:t>
      </w:r>
    </w:p>
    <w:p w:rsidR="00000000" w:rsidDel="00000000" w:rsidP="00000000" w:rsidRDefault="00000000" w:rsidRPr="00000000" w14:paraId="00000B3B">
      <w:pPr>
        <w:rPr/>
      </w:pPr>
      <w:r w:rsidDel="00000000" w:rsidR="00000000" w:rsidRPr="00000000">
        <w:rPr>
          <w:rtl w:val="0"/>
        </w:rPr>
        <w:t xml:space="preserve">        Thời điểm xoá mềm; NULL nghĩa là bản ghi còn hiệu lực.</w:t>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rtl w:val="0"/>
        </w:rPr>
      </w:r>
    </w:p>
    <w:p w:rsidR="00000000" w:rsidDel="00000000" w:rsidP="00000000" w:rsidRDefault="00000000" w:rsidRPr="00000000" w14:paraId="00000B3E">
      <w:pPr>
        <w:rPr/>
      </w:pPr>
      <w:r w:rsidDel="00000000" w:rsidR="00000000" w:rsidRPr="00000000">
        <w:rPr>
          <w:rtl w:val="0"/>
        </w:rPr>
        <w:t xml:space="preserve">====================================================================================================</w:t>
      </w:r>
    </w:p>
    <w:p w:rsidR="00000000" w:rsidDel="00000000" w:rsidP="00000000" w:rsidRDefault="00000000" w:rsidRPr="00000000" w14:paraId="00000B3F">
      <w:pPr>
        <w:rPr/>
      </w:pPr>
      <w:r w:rsidDel="00000000" w:rsidR="00000000" w:rsidRPr="00000000">
        <w:rPr>
          <w:rtl w:val="0"/>
        </w:rPr>
        <w:t xml:space="preserve">BẢNG 5/95 :  USER_ROLE</w:t>
      </w:r>
    </w:p>
    <w:p w:rsidR="00000000" w:rsidDel="00000000" w:rsidP="00000000" w:rsidRDefault="00000000" w:rsidRPr="00000000" w14:paraId="00000B40">
      <w:pPr>
        <w:rPr/>
      </w:pPr>
      <w:r w:rsidDel="00000000" w:rsidR="00000000" w:rsidRPr="00000000">
        <w:rPr>
          <w:rtl w:val="0"/>
        </w:rPr>
        <w:t xml:space="preserve">====================================================================================================</w:t>
      </w:r>
    </w:p>
    <w:p w:rsidR="00000000" w:rsidDel="00000000" w:rsidP="00000000" w:rsidRDefault="00000000" w:rsidRPr="00000000" w14:paraId="00000B41">
      <w:pPr>
        <w:rPr/>
      </w:pPr>
      <w:r w:rsidDel="00000000" w:rsidR="00000000" w:rsidRPr="00000000">
        <w:rPr>
          <w:rtl w:val="0"/>
        </w:rPr>
      </w:r>
    </w:p>
    <w:p w:rsidR="00000000" w:rsidDel="00000000" w:rsidP="00000000" w:rsidRDefault="00000000" w:rsidRPr="00000000" w14:paraId="00000B42">
      <w:pPr>
        <w:rPr/>
      </w:pPr>
      <w:r w:rsidDel="00000000" w:rsidR="00000000" w:rsidRPr="00000000">
        <w:rPr>
          <w:rtl w:val="0"/>
        </w:rPr>
        <w:t xml:space="preserve">Ý NGHĨA: Gán vai trò cho tài khoản.</w:t>
      </w:r>
    </w:p>
    <w:p w:rsidR="00000000" w:rsidDel="00000000" w:rsidP="00000000" w:rsidRDefault="00000000" w:rsidRPr="00000000" w14:paraId="00000B43">
      <w:pPr>
        <w:rPr/>
      </w:pPr>
      <w:r w:rsidDel="00000000" w:rsidR="00000000" w:rsidRPr="00000000">
        <w:rPr>
          <w:rtl w:val="0"/>
        </w:rPr>
      </w:r>
    </w:p>
    <w:p w:rsidR="00000000" w:rsidDel="00000000" w:rsidP="00000000" w:rsidRDefault="00000000" w:rsidRPr="00000000" w14:paraId="00000B44">
      <w:pPr>
        <w:rPr/>
      </w:pPr>
      <w:r w:rsidDel="00000000" w:rsidR="00000000" w:rsidRPr="00000000">
        <w:rPr>
          <w:rtl w:val="0"/>
        </w:rPr>
        <w:t xml:space="preserve">  Khoá chính : user_id, role_id</w:t>
      </w:r>
    </w:p>
    <w:p w:rsidR="00000000" w:rsidDel="00000000" w:rsidP="00000000" w:rsidRDefault="00000000" w:rsidRPr="00000000" w14:paraId="00000B45">
      <w:pPr>
        <w:rPr/>
      </w:pPr>
      <w:r w:rsidDel="00000000" w:rsidR="00000000" w:rsidRPr="00000000">
        <w:rPr>
          <w:rtl w:val="0"/>
        </w:rPr>
        <w:t xml:space="preserve">  Tham chiếu tới:</w:t>
      </w:r>
    </w:p>
    <w:p w:rsidR="00000000" w:rsidDel="00000000" w:rsidP="00000000" w:rsidRDefault="00000000" w:rsidRPr="00000000" w14:paraId="00000B46">
      <w:pPr>
        <w:rPr/>
      </w:pPr>
      <w:r w:rsidDel="00000000" w:rsidR="00000000" w:rsidRPr="00000000">
        <w:rPr>
          <w:rtl w:val="0"/>
        </w:rPr>
        <w:t xml:space="preserve">      - user_id                    -&gt; user_account.id   [ON DELETE CASCADE]</w:t>
      </w:r>
    </w:p>
    <w:p w:rsidR="00000000" w:rsidDel="00000000" w:rsidP="00000000" w:rsidRDefault="00000000" w:rsidRPr="00000000" w14:paraId="00000B47">
      <w:pPr>
        <w:rPr/>
      </w:pPr>
      <w:r w:rsidDel="00000000" w:rsidR="00000000" w:rsidRPr="00000000">
        <w:rPr>
          <w:rtl w:val="0"/>
        </w:rPr>
        <w:t xml:space="preserve">      - role_id                    -&gt; role.id   [ON DELETE CASCADE]</w:t>
      </w:r>
    </w:p>
    <w:p w:rsidR="00000000" w:rsidDel="00000000" w:rsidP="00000000" w:rsidRDefault="00000000" w:rsidRPr="00000000" w14:paraId="00000B48">
      <w:pPr>
        <w:rPr/>
      </w:pPr>
      <w:r w:rsidDel="00000000" w:rsidR="00000000" w:rsidRPr="00000000">
        <w:rPr>
          <w:rtl w:val="0"/>
        </w:rPr>
      </w:r>
    </w:p>
    <w:p w:rsidR="00000000" w:rsidDel="00000000" w:rsidP="00000000" w:rsidRDefault="00000000" w:rsidRPr="00000000" w14:paraId="00000B49">
      <w:pPr>
        <w:rPr/>
      </w:pPr>
      <w:r w:rsidDel="00000000" w:rsidR="00000000" w:rsidRPr="00000000">
        <w:rPr>
          <w:rtl w:val="0"/>
        </w:rPr>
        <w:t xml:space="preserve">  DANH SÁCH THUỘC TÍNH</w:t>
      </w:r>
    </w:p>
    <w:p w:rsidR="00000000" w:rsidDel="00000000" w:rsidP="00000000" w:rsidRDefault="00000000" w:rsidRPr="00000000" w14:paraId="00000B4A">
      <w:pPr>
        <w:rPr/>
      </w:pPr>
      <w:r w:rsidDel="00000000" w:rsidR="00000000" w:rsidRPr="00000000">
        <w:rPr>
          <w:rtl w:val="0"/>
        </w:rPr>
        <w:t xml:space="preserve">  --------------------------------------------------------------------------------------------------</w:t>
      </w:r>
    </w:p>
    <w:p w:rsidR="00000000" w:rsidDel="00000000" w:rsidP="00000000" w:rsidRDefault="00000000" w:rsidRPr="00000000" w14:paraId="00000B4B">
      <w:pPr>
        <w:rPr/>
      </w:pPr>
      <w:r w:rsidDel="00000000" w:rsidR="00000000" w:rsidRPr="00000000">
        <w:rPr>
          <w:rtl w:val="0"/>
        </w:rPr>
        <w:t xml:space="preserve">    1. user_id                      BIGINT UNSIGNED            Null:NO   [PK/FK]</w:t>
      </w:r>
    </w:p>
    <w:p w:rsidR="00000000" w:rsidDel="00000000" w:rsidP="00000000" w:rsidRDefault="00000000" w:rsidRPr="00000000" w14:paraId="00000B4C">
      <w:pPr>
        <w:rPr/>
      </w:pPr>
      <w:r w:rsidDel="00000000" w:rsidR="00000000" w:rsidRPr="00000000">
        <w:rPr>
          <w:rtl w:val="0"/>
        </w:rPr>
        <w:t xml:space="preserve">        Khoá ngoại tới bảng user_account (Tài khoản đăng nhập).</w:t>
      </w:r>
    </w:p>
    <w:p w:rsidR="00000000" w:rsidDel="00000000" w:rsidP="00000000" w:rsidRDefault="00000000" w:rsidRPr="00000000" w14:paraId="00000B4D">
      <w:pPr>
        <w:rPr/>
      </w:pPr>
      <w:r w:rsidDel="00000000" w:rsidR="00000000" w:rsidRPr="00000000">
        <w:rPr>
          <w:rtl w:val="0"/>
        </w:rPr>
        <w:t xml:space="preserve">    2. role_id                      BIGINT UNSIGNED            Null:NO   [PK/FK/IDX]</w:t>
      </w:r>
    </w:p>
    <w:p w:rsidR="00000000" w:rsidDel="00000000" w:rsidP="00000000" w:rsidRDefault="00000000" w:rsidRPr="00000000" w14:paraId="00000B4E">
      <w:pPr>
        <w:rPr/>
      </w:pPr>
      <w:r w:rsidDel="00000000" w:rsidR="00000000" w:rsidRPr="00000000">
        <w:rPr>
          <w:rtl w:val="0"/>
        </w:rPr>
        <w:t xml:space="preserve">        Khoá ngoại tới bảng role (Vai trò hệ thống).</w:t>
      </w:r>
    </w:p>
    <w:p w:rsidR="00000000" w:rsidDel="00000000" w:rsidP="00000000" w:rsidRDefault="00000000" w:rsidRPr="00000000" w14:paraId="00000B4F">
      <w:pPr>
        <w:rPr/>
      </w:pPr>
      <w:r w:rsidDel="00000000" w:rsidR="00000000" w:rsidRPr="00000000">
        <w:rPr>
          <w:rtl w:val="0"/>
        </w:rPr>
        <w:t xml:space="preserve">    3. assigned_at                  DATETIME(3)                Null:NO  </w:t>
      </w:r>
    </w:p>
    <w:p w:rsidR="00000000" w:rsidDel="00000000" w:rsidP="00000000" w:rsidRDefault="00000000" w:rsidRPr="00000000" w14:paraId="00000B50">
      <w:pPr>
        <w:rPr/>
      </w:pPr>
      <w:r w:rsidDel="00000000" w:rsidR="00000000" w:rsidRPr="00000000">
        <w:rPr>
          <w:rtl w:val="0"/>
        </w:rPr>
        <w:t xml:space="preserve">        · Mặc định = CURRENT_TIMESTAMP(3)</w:t>
      </w:r>
    </w:p>
    <w:p w:rsidR="00000000" w:rsidDel="00000000" w:rsidP="00000000" w:rsidRDefault="00000000" w:rsidRPr="00000000" w14:paraId="00000B51">
      <w:pPr>
        <w:rPr/>
      </w:pPr>
      <w:r w:rsidDel="00000000" w:rsidR="00000000" w:rsidRPr="00000000">
        <w:rPr>
          <w:rtl w:val="0"/>
        </w:rPr>
        <w:t xml:space="preserve">        Mốc thời gian: phân công.</w:t>
      </w:r>
    </w:p>
    <w:p w:rsidR="00000000" w:rsidDel="00000000" w:rsidP="00000000" w:rsidRDefault="00000000" w:rsidRPr="00000000" w14:paraId="00000B52">
      <w:pPr>
        <w:rPr/>
      </w:pPr>
      <w:r w:rsidDel="00000000" w:rsidR="00000000" w:rsidRPr="00000000">
        <w:rPr>
          <w:rtl w:val="0"/>
        </w:rPr>
        <w:t xml:space="preserve">    4. assigned_by                  BIGINT UNSIGNED            Null:YES </w:t>
      </w:r>
    </w:p>
    <w:p w:rsidR="00000000" w:rsidDel="00000000" w:rsidP="00000000" w:rsidRDefault="00000000" w:rsidRPr="00000000" w14:paraId="00000B53">
      <w:pPr>
        <w:rPr/>
      </w:pPr>
      <w:r w:rsidDel="00000000" w:rsidR="00000000" w:rsidRPr="00000000">
        <w:rPr>
          <w:rtl w:val="0"/>
        </w:rPr>
        <w:t xml:space="preserve">        Người thực hiện: phân công.</w:t>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rPr/>
      </w:pPr>
      <w:r w:rsidDel="00000000" w:rsidR="00000000" w:rsidRPr="00000000">
        <w:rPr>
          <w:rtl w:val="0"/>
        </w:rPr>
      </w:r>
    </w:p>
    <w:p w:rsidR="00000000" w:rsidDel="00000000" w:rsidP="00000000" w:rsidRDefault="00000000" w:rsidRPr="00000000" w14:paraId="00000B56">
      <w:pPr>
        <w:rPr/>
      </w:pPr>
      <w:r w:rsidDel="00000000" w:rsidR="00000000" w:rsidRPr="00000000">
        <w:rPr>
          <w:rtl w:val="0"/>
        </w:rPr>
        <w:t xml:space="preserve">====================================================================================================</w:t>
      </w:r>
    </w:p>
    <w:p w:rsidR="00000000" w:rsidDel="00000000" w:rsidP="00000000" w:rsidRDefault="00000000" w:rsidRPr="00000000" w14:paraId="00000B57">
      <w:pPr>
        <w:rPr/>
      </w:pPr>
      <w:r w:rsidDel="00000000" w:rsidR="00000000" w:rsidRPr="00000000">
        <w:rPr>
          <w:rtl w:val="0"/>
        </w:rPr>
        <w:t xml:space="preserve">BẢNG 6/95 :  SOCIAL_ACCOUNT</w:t>
      </w:r>
    </w:p>
    <w:p w:rsidR="00000000" w:rsidDel="00000000" w:rsidP="00000000" w:rsidRDefault="00000000" w:rsidRPr="00000000" w14:paraId="00000B58">
      <w:pPr>
        <w:rPr/>
      </w:pPr>
      <w:r w:rsidDel="00000000" w:rsidR="00000000" w:rsidRPr="00000000">
        <w:rPr>
          <w:rtl w:val="0"/>
        </w:rPr>
        <w:t xml:space="preserve">====================================================================================================</w:t>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pPr>
      <w:r w:rsidDel="00000000" w:rsidR="00000000" w:rsidRPr="00000000">
        <w:rPr>
          <w:rtl w:val="0"/>
        </w:rPr>
        <w:t xml:space="preserve">Ý NGHĨA: Liên kết đăng nhập mạng xã hội OAuth 2.0.</w:t>
      </w:r>
    </w:p>
    <w:p w:rsidR="00000000" w:rsidDel="00000000" w:rsidP="00000000" w:rsidRDefault="00000000" w:rsidRPr="00000000" w14:paraId="00000B5B">
      <w:pPr>
        <w:rPr/>
      </w:pPr>
      <w:r w:rsidDel="00000000" w:rsidR="00000000" w:rsidRPr="00000000">
        <w:rPr>
          <w:rtl w:val="0"/>
        </w:rPr>
      </w:r>
    </w:p>
    <w:p w:rsidR="00000000" w:rsidDel="00000000" w:rsidP="00000000" w:rsidRDefault="00000000" w:rsidRPr="00000000" w14:paraId="00000B5C">
      <w:pPr>
        <w:rPr/>
      </w:pPr>
      <w:r w:rsidDel="00000000" w:rsidR="00000000" w:rsidRPr="00000000">
        <w:rPr>
          <w:rtl w:val="0"/>
        </w:rPr>
        <w:t xml:space="preserve">  Khoá chính : id</w:t>
      </w:r>
    </w:p>
    <w:p w:rsidR="00000000" w:rsidDel="00000000" w:rsidP="00000000" w:rsidRDefault="00000000" w:rsidRPr="00000000" w14:paraId="00000B5D">
      <w:pPr>
        <w:rPr/>
      </w:pPr>
      <w:r w:rsidDel="00000000" w:rsidR="00000000" w:rsidRPr="00000000">
        <w:rPr>
          <w:rtl w:val="0"/>
        </w:rPr>
        <w:t xml:space="preserve">  Duy nhất   : uk_social_provider_uid (provider, provider_user_id)</w:t>
      </w:r>
    </w:p>
    <w:p w:rsidR="00000000" w:rsidDel="00000000" w:rsidP="00000000" w:rsidRDefault="00000000" w:rsidRPr="00000000" w14:paraId="00000B5E">
      <w:pPr>
        <w:rPr/>
      </w:pPr>
      <w:r w:rsidDel="00000000" w:rsidR="00000000" w:rsidRPr="00000000">
        <w:rPr>
          <w:rtl w:val="0"/>
        </w:rPr>
        <w:t xml:space="preserve">  Tham chiếu tới:</w:t>
      </w:r>
    </w:p>
    <w:p w:rsidR="00000000" w:rsidDel="00000000" w:rsidP="00000000" w:rsidRDefault="00000000" w:rsidRPr="00000000" w14:paraId="00000B5F">
      <w:pPr>
        <w:rPr/>
      </w:pPr>
      <w:r w:rsidDel="00000000" w:rsidR="00000000" w:rsidRPr="00000000">
        <w:rPr>
          <w:rtl w:val="0"/>
        </w:rPr>
        <w:t xml:space="preserve">      - user_id                    -&gt; user_account.id   [ON DELETE CASCADE]</w:t>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rPr/>
      </w:pPr>
      <w:r w:rsidDel="00000000" w:rsidR="00000000" w:rsidRPr="00000000">
        <w:rPr>
          <w:rtl w:val="0"/>
        </w:rPr>
        <w:t xml:space="preserve">  DANH SÁCH THUỘC TÍNH</w:t>
      </w:r>
    </w:p>
    <w:p w:rsidR="00000000" w:rsidDel="00000000" w:rsidP="00000000" w:rsidRDefault="00000000" w:rsidRPr="00000000" w14:paraId="00000B62">
      <w:pPr>
        <w:rPr/>
      </w:pPr>
      <w:r w:rsidDel="00000000" w:rsidR="00000000" w:rsidRPr="00000000">
        <w:rPr>
          <w:rtl w:val="0"/>
        </w:rPr>
        <w:t xml:space="preserve">  --------------------------------------------------------------------------------------------------</w:t>
      </w:r>
    </w:p>
    <w:p w:rsidR="00000000" w:rsidDel="00000000" w:rsidP="00000000" w:rsidRDefault="00000000" w:rsidRPr="00000000" w14:paraId="00000B63">
      <w:pPr>
        <w:rPr/>
      </w:pPr>
      <w:r w:rsidDel="00000000" w:rsidR="00000000" w:rsidRPr="00000000">
        <w:rPr>
          <w:rtl w:val="0"/>
        </w:rPr>
        <w:t xml:space="preserve">    1. id                           BIGINT UNSIGNED            Null:NO   [PK]</w:t>
      </w:r>
    </w:p>
    <w:p w:rsidR="00000000" w:rsidDel="00000000" w:rsidP="00000000" w:rsidRDefault="00000000" w:rsidRPr="00000000" w14:paraId="00000B64">
      <w:pPr>
        <w:rPr/>
      </w:pPr>
      <w:r w:rsidDel="00000000" w:rsidR="00000000" w:rsidRPr="00000000">
        <w:rPr>
          <w:rtl w:val="0"/>
        </w:rPr>
        <w:t xml:space="preserve">        · AUTO_INCREMENT</w:t>
      </w:r>
    </w:p>
    <w:p w:rsidR="00000000" w:rsidDel="00000000" w:rsidP="00000000" w:rsidRDefault="00000000" w:rsidRPr="00000000" w14:paraId="00000B65">
      <w:pPr>
        <w:rPr/>
      </w:pPr>
      <w:r w:rsidDel="00000000" w:rsidR="00000000" w:rsidRPr="00000000">
        <w:rPr>
          <w:rtl w:val="0"/>
        </w:rPr>
        <w:t xml:space="preserve">        Khoá chính, tự tăng.</w:t>
      </w:r>
    </w:p>
    <w:p w:rsidR="00000000" w:rsidDel="00000000" w:rsidP="00000000" w:rsidRDefault="00000000" w:rsidRPr="00000000" w14:paraId="00000B66">
      <w:pPr>
        <w:rPr/>
      </w:pPr>
      <w:r w:rsidDel="00000000" w:rsidR="00000000" w:rsidRPr="00000000">
        <w:rPr>
          <w:rtl w:val="0"/>
        </w:rPr>
        <w:t xml:space="preserve">    2. user_id                      BIGINT UNSIGNED            Null:NO   [FK/IDX]</w:t>
      </w:r>
    </w:p>
    <w:p w:rsidR="00000000" w:rsidDel="00000000" w:rsidP="00000000" w:rsidRDefault="00000000" w:rsidRPr="00000000" w14:paraId="00000B67">
      <w:pPr>
        <w:rPr/>
      </w:pPr>
      <w:r w:rsidDel="00000000" w:rsidR="00000000" w:rsidRPr="00000000">
        <w:rPr>
          <w:rtl w:val="0"/>
        </w:rPr>
        <w:t xml:space="preserve">        Khoá ngoại tới bảng user_account (Tài khoản đăng nhập).</w:t>
      </w:r>
    </w:p>
    <w:p w:rsidR="00000000" w:rsidDel="00000000" w:rsidP="00000000" w:rsidRDefault="00000000" w:rsidRPr="00000000" w14:paraId="00000B68">
      <w:pPr>
        <w:rPr/>
      </w:pPr>
      <w:r w:rsidDel="00000000" w:rsidR="00000000" w:rsidRPr="00000000">
        <w:rPr>
          <w:rtl w:val="0"/>
        </w:rPr>
        <w:t xml:space="preserve">    3. provider                     ENUM('GOOGLE','FACEBOOK')  Null:NO   [UQ]</w:t>
      </w:r>
    </w:p>
    <w:p w:rsidR="00000000" w:rsidDel="00000000" w:rsidP="00000000" w:rsidRDefault="00000000" w:rsidRPr="00000000" w14:paraId="00000B69">
      <w:pPr>
        <w:rPr/>
      </w:pPr>
      <w:r w:rsidDel="00000000" w:rsidR="00000000" w:rsidRPr="00000000">
        <w:rPr>
          <w:rtl w:val="0"/>
        </w:rPr>
        <w:t xml:space="preserve">        Nhà cung cấp dịch vụ bên ngoài xử lý giao dịch.</w:t>
      </w:r>
    </w:p>
    <w:p w:rsidR="00000000" w:rsidDel="00000000" w:rsidP="00000000" w:rsidRDefault="00000000" w:rsidRPr="00000000" w14:paraId="00000B6A">
      <w:pPr>
        <w:rPr/>
      </w:pPr>
      <w:r w:rsidDel="00000000" w:rsidR="00000000" w:rsidRPr="00000000">
        <w:rPr>
          <w:rtl w:val="0"/>
        </w:rPr>
        <w:t xml:space="preserve">        Giá trị hợp lệ: GOOGLE | FACEBOOK</w:t>
      </w:r>
    </w:p>
    <w:p w:rsidR="00000000" w:rsidDel="00000000" w:rsidP="00000000" w:rsidRDefault="00000000" w:rsidRPr="00000000" w14:paraId="00000B6B">
      <w:pPr>
        <w:rPr/>
      </w:pPr>
      <w:r w:rsidDel="00000000" w:rsidR="00000000" w:rsidRPr="00000000">
        <w:rPr>
          <w:rtl w:val="0"/>
        </w:rPr>
        <w:t xml:space="preserve">    4. provider_user_id             VARCHAR(191)               Null:NO   [UQ]</w:t>
      </w:r>
    </w:p>
    <w:p w:rsidR="00000000" w:rsidDel="00000000" w:rsidP="00000000" w:rsidRDefault="00000000" w:rsidRPr="00000000" w14:paraId="00000B6C">
      <w:pPr>
        <w:rPr/>
      </w:pPr>
      <w:r w:rsidDel="00000000" w:rsidR="00000000" w:rsidRPr="00000000">
        <w:rPr>
          <w:rtl w:val="0"/>
        </w:rPr>
        <w:t xml:space="preserve">        Định danh của người dùng phía nhà cung cấp OAuth (Google hoặc Facebook).</w:t>
      </w:r>
    </w:p>
    <w:p w:rsidR="00000000" w:rsidDel="00000000" w:rsidP="00000000" w:rsidRDefault="00000000" w:rsidRPr="00000000" w14:paraId="00000B6D">
      <w:pPr>
        <w:rPr/>
      </w:pPr>
      <w:r w:rsidDel="00000000" w:rsidR="00000000" w:rsidRPr="00000000">
        <w:rPr>
          <w:rtl w:val="0"/>
        </w:rPr>
        <w:t xml:space="preserve">    5. email                        VARCHAR(255)               Null:YES </w:t>
      </w:r>
    </w:p>
    <w:p w:rsidR="00000000" w:rsidDel="00000000" w:rsidP="00000000" w:rsidRDefault="00000000" w:rsidRPr="00000000" w14:paraId="00000B6E">
      <w:pPr>
        <w:rPr/>
      </w:pPr>
      <w:r w:rsidDel="00000000" w:rsidR="00000000" w:rsidRPr="00000000">
        <w:rPr>
          <w:rtl w:val="0"/>
        </w:rPr>
        <w:t xml:space="preserve">        Địa chỉ email, đồng thời là định danh đăng nhập chính.</w:t>
      </w:r>
    </w:p>
    <w:p w:rsidR="00000000" w:rsidDel="00000000" w:rsidP="00000000" w:rsidRDefault="00000000" w:rsidRPr="00000000" w14:paraId="00000B6F">
      <w:pPr>
        <w:rPr/>
      </w:pPr>
      <w:r w:rsidDel="00000000" w:rsidR="00000000" w:rsidRPr="00000000">
        <w:rPr>
          <w:rtl w:val="0"/>
        </w:rPr>
        <w:t xml:space="preserve">    6. linked_at                    DATETIME(3)                Null:NO  </w:t>
      </w:r>
    </w:p>
    <w:p w:rsidR="00000000" w:rsidDel="00000000" w:rsidP="00000000" w:rsidRDefault="00000000" w:rsidRPr="00000000" w14:paraId="00000B70">
      <w:pPr>
        <w:rPr/>
      </w:pPr>
      <w:r w:rsidDel="00000000" w:rsidR="00000000" w:rsidRPr="00000000">
        <w:rPr>
          <w:rtl w:val="0"/>
        </w:rPr>
        <w:t xml:space="preserve">        · Mặc định = CURRENT_TIMESTAMP(3)</w:t>
      </w:r>
    </w:p>
    <w:p w:rsidR="00000000" w:rsidDel="00000000" w:rsidP="00000000" w:rsidRDefault="00000000" w:rsidRPr="00000000" w14:paraId="00000B71">
      <w:pPr>
        <w:rPr/>
      </w:pPr>
      <w:r w:rsidDel="00000000" w:rsidR="00000000" w:rsidRPr="00000000">
        <w:rPr>
          <w:rtl w:val="0"/>
        </w:rPr>
        <w:t xml:space="preserve">        Mốc thời gian: liên kết.</w:t>
      </w:r>
    </w:p>
    <w:p w:rsidR="00000000" w:rsidDel="00000000" w:rsidP="00000000" w:rsidRDefault="00000000" w:rsidRPr="00000000" w14:paraId="00000B72">
      <w:pPr>
        <w:rPr/>
      </w:pPr>
      <w:r w:rsidDel="00000000" w:rsidR="00000000" w:rsidRPr="00000000">
        <w:rPr>
          <w:rtl w:val="0"/>
        </w:rPr>
      </w:r>
    </w:p>
    <w:p w:rsidR="00000000" w:rsidDel="00000000" w:rsidP="00000000" w:rsidRDefault="00000000" w:rsidRPr="00000000" w14:paraId="00000B73">
      <w:pPr>
        <w:rPr/>
      </w:pPr>
      <w:r w:rsidDel="00000000" w:rsidR="00000000" w:rsidRPr="00000000">
        <w:rPr>
          <w:rtl w:val="0"/>
        </w:rPr>
      </w:r>
    </w:p>
    <w:p w:rsidR="00000000" w:rsidDel="00000000" w:rsidP="00000000" w:rsidRDefault="00000000" w:rsidRPr="00000000" w14:paraId="00000B74">
      <w:pPr>
        <w:rPr/>
      </w:pPr>
      <w:r w:rsidDel="00000000" w:rsidR="00000000" w:rsidRPr="00000000">
        <w:rPr>
          <w:rtl w:val="0"/>
        </w:rPr>
        <w:t xml:space="preserve">====================================================================================================</w:t>
      </w:r>
    </w:p>
    <w:p w:rsidR="00000000" w:rsidDel="00000000" w:rsidP="00000000" w:rsidRDefault="00000000" w:rsidRPr="00000000" w14:paraId="00000B75">
      <w:pPr>
        <w:rPr/>
      </w:pPr>
      <w:r w:rsidDel="00000000" w:rsidR="00000000" w:rsidRPr="00000000">
        <w:rPr>
          <w:rtl w:val="0"/>
        </w:rPr>
        <w:t xml:space="preserve">BẢNG 7/95 :  USER_SESSION</w:t>
      </w:r>
    </w:p>
    <w:p w:rsidR="00000000" w:rsidDel="00000000" w:rsidP="00000000" w:rsidRDefault="00000000" w:rsidRPr="00000000" w14:paraId="00000B76">
      <w:pPr>
        <w:rPr/>
      </w:pPr>
      <w:r w:rsidDel="00000000" w:rsidR="00000000" w:rsidRPr="00000000">
        <w:rPr>
          <w:rtl w:val="0"/>
        </w:rPr>
        <w:t xml:space="preserve">====================================================================================================</w:t>
      </w:r>
    </w:p>
    <w:p w:rsidR="00000000" w:rsidDel="00000000" w:rsidP="00000000" w:rsidRDefault="00000000" w:rsidRPr="00000000" w14:paraId="00000B77">
      <w:pPr>
        <w:rPr/>
      </w:pPr>
      <w:r w:rsidDel="00000000" w:rsidR="00000000" w:rsidRPr="00000000">
        <w:rPr>
          <w:rtl w:val="0"/>
        </w:rPr>
      </w:r>
    </w:p>
    <w:p w:rsidR="00000000" w:rsidDel="00000000" w:rsidP="00000000" w:rsidRDefault="00000000" w:rsidRPr="00000000" w14:paraId="00000B78">
      <w:pPr>
        <w:rPr/>
      </w:pPr>
      <w:r w:rsidDel="00000000" w:rsidR="00000000" w:rsidRPr="00000000">
        <w:rPr>
          <w:rtl w:val="0"/>
        </w:rPr>
        <w:t xml:space="preserve">Ý NGHĨA: Phiên đăng nhập đang hoạt động.</w:t>
      </w:r>
    </w:p>
    <w:p w:rsidR="00000000" w:rsidDel="00000000" w:rsidP="00000000" w:rsidRDefault="00000000" w:rsidRPr="00000000" w14:paraId="00000B79">
      <w:pPr>
        <w:rPr/>
      </w:pPr>
      <w:r w:rsidDel="00000000" w:rsidR="00000000" w:rsidRPr="00000000">
        <w:rPr>
          <w:rtl w:val="0"/>
        </w:rPr>
      </w:r>
    </w:p>
    <w:p w:rsidR="00000000" w:rsidDel="00000000" w:rsidP="00000000" w:rsidRDefault="00000000" w:rsidRPr="00000000" w14:paraId="00000B7A">
      <w:pPr>
        <w:rPr/>
      </w:pPr>
      <w:r w:rsidDel="00000000" w:rsidR="00000000" w:rsidRPr="00000000">
        <w:rPr>
          <w:rtl w:val="0"/>
        </w:rPr>
        <w:t xml:space="preserve">  Khoá chính : id</w:t>
      </w:r>
    </w:p>
    <w:p w:rsidR="00000000" w:rsidDel="00000000" w:rsidP="00000000" w:rsidRDefault="00000000" w:rsidRPr="00000000" w14:paraId="00000B7B">
      <w:pPr>
        <w:rPr/>
      </w:pPr>
      <w:r w:rsidDel="00000000" w:rsidR="00000000" w:rsidRPr="00000000">
        <w:rPr>
          <w:rtl w:val="0"/>
        </w:rPr>
        <w:t xml:space="preserve">  Duy nhất   : uk_session_token (session_token)</w:t>
      </w:r>
    </w:p>
    <w:p w:rsidR="00000000" w:rsidDel="00000000" w:rsidP="00000000" w:rsidRDefault="00000000" w:rsidRPr="00000000" w14:paraId="00000B7C">
      <w:pPr>
        <w:rPr/>
      </w:pPr>
      <w:r w:rsidDel="00000000" w:rsidR="00000000" w:rsidRPr="00000000">
        <w:rPr>
          <w:rtl w:val="0"/>
        </w:rPr>
        <w:t xml:space="preserve">  Tham chiếu tới:</w:t>
      </w:r>
    </w:p>
    <w:p w:rsidR="00000000" w:rsidDel="00000000" w:rsidP="00000000" w:rsidRDefault="00000000" w:rsidRPr="00000000" w14:paraId="00000B7D">
      <w:pPr>
        <w:rPr/>
      </w:pPr>
      <w:r w:rsidDel="00000000" w:rsidR="00000000" w:rsidRPr="00000000">
        <w:rPr>
          <w:rtl w:val="0"/>
        </w:rPr>
        <w:t xml:space="preserve">      - user_id                    -&gt; user_account.id   [ON DELETE CASCADE]</w:t>
      </w:r>
    </w:p>
    <w:p w:rsidR="00000000" w:rsidDel="00000000" w:rsidP="00000000" w:rsidRDefault="00000000" w:rsidRPr="00000000" w14:paraId="00000B7E">
      <w:pPr>
        <w:rPr/>
      </w:pPr>
      <w:r w:rsidDel="00000000" w:rsidR="00000000" w:rsidRPr="00000000">
        <w:rPr>
          <w:rtl w:val="0"/>
        </w:rPr>
      </w:r>
    </w:p>
    <w:p w:rsidR="00000000" w:rsidDel="00000000" w:rsidP="00000000" w:rsidRDefault="00000000" w:rsidRPr="00000000" w14:paraId="00000B7F">
      <w:pPr>
        <w:rPr/>
      </w:pPr>
      <w:r w:rsidDel="00000000" w:rsidR="00000000" w:rsidRPr="00000000">
        <w:rPr>
          <w:rtl w:val="0"/>
        </w:rPr>
        <w:t xml:space="preserve">  DANH SÁCH THUỘC TÍNH</w:t>
      </w:r>
    </w:p>
    <w:p w:rsidR="00000000" w:rsidDel="00000000" w:rsidP="00000000" w:rsidRDefault="00000000" w:rsidRPr="00000000" w14:paraId="00000B80">
      <w:pPr>
        <w:rPr/>
      </w:pPr>
      <w:r w:rsidDel="00000000" w:rsidR="00000000" w:rsidRPr="00000000">
        <w:rPr>
          <w:rtl w:val="0"/>
        </w:rPr>
        <w:t xml:space="preserve">  --------------------------------------------------------------------------------------------------</w:t>
      </w:r>
    </w:p>
    <w:p w:rsidR="00000000" w:rsidDel="00000000" w:rsidP="00000000" w:rsidRDefault="00000000" w:rsidRPr="00000000" w14:paraId="00000B81">
      <w:pPr>
        <w:rPr/>
      </w:pPr>
      <w:r w:rsidDel="00000000" w:rsidR="00000000" w:rsidRPr="00000000">
        <w:rPr>
          <w:rtl w:val="0"/>
        </w:rPr>
        <w:t xml:space="preserve">    1. id                           BIGINT UNSIGNED            Null:NO   [PK]</w:t>
      </w:r>
    </w:p>
    <w:p w:rsidR="00000000" w:rsidDel="00000000" w:rsidP="00000000" w:rsidRDefault="00000000" w:rsidRPr="00000000" w14:paraId="00000B82">
      <w:pPr>
        <w:rPr/>
      </w:pPr>
      <w:r w:rsidDel="00000000" w:rsidR="00000000" w:rsidRPr="00000000">
        <w:rPr>
          <w:rtl w:val="0"/>
        </w:rPr>
        <w:t xml:space="preserve">        · AUTO_INCREMENT</w:t>
      </w:r>
    </w:p>
    <w:p w:rsidR="00000000" w:rsidDel="00000000" w:rsidP="00000000" w:rsidRDefault="00000000" w:rsidRPr="00000000" w14:paraId="00000B83">
      <w:pPr>
        <w:rPr/>
      </w:pPr>
      <w:r w:rsidDel="00000000" w:rsidR="00000000" w:rsidRPr="00000000">
        <w:rPr>
          <w:rtl w:val="0"/>
        </w:rPr>
        <w:t xml:space="preserve">        Khoá chính, tự tăng.</w:t>
      </w:r>
    </w:p>
    <w:p w:rsidR="00000000" w:rsidDel="00000000" w:rsidP="00000000" w:rsidRDefault="00000000" w:rsidRPr="00000000" w14:paraId="00000B84">
      <w:pPr>
        <w:rPr/>
      </w:pPr>
      <w:r w:rsidDel="00000000" w:rsidR="00000000" w:rsidRPr="00000000">
        <w:rPr>
          <w:rtl w:val="0"/>
        </w:rPr>
        <w:t xml:space="preserve">    2. user_id                      BIGINT UNSIGNED            Null:NO   [FK/IDX]</w:t>
      </w:r>
    </w:p>
    <w:p w:rsidR="00000000" w:rsidDel="00000000" w:rsidP="00000000" w:rsidRDefault="00000000" w:rsidRPr="00000000" w14:paraId="00000B85">
      <w:pPr>
        <w:rPr/>
      </w:pPr>
      <w:r w:rsidDel="00000000" w:rsidR="00000000" w:rsidRPr="00000000">
        <w:rPr>
          <w:rtl w:val="0"/>
        </w:rPr>
        <w:t xml:space="preserve">        Khoá ngoại tới bảng user_account (Tài khoản đăng nhập).</w:t>
      </w:r>
    </w:p>
    <w:p w:rsidR="00000000" w:rsidDel="00000000" w:rsidP="00000000" w:rsidRDefault="00000000" w:rsidRPr="00000000" w14:paraId="00000B86">
      <w:pPr>
        <w:rPr/>
      </w:pPr>
      <w:r w:rsidDel="00000000" w:rsidR="00000000" w:rsidRPr="00000000">
        <w:rPr>
          <w:rtl w:val="0"/>
        </w:rPr>
        <w:t xml:space="preserve">    3. session_token                CHAR(64)                   Null:NO   [UQ]</w:t>
      </w:r>
    </w:p>
    <w:p w:rsidR="00000000" w:rsidDel="00000000" w:rsidP="00000000" w:rsidRDefault="00000000" w:rsidRPr="00000000" w14:paraId="00000B87">
      <w:pPr>
        <w:rPr/>
      </w:pPr>
      <w:r w:rsidDel="00000000" w:rsidR="00000000" w:rsidRPr="00000000">
        <w:rPr>
          <w:rtl w:val="0"/>
        </w:rPr>
        <w:t xml:space="preserve">        Giá trị băm của refresh token. Lưu bản băm để token gốc không bị lộ nếu CSDL rò rỉ.</w:t>
      </w:r>
    </w:p>
    <w:p w:rsidR="00000000" w:rsidDel="00000000" w:rsidP="00000000" w:rsidRDefault="00000000" w:rsidRPr="00000000" w14:paraId="00000B88">
      <w:pPr>
        <w:rPr/>
      </w:pPr>
      <w:r w:rsidDel="00000000" w:rsidR="00000000" w:rsidRPr="00000000">
        <w:rPr>
          <w:rtl w:val="0"/>
        </w:rPr>
        <w:t xml:space="preserve">    4. device_name                  VARCHAR(150)               Null:YES </w:t>
      </w:r>
    </w:p>
    <w:p w:rsidR="00000000" w:rsidDel="00000000" w:rsidP="00000000" w:rsidRDefault="00000000" w:rsidRPr="00000000" w14:paraId="00000B89">
      <w:pPr>
        <w:rPr/>
      </w:pPr>
      <w:r w:rsidDel="00000000" w:rsidR="00000000" w:rsidRPr="00000000">
        <w:rPr>
          <w:rtl w:val="0"/>
        </w:rPr>
        <w:t xml:space="preserve">        Tên thiết bị do người dùng đặt hoặc hệ điều hành cung cấp.</w:t>
      </w:r>
    </w:p>
    <w:p w:rsidR="00000000" w:rsidDel="00000000" w:rsidP="00000000" w:rsidRDefault="00000000" w:rsidRPr="00000000" w14:paraId="00000B8A">
      <w:pPr>
        <w:rPr/>
      </w:pPr>
      <w:r w:rsidDel="00000000" w:rsidR="00000000" w:rsidRPr="00000000">
        <w:rPr>
          <w:rtl w:val="0"/>
        </w:rPr>
        <w:t xml:space="preserve">    5. device_type                  ENUM('WEB','ANDROID','IOS','OTHER') Null:NO  </w:t>
      </w:r>
    </w:p>
    <w:p w:rsidR="00000000" w:rsidDel="00000000" w:rsidP="00000000" w:rsidRDefault="00000000" w:rsidRPr="00000000" w14:paraId="00000B8B">
      <w:pPr>
        <w:rPr/>
      </w:pPr>
      <w:r w:rsidDel="00000000" w:rsidR="00000000" w:rsidRPr="00000000">
        <w:rPr>
          <w:rtl w:val="0"/>
        </w:rPr>
        <w:t xml:space="preserve">        · Mặc định = 'WEB'</w:t>
      </w:r>
    </w:p>
    <w:p w:rsidR="00000000" w:rsidDel="00000000" w:rsidP="00000000" w:rsidRDefault="00000000" w:rsidRPr="00000000" w14:paraId="00000B8C">
      <w:pPr>
        <w:rPr/>
      </w:pPr>
      <w:r w:rsidDel="00000000" w:rsidR="00000000" w:rsidRPr="00000000">
        <w:rPr>
          <w:rtl w:val="0"/>
        </w:rPr>
        <w:t xml:space="preserve">        Phân loại thiết bị.</w:t>
      </w:r>
    </w:p>
    <w:p w:rsidR="00000000" w:rsidDel="00000000" w:rsidP="00000000" w:rsidRDefault="00000000" w:rsidRPr="00000000" w14:paraId="00000B8D">
      <w:pPr>
        <w:rPr/>
      </w:pPr>
      <w:r w:rsidDel="00000000" w:rsidR="00000000" w:rsidRPr="00000000">
        <w:rPr>
          <w:rtl w:val="0"/>
        </w:rPr>
        <w:t xml:space="preserve">        Giá trị hợp lệ: WEB | ANDROID | IOS | OTHER</w:t>
      </w:r>
    </w:p>
    <w:p w:rsidR="00000000" w:rsidDel="00000000" w:rsidP="00000000" w:rsidRDefault="00000000" w:rsidRPr="00000000" w14:paraId="00000B8E">
      <w:pPr>
        <w:rPr/>
      </w:pPr>
      <w:r w:rsidDel="00000000" w:rsidR="00000000" w:rsidRPr="00000000">
        <w:rPr>
          <w:rtl w:val="0"/>
        </w:rPr>
        <w:t xml:space="preserve">    6. ip_address                   VARBINARY(16)              Null:YES </w:t>
      </w:r>
    </w:p>
    <w:p w:rsidR="00000000" w:rsidDel="00000000" w:rsidP="00000000" w:rsidRDefault="00000000" w:rsidRPr="00000000" w14:paraId="00000B8F">
      <w:pPr>
        <w:rPr/>
      </w:pPr>
      <w:r w:rsidDel="00000000" w:rsidR="00000000" w:rsidRPr="00000000">
        <w:rPr>
          <w:rtl w:val="0"/>
        </w:rPr>
        <w:t xml:space="preserve">        Địa chỉ IP dạng nhị phân (hỗ trợ cả IPv4 và IPv6).</w:t>
      </w:r>
    </w:p>
    <w:p w:rsidR="00000000" w:rsidDel="00000000" w:rsidP="00000000" w:rsidRDefault="00000000" w:rsidRPr="00000000" w14:paraId="00000B90">
      <w:pPr>
        <w:rPr/>
      </w:pPr>
      <w:r w:rsidDel="00000000" w:rsidR="00000000" w:rsidRPr="00000000">
        <w:rPr>
          <w:rtl w:val="0"/>
        </w:rPr>
        <w:t xml:space="preserve">    7. user_agent                   VARCHAR(512)               Null:YES </w:t>
      </w:r>
    </w:p>
    <w:p w:rsidR="00000000" w:rsidDel="00000000" w:rsidP="00000000" w:rsidRDefault="00000000" w:rsidRPr="00000000" w14:paraId="00000B91">
      <w:pPr>
        <w:rPr/>
      </w:pPr>
      <w:r w:rsidDel="00000000" w:rsidR="00000000" w:rsidRPr="00000000">
        <w:rPr>
          <w:rtl w:val="0"/>
        </w:rPr>
        <w:t xml:space="preserve">        Chuỗi User-Agent của trình duyệt/thiết bị.</w:t>
      </w:r>
    </w:p>
    <w:p w:rsidR="00000000" w:rsidDel="00000000" w:rsidP="00000000" w:rsidRDefault="00000000" w:rsidRPr="00000000" w14:paraId="00000B92">
      <w:pPr>
        <w:rPr/>
      </w:pPr>
      <w:r w:rsidDel="00000000" w:rsidR="00000000" w:rsidRPr="00000000">
        <w:rPr>
          <w:rtl w:val="0"/>
        </w:rPr>
        <w:t xml:space="preserve">    8. is_current                   TINYINT(1)                 Null:NO  </w:t>
      </w:r>
    </w:p>
    <w:p w:rsidR="00000000" w:rsidDel="00000000" w:rsidP="00000000" w:rsidRDefault="00000000" w:rsidRPr="00000000" w14:paraId="00000B93">
      <w:pPr>
        <w:rPr/>
      </w:pPr>
      <w:r w:rsidDel="00000000" w:rsidR="00000000" w:rsidRPr="00000000">
        <w:rPr>
          <w:rtl w:val="0"/>
        </w:rPr>
        <w:t xml:space="preserve">        · Mặc định = 1</w:t>
      </w:r>
    </w:p>
    <w:p w:rsidR="00000000" w:rsidDel="00000000" w:rsidP="00000000" w:rsidRDefault="00000000" w:rsidRPr="00000000" w14:paraId="00000B94">
      <w:pPr>
        <w:rPr/>
      </w:pPr>
      <w:r w:rsidDel="00000000" w:rsidR="00000000" w:rsidRPr="00000000">
        <w:rPr>
          <w:rtl w:val="0"/>
        </w:rPr>
        <w:t xml:space="preserve">        Đánh dấu đây có phải phiên người dùng đang sử dụng hay không.</w:t>
      </w:r>
    </w:p>
    <w:p w:rsidR="00000000" w:rsidDel="00000000" w:rsidP="00000000" w:rsidRDefault="00000000" w:rsidRPr="00000000" w14:paraId="00000B95">
      <w:pPr>
        <w:rPr/>
      </w:pPr>
      <w:r w:rsidDel="00000000" w:rsidR="00000000" w:rsidRPr="00000000">
        <w:rPr>
          <w:rtl w:val="0"/>
        </w:rPr>
        <w:t xml:space="preserve">    9. last_active_at               DATETIME(3)                Null:NO  </w:t>
      </w:r>
    </w:p>
    <w:p w:rsidR="00000000" w:rsidDel="00000000" w:rsidP="00000000" w:rsidRDefault="00000000" w:rsidRPr="00000000" w14:paraId="00000B96">
      <w:pPr>
        <w:rPr/>
      </w:pPr>
      <w:r w:rsidDel="00000000" w:rsidR="00000000" w:rsidRPr="00000000">
        <w:rPr>
          <w:rtl w:val="0"/>
        </w:rPr>
        <w:t xml:space="preserve">        · Mặc định = CURRENT_TIMESTAMP(3)</w:t>
      </w:r>
    </w:p>
    <w:p w:rsidR="00000000" w:rsidDel="00000000" w:rsidP="00000000" w:rsidRDefault="00000000" w:rsidRPr="00000000" w14:paraId="00000B97">
      <w:pPr>
        <w:rPr/>
      </w:pPr>
      <w:r w:rsidDel="00000000" w:rsidR="00000000" w:rsidRPr="00000000">
        <w:rPr>
          <w:rtl w:val="0"/>
        </w:rPr>
        <w:t xml:space="preserve">        Thời điểm phiên có hoạt động gần nhất, dùng để hiển thị danh sách thiết bị đang đăng nhập.</w:t>
      </w:r>
    </w:p>
    <w:p w:rsidR="00000000" w:rsidDel="00000000" w:rsidP="00000000" w:rsidRDefault="00000000" w:rsidRPr="00000000" w14:paraId="00000B98">
      <w:pPr>
        <w:rPr/>
      </w:pPr>
      <w:r w:rsidDel="00000000" w:rsidR="00000000" w:rsidRPr="00000000">
        <w:rPr>
          <w:rtl w:val="0"/>
        </w:rPr>
        <w:t xml:space="preserve">   10. expires_at                   DATETIME(3)                Null:NO   [IDX]</w:t>
      </w:r>
    </w:p>
    <w:p w:rsidR="00000000" w:rsidDel="00000000" w:rsidP="00000000" w:rsidRDefault="00000000" w:rsidRPr="00000000" w14:paraId="00000B99">
      <w:pPr>
        <w:rPr/>
      </w:pPr>
      <w:r w:rsidDel="00000000" w:rsidR="00000000" w:rsidRPr="00000000">
        <w:rPr>
          <w:rtl w:val="0"/>
        </w:rPr>
        <w:t xml:space="preserve">        Refresh 7 ngày - NFR 4.2.4.</w:t>
      </w:r>
    </w:p>
    <w:p w:rsidR="00000000" w:rsidDel="00000000" w:rsidP="00000000" w:rsidRDefault="00000000" w:rsidRPr="00000000" w14:paraId="00000B9A">
      <w:pPr>
        <w:rPr/>
      </w:pPr>
      <w:r w:rsidDel="00000000" w:rsidR="00000000" w:rsidRPr="00000000">
        <w:rPr>
          <w:rtl w:val="0"/>
        </w:rPr>
        <w:t xml:space="preserve">   11. revoked_at                   DATETIME(3)                Null:YES  [IDX]</w:t>
      </w:r>
    </w:p>
    <w:p w:rsidR="00000000" w:rsidDel="00000000" w:rsidP="00000000" w:rsidRDefault="00000000" w:rsidRPr="00000000" w14:paraId="00000B9B">
      <w:pPr>
        <w:rPr/>
      </w:pPr>
      <w:r w:rsidDel="00000000" w:rsidR="00000000" w:rsidRPr="00000000">
        <w:rPr>
          <w:rtl w:val="0"/>
        </w:rPr>
        <w:t xml:space="preserve">        Mốc thời gian: thu hồi.</w:t>
      </w:r>
    </w:p>
    <w:p w:rsidR="00000000" w:rsidDel="00000000" w:rsidP="00000000" w:rsidRDefault="00000000" w:rsidRPr="00000000" w14:paraId="00000B9C">
      <w:pPr>
        <w:rPr/>
      </w:pPr>
      <w:r w:rsidDel="00000000" w:rsidR="00000000" w:rsidRPr="00000000">
        <w:rPr>
          <w:rtl w:val="0"/>
        </w:rPr>
        <w:t xml:space="preserve">   12. created_at                   DATETIME(3)                Null:NO  </w:t>
      </w:r>
    </w:p>
    <w:p w:rsidR="00000000" w:rsidDel="00000000" w:rsidP="00000000" w:rsidRDefault="00000000" w:rsidRPr="00000000" w14:paraId="00000B9D">
      <w:pPr>
        <w:rPr/>
      </w:pPr>
      <w:r w:rsidDel="00000000" w:rsidR="00000000" w:rsidRPr="00000000">
        <w:rPr>
          <w:rtl w:val="0"/>
        </w:rPr>
        <w:t xml:space="preserve">        · Mặc định = CURRENT_TIMESTAMP(3)</w:t>
      </w:r>
    </w:p>
    <w:p w:rsidR="00000000" w:rsidDel="00000000" w:rsidP="00000000" w:rsidRDefault="00000000" w:rsidRPr="00000000" w14:paraId="00000B9E">
      <w:pPr>
        <w:rPr/>
      </w:pPr>
      <w:r w:rsidDel="00000000" w:rsidR="00000000" w:rsidRPr="00000000">
        <w:rPr>
          <w:rtl w:val="0"/>
        </w:rPr>
        <w:t xml:space="preserve">        Thời điểm bản ghi được tạo.</w:t>
      </w:r>
    </w:p>
    <w:p w:rsidR="00000000" w:rsidDel="00000000" w:rsidP="00000000" w:rsidRDefault="00000000" w:rsidRPr="00000000" w14:paraId="00000B9F">
      <w:pPr>
        <w:rPr/>
      </w:pPr>
      <w:r w:rsidDel="00000000" w:rsidR="00000000" w:rsidRPr="00000000">
        <w:rPr>
          <w:rtl w:val="0"/>
        </w:rPr>
      </w:r>
    </w:p>
    <w:p w:rsidR="00000000" w:rsidDel="00000000" w:rsidP="00000000" w:rsidRDefault="00000000" w:rsidRPr="00000000" w14:paraId="00000BA0">
      <w:pPr>
        <w:rPr/>
      </w:pPr>
      <w:r w:rsidDel="00000000" w:rsidR="00000000" w:rsidRPr="00000000">
        <w:rPr>
          <w:rtl w:val="0"/>
        </w:rPr>
      </w:r>
    </w:p>
    <w:p w:rsidR="00000000" w:rsidDel="00000000" w:rsidP="00000000" w:rsidRDefault="00000000" w:rsidRPr="00000000" w14:paraId="00000BA1">
      <w:pPr>
        <w:rPr/>
      </w:pPr>
      <w:r w:rsidDel="00000000" w:rsidR="00000000" w:rsidRPr="00000000">
        <w:rPr>
          <w:rtl w:val="0"/>
        </w:rPr>
        <w:t xml:space="preserve">====================================================================================================</w:t>
      </w:r>
    </w:p>
    <w:p w:rsidR="00000000" w:rsidDel="00000000" w:rsidP="00000000" w:rsidRDefault="00000000" w:rsidRPr="00000000" w14:paraId="00000BA2">
      <w:pPr>
        <w:rPr/>
      </w:pPr>
      <w:r w:rsidDel="00000000" w:rsidR="00000000" w:rsidRPr="00000000">
        <w:rPr>
          <w:rtl w:val="0"/>
        </w:rPr>
        <w:t xml:space="preserve">BẢNG 8/95 :  VERIFICATION_TOKEN</w:t>
      </w:r>
    </w:p>
    <w:p w:rsidR="00000000" w:rsidDel="00000000" w:rsidP="00000000" w:rsidRDefault="00000000" w:rsidRPr="00000000" w14:paraId="00000BA3">
      <w:pPr>
        <w:rPr/>
      </w:pPr>
      <w:r w:rsidDel="00000000" w:rsidR="00000000" w:rsidRPr="00000000">
        <w:rPr>
          <w:rtl w:val="0"/>
        </w:rPr>
        <w:t xml:space="preserve">====================================================================================================</w:t>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rPr/>
      </w:pPr>
      <w:r w:rsidDel="00000000" w:rsidR="00000000" w:rsidRPr="00000000">
        <w:rPr>
          <w:rtl w:val="0"/>
        </w:rPr>
        <w:t xml:space="preserve">Ý NGHĨA: Token xác minh email / reset mật khẩu / OTP 2FA.</w:t>
      </w:r>
    </w:p>
    <w:p w:rsidR="00000000" w:rsidDel="00000000" w:rsidP="00000000" w:rsidRDefault="00000000" w:rsidRPr="00000000" w14:paraId="00000BA6">
      <w:pPr>
        <w:rPr/>
      </w:pPr>
      <w:r w:rsidDel="00000000" w:rsidR="00000000" w:rsidRPr="00000000">
        <w:rPr>
          <w:rtl w:val="0"/>
        </w:rPr>
      </w:r>
    </w:p>
    <w:p w:rsidR="00000000" w:rsidDel="00000000" w:rsidP="00000000" w:rsidRDefault="00000000" w:rsidRPr="00000000" w14:paraId="00000BA7">
      <w:pPr>
        <w:rPr/>
      </w:pPr>
      <w:r w:rsidDel="00000000" w:rsidR="00000000" w:rsidRPr="00000000">
        <w:rPr>
          <w:rtl w:val="0"/>
        </w:rPr>
        <w:t xml:space="preserve">  Khoá chính : id</w:t>
      </w:r>
    </w:p>
    <w:p w:rsidR="00000000" w:rsidDel="00000000" w:rsidP="00000000" w:rsidRDefault="00000000" w:rsidRPr="00000000" w14:paraId="00000BA8">
      <w:pPr>
        <w:rPr/>
      </w:pPr>
      <w:r w:rsidDel="00000000" w:rsidR="00000000" w:rsidRPr="00000000">
        <w:rPr>
          <w:rtl w:val="0"/>
        </w:rPr>
        <w:t xml:space="preserve">  Duy nhất   : uk_vtoken_hash (token_hash)</w:t>
      </w:r>
    </w:p>
    <w:p w:rsidR="00000000" w:rsidDel="00000000" w:rsidP="00000000" w:rsidRDefault="00000000" w:rsidRPr="00000000" w14:paraId="00000BA9">
      <w:pPr>
        <w:rPr/>
      </w:pPr>
      <w:r w:rsidDel="00000000" w:rsidR="00000000" w:rsidRPr="00000000">
        <w:rPr>
          <w:rtl w:val="0"/>
        </w:rPr>
        <w:t xml:space="preserve">  Tham chiếu tới:</w:t>
      </w:r>
    </w:p>
    <w:p w:rsidR="00000000" w:rsidDel="00000000" w:rsidP="00000000" w:rsidRDefault="00000000" w:rsidRPr="00000000" w14:paraId="00000BAA">
      <w:pPr>
        <w:rPr/>
      </w:pPr>
      <w:r w:rsidDel="00000000" w:rsidR="00000000" w:rsidRPr="00000000">
        <w:rPr>
          <w:rtl w:val="0"/>
        </w:rPr>
        <w:t xml:space="preserve">      - user_id                    -&gt; user_account.id   [ON DELETE CASCADE]</w:t>
      </w:r>
    </w:p>
    <w:p w:rsidR="00000000" w:rsidDel="00000000" w:rsidP="00000000" w:rsidRDefault="00000000" w:rsidRPr="00000000" w14:paraId="00000BAB">
      <w:pPr>
        <w:rPr/>
      </w:pPr>
      <w:r w:rsidDel="00000000" w:rsidR="00000000" w:rsidRPr="00000000">
        <w:rPr>
          <w:rtl w:val="0"/>
        </w:rPr>
      </w:r>
    </w:p>
    <w:p w:rsidR="00000000" w:rsidDel="00000000" w:rsidP="00000000" w:rsidRDefault="00000000" w:rsidRPr="00000000" w14:paraId="00000BAC">
      <w:pPr>
        <w:rPr/>
      </w:pPr>
      <w:r w:rsidDel="00000000" w:rsidR="00000000" w:rsidRPr="00000000">
        <w:rPr>
          <w:rtl w:val="0"/>
        </w:rPr>
        <w:t xml:space="preserve">  DANH SÁCH THUỘC TÍNH</w:t>
      </w:r>
    </w:p>
    <w:p w:rsidR="00000000" w:rsidDel="00000000" w:rsidP="00000000" w:rsidRDefault="00000000" w:rsidRPr="00000000" w14:paraId="00000BAD">
      <w:pPr>
        <w:rPr/>
      </w:pPr>
      <w:r w:rsidDel="00000000" w:rsidR="00000000" w:rsidRPr="00000000">
        <w:rPr>
          <w:rtl w:val="0"/>
        </w:rPr>
        <w:t xml:space="preserve">  --------------------------------------------------------------------------------------------------</w:t>
      </w:r>
    </w:p>
    <w:p w:rsidR="00000000" w:rsidDel="00000000" w:rsidP="00000000" w:rsidRDefault="00000000" w:rsidRPr="00000000" w14:paraId="00000BAE">
      <w:pPr>
        <w:rPr/>
      </w:pPr>
      <w:r w:rsidDel="00000000" w:rsidR="00000000" w:rsidRPr="00000000">
        <w:rPr>
          <w:rtl w:val="0"/>
        </w:rPr>
        <w:t xml:space="preserve">    1. id                           BIGINT UNSIGNED            Null:NO   [PK]</w:t>
      </w:r>
    </w:p>
    <w:p w:rsidR="00000000" w:rsidDel="00000000" w:rsidP="00000000" w:rsidRDefault="00000000" w:rsidRPr="00000000" w14:paraId="00000BAF">
      <w:pPr>
        <w:rPr/>
      </w:pPr>
      <w:r w:rsidDel="00000000" w:rsidR="00000000" w:rsidRPr="00000000">
        <w:rPr>
          <w:rtl w:val="0"/>
        </w:rPr>
        <w:t xml:space="preserve">        · AUTO_INCREMENT</w:t>
      </w:r>
    </w:p>
    <w:p w:rsidR="00000000" w:rsidDel="00000000" w:rsidP="00000000" w:rsidRDefault="00000000" w:rsidRPr="00000000" w14:paraId="00000BB0">
      <w:pPr>
        <w:rPr/>
      </w:pPr>
      <w:r w:rsidDel="00000000" w:rsidR="00000000" w:rsidRPr="00000000">
        <w:rPr>
          <w:rtl w:val="0"/>
        </w:rPr>
        <w:t xml:space="preserve">        Khoá chính, tự tăng.</w:t>
      </w:r>
    </w:p>
    <w:p w:rsidR="00000000" w:rsidDel="00000000" w:rsidP="00000000" w:rsidRDefault="00000000" w:rsidRPr="00000000" w14:paraId="00000BB1">
      <w:pPr>
        <w:rPr/>
      </w:pPr>
      <w:r w:rsidDel="00000000" w:rsidR="00000000" w:rsidRPr="00000000">
        <w:rPr>
          <w:rtl w:val="0"/>
        </w:rPr>
        <w:t xml:space="preserve">    2. user_id                      BIGINT UNSIGNED            Null:NO   [FK/IDX]</w:t>
      </w:r>
    </w:p>
    <w:p w:rsidR="00000000" w:rsidDel="00000000" w:rsidP="00000000" w:rsidRDefault="00000000" w:rsidRPr="00000000" w14:paraId="00000BB2">
      <w:pPr>
        <w:rPr/>
      </w:pPr>
      <w:r w:rsidDel="00000000" w:rsidR="00000000" w:rsidRPr="00000000">
        <w:rPr>
          <w:rtl w:val="0"/>
        </w:rPr>
        <w:t xml:space="preserve">        Khoá ngoại tới bảng user_account (Tài khoản đăng nhập).</w:t>
      </w:r>
    </w:p>
    <w:p w:rsidR="00000000" w:rsidDel="00000000" w:rsidP="00000000" w:rsidRDefault="00000000" w:rsidRPr="00000000" w14:paraId="00000BB3">
      <w:pPr>
        <w:rPr/>
      </w:pPr>
      <w:r w:rsidDel="00000000" w:rsidR="00000000" w:rsidRPr="00000000">
        <w:rPr>
          <w:rtl w:val="0"/>
        </w:rPr>
        <w:t xml:space="preserve">    3. token_type                   ENUM('EMAIL_VERIFICATION','PASSWORD_RESET','MFA_EMAIL_OTP','EMAIL_CHANGE') Null:NO   [IDX]</w:t>
      </w:r>
    </w:p>
    <w:p w:rsidR="00000000" w:rsidDel="00000000" w:rsidP="00000000" w:rsidRDefault="00000000" w:rsidRPr="00000000" w14:paraId="00000BB4">
      <w:pPr>
        <w:rPr/>
      </w:pPr>
      <w:r w:rsidDel="00000000" w:rsidR="00000000" w:rsidRPr="00000000">
        <w:rPr>
          <w:rtl w:val="0"/>
        </w:rPr>
        <w:t xml:space="preserve">        Phân loại mã thông báo.</w:t>
      </w:r>
    </w:p>
    <w:p w:rsidR="00000000" w:rsidDel="00000000" w:rsidP="00000000" w:rsidRDefault="00000000" w:rsidRPr="00000000" w14:paraId="00000BB5">
      <w:pPr>
        <w:rPr/>
      </w:pPr>
      <w:r w:rsidDel="00000000" w:rsidR="00000000" w:rsidRPr="00000000">
        <w:rPr>
          <w:rtl w:val="0"/>
        </w:rPr>
        <w:t xml:space="preserve">        Giá trị hợp lệ: EMAIL_VERIFICATION | PASSWORD_RESET | MFA_EMAIL_OTP | EMAIL_CHANGE</w:t>
      </w:r>
    </w:p>
    <w:p w:rsidR="00000000" w:rsidDel="00000000" w:rsidP="00000000" w:rsidRDefault="00000000" w:rsidRPr="00000000" w14:paraId="00000BB6">
      <w:pPr>
        <w:rPr/>
      </w:pPr>
      <w:r w:rsidDel="00000000" w:rsidR="00000000" w:rsidRPr="00000000">
        <w:rPr>
          <w:rtl w:val="0"/>
        </w:rPr>
        <w:t xml:space="preserve">    4. token_hash                   CHAR(64)                   Null:NO   [UQ]</w:t>
      </w:r>
    </w:p>
    <w:p w:rsidR="00000000" w:rsidDel="00000000" w:rsidP="00000000" w:rsidRDefault="00000000" w:rsidRPr="00000000" w14:paraId="00000BB7">
      <w:pPr>
        <w:rPr/>
      </w:pPr>
      <w:r w:rsidDel="00000000" w:rsidR="00000000" w:rsidRPr="00000000">
        <w:rPr>
          <w:rtl w:val="0"/>
        </w:rPr>
        <w:t xml:space="preserve">        Giá trị băm của mã thông báo. Không lưu bản gốc để tránh lộ khi rò rỉ CSDL.</w:t>
      </w:r>
    </w:p>
    <w:p w:rsidR="00000000" w:rsidDel="00000000" w:rsidP="00000000" w:rsidRDefault="00000000" w:rsidRPr="00000000" w14:paraId="00000BB8">
      <w:pPr>
        <w:rPr/>
      </w:pPr>
      <w:r w:rsidDel="00000000" w:rsidR="00000000" w:rsidRPr="00000000">
        <w:rPr>
          <w:rtl w:val="0"/>
        </w:rPr>
        <w:t xml:space="preserve">    5. expires_at                   DATETIME(3)                Null:NO   [IDX]</w:t>
      </w:r>
    </w:p>
    <w:p w:rsidR="00000000" w:rsidDel="00000000" w:rsidP="00000000" w:rsidRDefault="00000000" w:rsidRPr="00000000" w14:paraId="00000BB9">
      <w:pPr>
        <w:rPr/>
      </w:pPr>
      <w:r w:rsidDel="00000000" w:rsidR="00000000" w:rsidRPr="00000000">
        <w:rPr>
          <w:rtl w:val="0"/>
        </w:rPr>
        <w:t xml:space="preserve">        Thời điểm hết hạn.</w:t>
      </w:r>
    </w:p>
    <w:p w:rsidR="00000000" w:rsidDel="00000000" w:rsidP="00000000" w:rsidRDefault="00000000" w:rsidRPr="00000000" w14:paraId="00000BBA">
      <w:pPr>
        <w:rPr/>
      </w:pPr>
      <w:r w:rsidDel="00000000" w:rsidR="00000000" w:rsidRPr="00000000">
        <w:rPr>
          <w:rtl w:val="0"/>
        </w:rPr>
        <w:t xml:space="preserve">    6. consumed_at                  DATETIME(3)                Null:YES </w:t>
      </w:r>
    </w:p>
    <w:p w:rsidR="00000000" w:rsidDel="00000000" w:rsidP="00000000" w:rsidRDefault="00000000" w:rsidRPr="00000000" w14:paraId="00000BBB">
      <w:pPr>
        <w:rPr/>
      </w:pPr>
      <w:r w:rsidDel="00000000" w:rsidR="00000000" w:rsidRPr="00000000">
        <w:rPr>
          <w:rtl w:val="0"/>
        </w:rPr>
        <w:t xml:space="preserve">        Mốc thời gian: sử dụng.</w:t>
      </w:r>
    </w:p>
    <w:p w:rsidR="00000000" w:rsidDel="00000000" w:rsidP="00000000" w:rsidRDefault="00000000" w:rsidRPr="00000000" w14:paraId="00000BBC">
      <w:pPr>
        <w:rPr/>
      </w:pPr>
      <w:r w:rsidDel="00000000" w:rsidR="00000000" w:rsidRPr="00000000">
        <w:rPr>
          <w:rtl w:val="0"/>
        </w:rPr>
        <w:t xml:space="preserve">    7. attempt_count                SMALLINT UNSIGNED          Null:NO  </w:t>
      </w:r>
    </w:p>
    <w:p w:rsidR="00000000" w:rsidDel="00000000" w:rsidP="00000000" w:rsidRDefault="00000000" w:rsidRPr="00000000" w14:paraId="00000BBD">
      <w:pPr>
        <w:rPr/>
      </w:pPr>
      <w:r w:rsidDel="00000000" w:rsidR="00000000" w:rsidRPr="00000000">
        <w:rPr>
          <w:rtl w:val="0"/>
        </w:rPr>
        <w:t xml:space="preserve">        · Mặc định = 0</w:t>
      </w:r>
    </w:p>
    <w:p w:rsidR="00000000" w:rsidDel="00000000" w:rsidP="00000000" w:rsidRDefault="00000000" w:rsidRPr="00000000" w14:paraId="00000BBE">
      <w:pPr>
        <w:rPr/>
      </w:pPr>
      <w:r w:rsidDel="00000000" w:rsidR="00000000" w:rsidRPr="00000000">
        <w:rPr>
          <w:rtl w:val="0"/>
        </w:rPr>
        <w:t xml:space="preserve">        Số lượng lần thử.</w:t>
      </w:r>
    </w:p>
    <w:p w:rsidR="00000000" w:rsidDel="00000000" w:rsidP="00000000" w:rsidRDefault="00000000" w:rsidRPr="00000000" w14:paraId="00000BBF">
      <w:pPr>
        <w:rPr/>
      </w:pPr>
      <w:r w:rsidDel="00000000" w:rsidR="00000000" w:rsidRPr="00000000">
        <w:rPr>
          <w:rtl w:val="0"/>
        </w:rPr>
        <w:t xml:space="preserve">    8. resend_count                 SMALLINT UNSIGNED          Null:NO  </w:t>
      </w:r>
    </w:p>
    <w:p w:rsidR="00000000" w:rsidDel="00000000" w:rsidP="00000000" w:rsidRDefault="00000000" w:rsidRPr="00000000" w14:paraId="00000BC0">
      <w:pPr>
        <w:rPr/>
      </w:pPr>
      <w:r w:rsidDel="00000000" w:rsidR="00000000" w:rsidRPr="00000000">
        <w:rPr>
          <w:rtl w:val="0"/>
        </w:rPr>
        <w:t xml:space="preserve">        · Mặc định = 0</w:t>
      </w:r>
    </w:p>
    <w:p w:rsidR="00000000" w:rsidDel="00000000" w:rsidP="00000000" w:rsidRDefault="00000000" w:rsidRPr="00000000" w14:paraId="00000BC1">
      <w:pPr>
        <w:rPr/>
      </w:pPr>
      <w:r w:rsidDel="00000000" w:rsidR="00000000" w:rsidRPr="00000000">
        <w:rPr>
          <w:rtl w:val="0"/>
        </w:rPr>
        <w:t xml:space="preserve">        MSG03: giới hạn gửi lại.</w:t>
      </w:r>
    </w:p>
    <w:p w:rsidR="00000000" w:rsidDel="00000000" w:rsidP="00000000" w:rsidRDefault="00000000" w:rsidRPr="00000000" w14:paraId="00000BC2">
      <w:pPr>
        <w:rPr/>
      </w:pPr>
      <w:r w:rsidDel="00000000" w:rsidR="00000000" w:rsidRPr="00000000">
        <w:rPr>
          <w:rtl w:val="0"/>
        </w:rPr>
        <w:t xml:space="preserve">    9. created_at                   DATETIME(3)                Null:NO  </w:t>
      </w:r>
    </w:p>
    <w:p w:rsidR="00000000" w:rsidDel="00000000" w:rsidP="00000000" w:rsidRDefault="00000000" w:rsidRPr="00000000" w14:paraId="00000BC3">
      <w:pPr>
        <w:rPr/>
      </w:pPr>
      <w:r w:rsidDel="00000000" w:rsidR="00000000" w:rsidRPr="00000000">
        <w:rPr>
          <w:rtl w:val="0"/>
        </w:rPr>
        <w:t xml:space="preserve">        · Mặc định = CURRENT_TIMESTAMP(3)</w:t>
      </w:r>
    </w:p>
    <w:p w:rsidR="00000000" w:rsidDel="00000000" w:rsidP="00000000" w:rsidRDefault="00000000" w:rsidRPr="00000000" w14:paraId="00000BC4">
      <w:pPr>
        <w:rPr/>
      </w:pPr>
      <w:r w:rsidDel="00000000" w:rsidR="00000000" w:rsidRPr="00000000">
        <w:rPr>
          <w:rtl w:val="0"/>
        </w:rPr>
        <w:t xml:space="preserve">        Thời điểm bản ghi được tạo.</w:t>
      </w:r>
    </w:p>
    <w:p w:rsidR="00000000" w:rsidDel="00000000" w:rsidP="00000000" w:rsidRDefault="00000000" w:rsidRPr="00000000" w14:paraId="00000BC5">
      <w:pPr>
        <w:rPr/>
      </w:pPr>
      <w:r w:rsidDel="00000000" w:rsidR="00000000" w:rsidRPr="00000000">
        <w:rPr>
          <w:rtl w:val="0"/>
        </w:rPr>
      </w:r>
    </w:p>
    <w:p w:rsidR="00000000" w:rsidDel="00000000" w:rsidP="00000000" w:rsidRDefault="00000000" w:rsidRPr="00000000" w14:paraId="00000BC6">
      <w:pPr>
        <w:rPr/>
      </w:pPr>
      <w:r w:rsidDel="00000000" w:rsidR="00000000" w:rsidRPr="00000000">
        <w:rPr>
          <w:rtl w:val="0"/>
        </w:rPr>
      </w:r>
    </w:p>
    <w:p w:rsidR="00000000" w:rsidDel="00000000" w:rsidP="00000000" w:rsidRDefault="00000000" w:rsidRPr="00000000" w14:paraId="00000BC7">
      <w:pPr>
        <w:rPr/>
      </w:pPr>
      <w:r w:rsidDel="00000000" w:rsidR="00000000" w:rsidRPr="00000000">
        <w:rPr>
          <w:rtl w:val="0"/>
        </w:rPr>
        <w:t xml:space="preserve">====================================================================================================</w:t>
      </w:r>
    </w:p>
    <w:p w:rsidR="00000000" w:rsidDel="00000000" w:rsidP="00000000" w:rsidRDefault="00000000" w:rsidRPr="00000000" w14:paraId="00000BC8">
      <w:pPr>
        <w:rPr/>
      </w:pPr>
      <w:r w:rsidDel="00000000" w:rsidR="00000000" w:rsidRPr="00000000">
        <w:rPr>
          <w:rtl w:val="0"/>
        </w:rPr>
        <w:t xml:space="preserve">BẢNG 9/95 :  LOGIN_ATTEMPT</w:t>
      </w:r>
    </w:p>
    <w:p w:rsidR="00000000" w:rsidDel="00000000" w:rsidP="00000000" w:rsidRDefault="00000000" w:rsidRPr="00000000" w14:paraId="00000BC9">
      <w:pPr>
        <w:rPr/>
      </w:pPr>
      <w:r w:rsidDel="00000000" w:rsidR="00000000" w:rsidRPr="00000000">
        <w:rPr>
          <w:rtl w:val="0"/>
        </w:rPr>
        <w:t xml:space="preserve">====================================================================================================</w:t>
      </w:r>
    </w:p>
    <w:p w:rsidR="00000000" w:rsidDel="00000000" w:rsidP="00000000" w:rsidRDefault="00000000" w:rsidRPr="00000000" w14:paraId="00000BCA">
      <w:pPr>
        <w:rPr/>
      </w:pPr>
      <w:r w:rsidDel="00000000" w:rsidR="00000000" w:rsidRPr="00000000">
        <w:rPr>
          <w:rtl w:val="0"/>
        </w:rPr>
      </w:r>
    </w:p>
    <w:p w:rsidR="00000000" w:rsidDel="00000000" w:rsidP="00000000" w:rsidRDefault="00000000" w:rsidRPr="00000000" w14:paraId="00000BCB">
      <w:pPr>
        <w:rPr/>
      </w:pPr>
      <w:r w:rsidDel="00000000" w:rsidR="00000000" w:rsidRPr="00000000">
        <w:rPr>
          <w:rtl w:val="0"/>
        </w:rPr>
        <w:t xml:space="preserve">Ý NGHĨA: Nhật ký đăng nhập phục vụ khoá tài khoản &amp; rate limit.</w:t>
      </w:r>
    </w:p>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w:rPr/>
      </w:pPr>
      <w:r w:rsidDel="00000000" w:rsidR="00000000" w:rsidRPr="00000000">
        <w:rPr>
          <w:rtl w:val="0"/>
        </w:rPr>
        <w:t xml:space="preserve">  Khoá chính : id</w:t>
      </w:r>
    </w:p>
    <w:p w:rsidR="00000000" w:rsidDel="00000000" w:rsidP="00000000" w:rsidRDefault="00000000" w:rsidRPr="00000000" w14:paraId="00000BCE">
      <w:pPr>
        <w:rPr/>
      </w:pPr>
      <w:r w:rsidDel="00000000" w:rsidR="00000000" w:rsidRPr="00000000">
        <w:rPr>
          <w:rtl w:val="0"/>
        </w:rPr>
      </w:r>
    </w:p>
    <w:p w:rsidR="00000000" w:rsidDel="00000000" w:rsidP="00000000" w:rsidRDefault="00000000" w:rsidRPr="00000000" w14:paraId="00000BCF">
      <w:pPr>
        <w:rPr/>
      </w:pPr>
      <w:r w:rsidDel="00000000" w:rsidR="00000000" w:rsidRPr="00000000">
        <w:rPr>
          <w:rtl w:val="0"/>
        </w:rPr>
        <w:t xml:space="preserve">  DANH SÁCH THUỘC TÍNH</w:t>
      </w:r>
    </w:p>
    <w:p w:rsidR="00000000" w:rsidDel="00000000" w:rsidP="00000000" w:rsidRDefault="00000000" w:rsidRPr="00000000" w14:paraId="00000BD0">
      <w:pPr>
        <w:rPr/>
      </w:pPr>
      <w:r w:rsidDel="00000000" w:rsidR="00000000" w:rsidRPr="00000000">
        <w:rPr>
          <w:rtl w:val="0"/>
        </w:rPr>
        <w:t xml:space="preserve">  --------------------------------------------------------------------------------------------------</w:t>
      </w:r>
    </w:p>
    <w:p w:rsidR="00000000" w:rsidDel="00000000" w:rsidP="00000000" w:rsidRDefault="00000000" w:rsidRPr="00000000" w14:paraId="00000BD1">
      <w:pPr>
        <w:rPr/>
      </w:pPr>
      <w:r w:rsidDel="00000000" w:rsidR="00000000" w:rsidRPr="00000000">
        <w:rPr>
          <w:rtl w:val="0"/>
        </w:rPr>
        <w:t xml:space="preserve">    1. id                           BIGINT UNSIGNED            Null:NO   [PK]</w:t>
      </w:r>
    </w:p>
    <w:p w:rsidR="00000000" w:rsidDel="00000000" w:rsidP="00000000" w:rsidRDefault="00000000" w:rsidRPr="00000000" w14:paraId="00000BD2">
      <w:pPr>
        <w:rPr/>
      </w:pPr>
      <w:r w:rsidDel="00000000" w:rsidR="00000000" w:rsidRPr="00000000">
        <w:rPr>
          <w:rtl w:val="0"/>
        </w:rPr>
        <w:t xml:space="preserve">        · AUTO_INCREMENT</w:t>
      </w:r>
    </w:p>
    <w:p w:rsidR="00000000" w:rsidDel="00000000" w:rsidP="00000000" w:rsidRDefault="00000000" w:rsidRPr="00000000" w14:paraId="00000BD3">
      <w:pPr>
        <w:rPr/>
      </w:pPr>
      <w:r w:rsidDel="00000000" w:rsidR="00000000" w:rsidRPr="00000000">
        <w:rPr>
          <w:rtl w:val="0"/>
        </w:rPr>
        <w:t xml:space="preserve">        Khoá chính, tự tăng.</w:t>
      </w:r>
    </w:p>
    <w:p w:rsidR="00000000" w:rsidDel="00000000" w:rsidP="00000000" w:rsidRDefault="00000000" w:rsidRPr="00000000" w14:paraId="00000BD4">
      <w:pPr>
        <w:rPr/>
      </w:pPr>
      <w:r w:rsidDel="00000000" w:rsidR="00000000" w:rsidRPr="00000000">
        <w:rPr>
          <w:rtl w:val="0"/>
        </w:rPr>
        <w:t xml:space="preserve">    2. email                        VARCHAR(255)               Null:NO   [IDX]</w:t>
      </w:r>
    </w:p>
    <w:p w:rsidR="00000000" w:rsidDel="00000000" w:rsidP="00000000" w:rsidRDefault="00000000" w:rsidRPr="00000000" w14:paraId="00000BD5">
      <w:pPr>
        <w:rPr/>
      </w:pPr>
      <w:r w:rsidDel="00000000" w:rsidR="00000000" w:rsidRPr="00000000">
        <w:rPr>
          <w:rtl w:val="0"/>
        </w:rPr>
        <w:t xml:space="preserve">        Địa chỉ email, đồng thời là định danh đăng nhập chính.</w:t>
      </w:r>
    </w:p>
    <w:p w:rsidR="00000000" w:rsidDel="00000000" w:rsidP="00000000" w:rsidRDefault="00000000" w:rsidRPr="00000000" w14:paraId="00000BD6">
      <w:pPr>
        <w:rPr/>
      </w:pPr>
      <w:r w:rsidDel="00000000" w:rsidR="00000000" w:rsidRPr="00000000">
        <w:rPr>
          <w:rtl w:val="0"/>
        </w:rPr>
        <w:t xml:space="preserve">    3. user_id                      BIGINT UNSIGNED            Null:YES </w:t>
      </w:r>
    </w:p>
    <w:p w:rsidR="00000000" w:rsidDel="00000000" w:rsidP="00000000" w:rsidRDefault="00000000" w:rsidRPr="00000000" w14:paraId="00000BD7">
      <w:pPr>
        <w:rPr/>
      </w:pPr>
      <w:r w:rsidDel="00000000" w:rsidR="00000000" w:rsidRPr="00000000">
        <w:rPr>
          <w:rtl w:val="0"/>
        </w:rPr>
        <w:t xml:space="preserve">        Định danh người dùng.</w:t>
      </w:r>
    </w:p>
    <w:p w:rsidR="00000000" w:rsidDel="00000000" w:rsidP="00000000" w:rsidRDefault="00000000" w:rsidRPr="00000000" w14:paraId="00000BD8">
      <w:pPr>
        <w:rPr/>
      </w:pPr>
      <w:r w:rsidDel="00000000" w:rsidR="00000000" w:rsidRPr="00000000">
        <w:rPr>
          <w:rtl w:val="0"/>
        </w:rPr>
        <w:t xml:space="preserve">    4. ip_address                   VARBINARY(16)              Null:YES  [IDX]</w:t>
      </w:r>
    </w:p>
    <w:p w:rsidR="00000000" w:rsidDel="00000000" w:rsidP="00000000" w:rsidRDefault="00000000" w:rsidRPr="00000000" w14:paraId="00000BD9">
      <w:pPr>
        <w:rPr/>
      </w:pPr>
      <w:r w:rsidDel="00000000" w:rsidR="00000000" w:rsidRPr="00000000">
        <w:rPr>
          <w:rtl w:val="0"/>
        </w:rPr>
        <w:t xml:space="preserve">        Địa chỉ IP dạng nhị phân (hỗ trợ cả IPv4 và IPv6).</w:t>
      </w:r>
    </w:p>
    <w:p w:rsidR="00000000" w:rsidDel="00000000" w:rsidP="00000000" w:rsidRDefault="00000000" w:rsidRPr="00000000" w14:paraId="00000BDA">
      <w:pPr>
        <w:rPr/>
      </w:pPr>
      <w:r w:rsidDel="00000000" w:rsidR="00000000" w:rsidRPr="00000000">
        <w:rPr>
          <w:rtl w:val="0"/>
        </w:rPr>
        <w:t xml:space="preserve">    5. result                       ENUM('SUCCESS','BAD_CREDENTIAL','LOCKED','MFA_FAILED','RATE_LIMITED') Null:NO  </w:t>
      </w:r>
    </w:p>
    <w:p w:rsidR="00000000" w:rsidDel="00000000" w:rsidP="00000000" w:rsidRDefault="00000000" w:rsidRPr="00000000" w14:paraId="00000BDB">
      <w:pPr>
        <w:rPr/>
      </w:pPr>
      <w:r w:rsidDel="00000000" w:rsidR="00000000" w:rsidRPr="00000000">
        <w:rPr>
          <w:rtl w:val="0"/>
        </w:rPr>
        <w:t xml:space="preserve">        Kết quả thực thi: thành công hay thất bại.</w:t>
      </w:r>
    </w:p>
    <w:p w:rsidR="00000000" w:rsidDel="00000000" w:rsidP="00000000" w:rsidRDefault="00000000" w:rsidRPr="00000000" w14:paraId="00000BDC">
      <w:pPr>
        <w:rPr/>
      </w:pPr>
      <w:r w:rsidDel="00000000" w:rsidR="00000000" w:rsidRPr="00000000">
        <w:rPr>
          <w:rtl w:val="0"/>
        </w:rPr>
        <w:t xml:space="preserve">        Giá trị hợp lệ: SUCCESS | BAD_CREDENTIAL | LOCKED | MFA_FAILED | RATE_LIMITED</w:t>
      </w:r>
    </w:p>
    <w:p w:rsidR="00000000" w:rsidDel="00000000" w:rsidP="00000000" w:rsidRDefault="00000000" w:rsidRPr="00000000" w14:paraId="00000BDD">
      <w:pPr>
        <w:rPr/>
      </w:pPr>
      <w:r w:rsidDel="00000000" w:rsidR="00000000" w:rsidRPr="00000000">
        <w:rPr>
          <w:rtl w:val="0"/>
        </w:rPr>
        <w:t xml:space="preserve">    6. user_agent                   VARCHAR(512)               Null:YES </w:t>
      </w:r>
    </w:p>
    <w:p w:rsidR="00000000" w:rsidDel="00000000" w:rsidP="00000000" w:rsidRDefault="00000000" w:rsidRPr="00000000" w14:paraId="00000BDE">
      <w:pPr>
        <w:rPr/>
      </w:pPr>
      <w:r w:rsidDel="00000000" w:rsidR="00000000" w:rsidRPr="00000000">
        <w:rPr>
          <w:rtl w:val="0"/>
        </w:rPr>
        <w:t xml:space="preserve">        Chuỗi User-Agent của trình duyệt/thiết bị.</w:t>
      </w:r>
    </w:p>
    <w:p w:rsidR="00000000" w:rsidDel="00000000" w:rsidP="00000000" w:rsidRDefault="00000000" w:rsidRPr="00000000" w14:paraId="00000BDF">
      <w:pPr>
        <w:rPr/>
      </w:pPr>
      <w:r w:rsidDel="00000000" w:rsidR="00000000" w:rsidRPr="00000000">
        <w:rPr>
          <w:rtl w:val="0"/>
        </w:rPr>
        <w:t xml:space="preserve">    7. attempted_at                 DATETIME(3)                Null:NO   [IDX]</w:t>
      </w:r>
    </w:p>
    <w:p w:rsidR="00000000" w:rsidDel="00000000" w:rsidP="00000000" w:rsidRDefault="00000000" w:rsidRPr="00000000" w14:paraId="00000BE0">
      <w:pPr>
        <w:rPr/>
      </w:pPr>
      <w:r w:rsidDel="00000000" w:rsidR="00000000" w:rsidRPr="00000000">
        <w:rPr>
          <w:rtl w:val="0"/>
        </w:rPr>
        <w:t xml:space="preserve">        · Mặc định = CURRENT_TIMESTAMP(3)</w:t>
      </w:r>
    </w:p>
    <w:p w:rsidR="00000000" w:rsidDel="00000000" w:rsidP="00000000" w:rsidRDefault="00000000" w:rsidRPr="00000000" w14:paraId="00000BE1">
      <w:pPr>
        <w:rPr/>
      </w:pPr>
      <w:r w:rsidDel="00000000" w:rsidR="00000000" w:rsidRPr="00000000">
        <w:rPr>
          <w:rtl w:val="0"/>
        </w:rPr>
        <w:t xml:space="preserve">        Mốc thời gian: thử.</w:t>
      </w:r>
    </w:p>
    <w:p w:rsidR="00000000" w:rsidDel="00000000" w:rsidP="00000000" w:rsidRDefault="00000000" w:rsidRPr="00000000" w14:paraId="00000BE2">
      <w:pPr>
        <w:rPr/>
      </w:pPr>
      <w:r w:rsidDel="00000000" w:rsidR="00000000" w:rsidRPr="00000000">
        <w:rPr>
          <w:rtl w:val="0"/>
        </w:rPr>
      </w:r>
    </w:p>
    <w:p w:rsidR="00000000" w:rsidDel="00000000" w:rsidP="00000000" w:rsidRDefault="00000000" w:rsidRPr="00000000" w14:paraId="00000BE3">
      <w:pPr>
        <w:rPr/>
      </w:pPr>
      <w:r w:rsidDel="00000000" w:rsidR="00000000" w:rsidRPr="00000000">
        <w:rPr>
          <w:rtl w:val="0"/>
        </w:rPr>
      </w:r>
    </w:p>
    <w:p w:rsidR="00000000" w:rsidDel="00000000" w:rsidP="00000000" w:rsidRDefault="00000000" w:rsidRPr="00000000" w14:paraId="00000BE4">
      <w:pPr>
        <w:rPr/>
      </w:pPr>
      <w:r w:rsidDel="00000000" w:rsidR="00000000" w:rsidRPr="00000000">
        <w:rPr>
          <w:rtl w:val="0"/>
        </w:rPr>
        <w:t xml:space="preserve">####################################################################################################</w:t>
      </w:r>
    </w:p>
    <w:p w:rsidR="00000000" w:rsidDel="00000000" w:rsidP="00000000" w:rsidRDefault="00000000" w:rsidRPr="00000000" w14:paraId="00000BE5">
      <w:pPr>
        <w:rPr/>
      </w:pPr>
      <w:r w:rsidDel="00000000" w:rsidR="00000000" w:rsidRPr="00000000">
        <w:rPr>
          <w:rtl w:val="0"/>
        </w:rPr>
        <w:t xml:space="preserve">#  MODULE M02 — USER &amp; PROFILE MANAGEMENT  (13 UC)</w:t>
      </w:r>
    </w:p>
    <w:p w:rsidR="00000000" w:rsidDel="00000000" w:rsidP="00000000" w:rsidRDefault="00000000" w:rsidRPr="00000000" w14:paraId="00000BE6">
      <w:pPr>
        <w:rPr/>
      </w:pPr>
      <w:r w:rsidDel="00000000" w:rsidR="00000000" w:rsidRPr="00000000">
        <w:rPr>
          <w:rtl w:val="0"/>
        </w:rPr>
        <w:t xml:space="preserve">####################################################################################################</w:t>
      </w:r>
    </w:p>
    <w:p w:rsidR="00000000" w:rsidDel="00000000" w:rsidP="00000000" w:rsidRDefault="00000000" w:rsidRPr="00000000" w14:paraId="00000BE7">
      <w:pPr>
        <w:rPr/>
      </w:pPr>
      <w:r w:rsidDel="00000000" w:rsidR="00000000" w:rsidRPr="00000000">
        <w:rPr>
          <w:rtl w:val="0"/>
        </w:rPr>
      </w:r>
    </w:p>
    <w:p w:rsidR="00000000" w:rsidDel="00000000" w:rsidP="00000000" w:rsidRDefault="00000000" w:rsidRPr="00000000" w14:paraId="00000BE8">
      <w:pPr>
        <w:rPr/>
      </w:pPr>
      <w:r w:rsidDel="00000000" w:rsidR="00000000" w:rsidRPr="00000000">
        <w:rPr>
          <w:rtl w:val="0"/>
        </w:rPr>
        <w:t xml:space="preserve">====================================================================================================</w:t>
      </w:r>
    </w:p>
    <w:p w:rsidR="00000000" w:rsidDel="00000000" w:rsidP="00000000" w:rsidRDefault="00000000" w:rsidRPr="00000000" w14:paraId="00000BE9">
      <w:pPr>
        <w:rPr/>
      </w:pPr>
      <w:r w:rsidDel="00000000" w:rsidR="00000000" w:rsidRPr="00000000">
        <w:rPr>
          <w:rtl w:val="0"/>
        </w:rPr>
        <w:t xml:space="preserve">BẢNG 10/95 :  USER_PROFILE</w:t>
      </w:r>
    </w:p>
    <w:p w:rsidR="00000000" w:rsidDel="00000000" w:rsidP="00000000" w:rsidRDefault="00000000" w:rsidRPr="00000000" w14:paraId="00000BEA">
      <w:pPr>
        <w:rPr/>
      </w:pPr>
      <w:r w:rsidDel="00000000" w:rsidR="00000000" w:rsidRPr="00000000">
        <w:rPr>
          <w:rtl w:val="0"/>
        </w:rPr>
        <w:t xml:space="preserve">====================================================================================================</w:t>
      </w:r>
    </w:p>
    <w:p w:rsidR="00000000" w:rsidDel="00000000" w:rsidP="00000000" w:rsidRDefault="00000000" w:rsidRPr="00000000" w14:paraId="00000BEB">
      <w:pPr>
        <w:rPr/>
      </w:pPr>
      <w:r w:rsidDel="00000000" w:rsidR="00000000" w:rsidRPr="00000000">
        <w:rPr>
          <w:rtl w:val="0"/>
        </w:rPr>
      </w:r>
    </w:p>
    <w:p w:rsidR="00000000" w:rsidDel="00000000" w:rsidP="00000000" w:rsidRDefault="00000000" w:rsidRPr="00000000" w14:paraId="00000BEC">
      <w:pPr>
        <w:rPr/>
      </w:pPr>
      <w:r w:rsidDel="00000000" w:rsidR="00000000" w:rsidRPr="00000000">
        <w:rPr>
          <w:rtl w:val="0"/>
        </w:rPr>
        <w:t xml:space="preserve">Ý NGHĨA: Hồ sơ cá nhân (M02-UC01..UC05).</w:t>
      </w:r>
    </w:p>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rPr/>
      </w:pPr>
      <w:r w:rsidDel="00000000" w:rsidR="00000000" w:rsidRPr="00000000">
        <w:rPr>
          <w:rtl w:val="0"/>
        </w:rPr>
        <w:t xml:space="preserve">  Khoá chính : user_id</w:t>
      </w:r>
    </w:p>
    <w:p w:rsidR="00000000" w:rsidDel="00000000" w:rsidP="00000000" w:rsidRDefault="00000000" w:rsidRPr="00000000" w14:paraId="00000BEF">
      <w:pPr>
        <w:rPr/>
      </w:pPr>
      <w:r w:rsidDel="00000000" w:rsidR="00000000" w:rsidRPr="00000000">
        <w:rPr>
          <w:rtl w:val="0"/>
        </w:rPr>
        <w:t xml:space="preserve">  Tham chiếu tới:</w:t>
      </w:r>
    </w:p>
    <w:p w:rsidR="00000000" w:rsidDel="00000000" w:rsidP="00000000" w:rsidRDefault="00000000" w:rsidRPr="00000000" w14:paraId="00000BF0">
      <w:pPr>
        <w:rPr/>
      </w:pPr>
      <w:r w:rsidDel="00000000" w:rsidR="00000000" w:rsidRPr="00000000">
        <w:rPr>
          <w:rtl w:val="0"/>
        </w:rPr>
        <w:t xml:space="preserve">      - user_id                    -&gt; user_account.id   [ON DELETE CASCADE]</w:t>
      </w:r>
    </w:p>
    <w:p w:rsidR="00000000" w:rsidDel="00000000" w:rsidP="00000000" w:rsidRDefault="00000000" w:rsidRPr="00000000" w14:paraId="00000BF1">
      <w:pPr>
        <w:rPr/>
      </w:pPr>
      <w:r w:rsidDel="00000000" w:rsidR="00000000" w:rsidRPr="00000000">
        <w:rPr>
          <w:rtl w:val="0"/>
        </w:rPr>
      </w:r>
    </w:p>
    <w:p w:rsidR="00000000" w:rsidDel="00000000" w:rsidP="00000000" w:rsidRDefault="00000000" w:rsidRPr="00000000" w14:paraId="00000BF2">
      <w:pPr>
        <w:rPr/>
      </w:pPr>
      <w:r w:rsidDel="00000000" w:rsidR="00000000" w:rsidRPr="00000000">
        <w:rPr>
          <w:rtl w:val="0"/>
        </w:rPr>
        <w:t xml:space="preserve">  DANH SÁCH THUỘC TÍNH</w:t>
      </w:r>
    </w:p>
    <w:p w:rsidR="00000000" w:rsidDel="00000000" w:rsidP="00000000" w:rsidRDefault="00000000" w:rsidRPr="00000000" w14:paraId="00000BF3">
      <w:pPr>
        <w:rPr/>
      </w:pPr>
      <w:r w:rsidDel="00000000" w:rsidR="00000000" w:rsidRPr="00000000">
        <w:rPr>
          <w:rtl w:val="0"/>
        </w:rPr>
        <w:t xml:space="preserve">  --------------------------------------------------------------------------------------------------</w:t>
      </w:r>
    </w:p>
    <w:p w:rsidR="00000000" w:rsidDel="00000000" w:rsidP="00000000" w:rsidRDefault="00000000" w:rsidRPr="00000000" w14:paraId="00000BF4">
      <w:pPr>
        <w:rPr/>
      </w:pPr>
      <w:r w:rsidDel="00000000" w:rsidR="00000000" w:rsidRPr="00000000">
        <w:rPr>
          <w:rtl w:val="0"/>
        </w:rPr>
        <w:t xml:space="preserve">    1. user_id                      BIGINT UNSIGNED            Null:NO   [PK/FK]</w:t>
      </w:r>
    </w:p>
    <w:p w:rsidR="00000000" w:rsidDel="00000000" w:rsidP="00000000" w:rsidRDefault="00000000" w:rsidRPr="00000000" w14:paraId="00000BF5">
      <w:pPr>
        <w:rPr/>
      </w:pPr>
      <w:r w:rsidDel="00000000" w:rsidR="00000000" w:rsidRPr="00000000">
        <w:rPr>
          <w:rtl w:val="0"/>
        </w:rPr>
        <w:t xml:space="preserve">        Khoá ngoại tới bảng user_account (Tài khoản đăng nhập).</w:t>
      </w:r>
    </w:p>
    <w:p w:rsidR="00000000" w:rsidDel="00000000" w:rsidP="00000000" w:rsidRDefault="00000000" w:rsidRPr="00000000" w14:paraId="00000BF6">
      <w:pPr>
        <w:rPr/>
      </w:pPr>
      <w:r w:rsidDel="00000000" w:rsidR="00000000" w:rsidRPr="00000000">
        <w:rPr>
          <w:rtl w:val="0"/>
        </w:rPr>
        <w:t xml:space="preserve">    2. full_name                    VARCHAR(150)               Null:NO  </w:t>
      </w:r>
    </w:p>
    <w:p w:rsidR="00000000" w:rsidDel="00000000" w:rsidP="00000000" w:rsidRDefault="00000000" w:rsidRPr="00000000" w14:paraId="00000BF7">
      <w:pPr>
        <w:rPr/>
      </w:pPr>
      <w:r w:rsidDel="00000000" w:rsidR="00000000" w:rsidRPr="00000000">
        <w:rPr>
          <w:rtl w:val="0"/>
        </w:rPr>
        <w:t xml:space="preserve">        Họ và tên đầy đủ.</w:t>
      </w:r>
    </w:p>
    <w:p w:rsidR="00000000" w:rsidDel="00000000" w:rsidP="00000000" w:rsidRDefault="00000000" w:rsidRPr="00000000" w14:paraId="00000BF8">
      <w:pPr>
        <w:rPr/>
      </w:pPr>
      <w:r w:rsidDel="00000000" w:rsidR="00000000" w:rsidRPr="00000000">
        <w:rPr>
          <w:rtl w:val="0"/>
        </w:rPr>
        <w:t xml:space="preserve">    3. phone_number                 VARCHAR(20)                Null:YES  [IDX]</w:t>
      </w:r>
    </w:p>
    <w:p w:rsidR="00000000" w:rsidDel="00000000" w:rsidP="00000000" w:rsidRDefault="00000000" w:rsidRPr="00000000" w14:paraId="00000BF9">
      <w:pPr>
        <w:rPr/>
      </w:pPr>
      <w:r w:rsidDel="00000000" w:rsidR="00000000" w:rsidRPr="00000000">
        <w:rPr>
          <w:rtl w:val="0"/>
        </w:rPr>
        <w:t xml:space="preserve">        Số điện thoại liên hệ.</w:t>
      </w:r>
    </w:p>
    <w:p w:rsidR="00000000" w:rsidDel="00000000" w:rsidP="00000000" w:rsidRDefault="00000000" w:rsidRPr="00000000" w14:paraId="00000BFA">
      <w:pPr>
        <w:rPr/>
      </w:pPr>
      <w:r w:rsidDel="00000000" w:rsidR="00000000" w:rsidRPr="00000000">
        <w:rPr>
          <w:rtl w:val="0"/>
        </w:rPr>
        <w:t xml:space="preserve">    4. date_of_birth                DATE                       Null:YES </w:t>
      </w:r>
    </w:p>
    <w:p w:rsidR="00000000" w:rsidDel="00000000" w:rsidP="00000000" w:rsidRDefault="00000000" w:rsidRPr="00000000" w14:paraId="00000BFB">
      <w:pPr>
        <w:rPr/>
      </w:pPr>
      <w:r w:rsidDel="00000000" w:rsidR="00000000" w:rsidRPr="00000000">
        <w:rPr>
          <w:rtl w:val="0"/>
        </w:rPr>
        <w:t xml:space="preserve">        Ngày sinh.</w:t>
      </w:r>
    </w:p>
    <w:p w:rsidR="00000000" w:rsidDel="00000000" w:rsidP="00000000" w:rsidRDefault="00000000" w:rsidRPr="00000000" w14:paraId="00000BFC">
      <w:pPr>
        <w:rPr/>
      </w:pPr>
      <w:r w:rsidDel="00000000" w:rsidR="00000000" w:rsidRPr="00000000">
        <w:rPr>
          <w:rtl w:val="0"/>
        </w:rPr>
        <w:t xml:space="preserve">    5. gender                       ENUM('MALE','FEMALE','OTHER','UNDISCLOSED') Null:YES </w:t>
      </w:r>
    </w:p>
    <w:p w:rsidR="00000000" w:rsidDel="00000000" w:rsidP="00000000" w:rsidRDefault="00000000" w:rsidRPr="00000000" w14:paraId="00000BFD">
      <w:pPr>
        <w:rPr/>
      </w:pPr>
      <w:r w:rsidDel="00000000" w:rsidR="00000000" w:rsidRPr="00000000">
        <w:rPr>
          <w:rtl w:val="0"/>
        </w:rPr>
        <w:t xml:space="preserve">        Giới tính.</w:t>
      </w:r>
    </w:p>
    <w:p w:rsidR="00000000" w:rsidDel="00000000" w:rsidP="00000000" w:rsidRDefault="00000000" w:rsidRPr="00000000" w14:paraId="00000BFE">
      <w:pPr>
        <w:rPr/>
      </w:pPr>
      <w:r w:rsidDel="00000000" w:rsidR="00000000" w:rsidRPr="00000000">
        <w:rPr>
          <w:rtl w:val="0"/>
        </w:rPr>
        <w:t xml:space="preserve">        Giá trị hợp lệ: MALE | FEMALE | OTHER | UNDISCLOSED</w:t>
      </w:r>
    </w:p>
    <w:p w:rsidR="00000000" w:rsidDel="00000000" w:rsidP="00000000" w:rsidRDefault="00000000" w:rsidRPr="00000000" w14:paraId="00000BFF">
      <w:pPr>
        <w:rPr/>
      </w:pPr>
      <w:r w:rsidDel="00000000" w:rsidR="00000000" w:rsidRPr="00000000">
        <w:rPr>
          <w:rtl w:val="0"/>
        </w:rPr>
        <w:t xml:space="preserve">    6. address_line                 VARCHAR(255)               Null:YES </w:t>
      </w:r>
    </w:p>
    <w:p w:rsidR="00000000" w:rsidDel="00000000" w:rsidP="00000000" w:rsidRDefault="00000000" w:rsidRPr="00000000" w14:paraId="00000C00">
      <w:pPr>
        <w:rPr/>
      </w:pPr>
      <w:r w:rsidDel="00000000" w:rsidR="00000000" w:rsidRPr="00000000">
        <w:rPr>
          <w:rtl w:val="0"/>
        </w:rPr>
        <w:t xml:space="preserve">        Số nhà và tên đường.</w:t>
      </w:r>
    </w:p>
    <w:p w:rsidR="00000000" w:rsidDel="00000000" w:rsidP="00000000" w:rsidRDefault="00000000" w:rsidRPr="00000000" w14:paraId="00000C01">
      <w:pPr>
        <w:rPr/>
      </w:pPr>
      <w:r w:rsidDel="00000000" w:rsidR="00000000" w:rsidRPr="00000000">
        <w:rPr>
          <w:rtl w:val="0"/>
        </w:rPr>
        <w:t xml:space="preserve">    7. ward                         VARCHAR(100)               Null:YES </w:t>
      </w:r>
    </w:p>
    <w:p w:rsidR="00000000" w:rsidDel="00000000" w:rsidP="00000000" w:rsidRDefault="00000000" w:rsidRPr="00000000" w14:paraId="00000C02">
      <w:pPr>
        <w:rPr/>
      </w:pPr>
      <w:r w:rsidDel="00000000" w:rsidR="00000000" w:rsidRPr="00000000">
        <w:rPr>
          <w:rtl w:val="0"/>
        </w:rPr>
        <w:t xml:space="preserve">        Phường/Xã.</w:t>
      </w:r>
    </w:p>
    <w:p w:rsidR="00000000" w:rsidDel="00000000" w:rsidP="00000000" w:rsidRDefault="00000000" w:rsidRPr="00000000" w14:paraId="00000C03">
      <w:pPr>
        <w:rPr/>
      </w:pPr>
      <w:r w:rsidDel="00000000" w:rsidR="00000000" w:rsidRPr="00000000">
        <w:rPr>
          <w:rtl w:val="0"/>
        </w:rPr>
        <w:t xml:space="preserve">    8. district                     VARCHAR(100)               Null:YES </w:t>
      </w:r>
    </w:p>
    <w:p w:rsidR="00000000" w:rsidDel="00000000" w:rsidP="00000000" w:rsidRDefault="00000000" w:rsidRPr="00000000" w14:paraId="00000C04">
      <w:pPr>
        <w:rPr/>
      </w:pPr>
      <w:r w:rsidDel="00000000" w:rsidR="00000000" w:rsidRPr="00000000">
        <w:rPr>
          <w:rtl w:val="0"/>
        </w:rPr>
        <w:t xml:space="preserve">        Quận/Huyện.</w:t>
      </w:r>
    </w:p>
    <w:p w:rsidR="00000000" w:rsidDel="00000000" w:rsidP="00000000" w:rsidRDefault="00000000" w:rsidRPr="00000000" w14:paraId="00000C05">
      <w:pPr>
        <w:rPr/>
      </w:pPr>
      <w:r w:rsidDel="00000000" w:rsidR="00000000" w:rsidRPr="00000000">
        <w:rPr>
          <w:rtl w:val="0"/>
        </w:rPr>
        <w:t xml:space="preserve">    9. city                         VARCHAR(100)               Null:YES </w:t>
      </w:r>
    </w:p>
    <w:p w:rsidR="00000000" w:rsidDel="00000000" w:rsidP="00000000" w:rsidRDefault="00000000" w:rsidRPr="00000000" w14:paraId="00000C06">
      <w:pPr>
        <w:rPr/>
      </w:pPr>
      <w:r w:rsidDel="00000000" w:rsidR="00000000" w:rsidRPr="00000000">
        <w:rPr>
          <w:rtl w:val="0"/>
        </w:rPr>
        <w:t xml:space="preserve">        Tỉnh/Thành phố.</w:t>
      </w:r>
    </w:p>
    <w:p w:rsidR="00000000" w:rsidDel="00000000" w:rsidP="00000000" w:rsidRDefault="00000000" w:rsidRPr="00000000" w14:paraId="00000C07">
      <w:pPr>
        <w:rPr/>
      </w:pPr>
      <w:r w:rsidDel="00000000" w:rsidR="00000000" w:rsidRPr="00000000">
        <w:rPr>
          <w:rtl w:val="0"/>
        </w:rPr>
        <w:t xml:space="preserve">   10. country_code                 CHAR(2)                    Null:NO  </w:t>
      </w:r>
    </w:p>
    <w:p w:rsidR="00000000" w:rsidDel="00000000" w:rsidP="00000000" w:rsidRDefault="00000000" w:rsidRPr="00000000" w14:paraId="00000C08">
      <w:pPr>
        <w:rPr/>
      </w:pPr>
      <w:r w:rsidDel="00000000" w:rsidR="00000000" w:rsidRPr="00000000">
        <w:rPr>
          <w:rtl w:val="0"/>
        </w:rPr>
        <w:t xml:space="preserve">        · Mặc định = 'VN'</w:t>
      </w:r>
    </w:p>
    <w:p w:rsidR="00000000" w:rsidDel="00000000" w:rsidP="00000000" w:rsidRDefault="00000000" w:rsidRPr="00000000" w14:paraId="00000C09">
      <w:pPr>
        <w:rPr/>
      </w:pPr>
      <w:r w:rsidDel="00000000" w:rsidR="00000000" w:rsidRPr="00000000">
        <w:rPr>
          <w:rtl w:val="0"/>
        </w:rPr>
        <w:t xml:space="preserve">        Mã quốc gia ISO-3166 alpha-2.</w:t>
      </w:r>
    </w:p>
    <w:p w:rsidR="00000000" w:rsidDel="00000000" w:rsidP="00000000" w:rsidRDefault="00000000" w:rsidRPr="00000000" w14:paraId="00000C0A">
      <w:pPr>
        <w:rPr/>
      </w:pPr>
      <w:r w:rsidDel="00000000" w:rsidR="00000000" w:rsidRPr="00000000">
        <w:rPr>
          <w:rtl w:val="0"/>
        </w:rPr>
        <w:t xml:space="preserve">   11. avatar_url                   VARCHAR(512)               Null:YES </w:t>
      </w:r>
    </w:p>
    <w:p w:rsidR="00000000" w:rsidDel="00000000" w:rsidP="00000000" w:rsidRDefault="00000000" w:rsidRPr="00000000" w14:paraId="00000C0B">
      <w:pPr>
        <w:rPr/>
      </w:pPr>
      <w:r w:rsidDel="00000000" w:rsidR="00000000" w:rsidRPr="00000000">
        <w:rPr>
          <w:rtl w:val="0"/>
        </w:rPr>
        <w:t xml:space="preserve">        Cloudinary secure_url.</w:t>
      </w:r>
    </w:p>
    <w:p w:rsidR="00000000" w:rsidDel="00000000" w:rsidP="00000000" w:rsidRDefault="00000000" w:rsidRPr="00000000" w14:paraId="00000C0C">
      <w:pPr>
        <w:rPr/>
      </w:pPr>
      <w:r w:rsidDel="00000000" w:rsidR="00000000" w:rsidRPr="00000000">
        <w:rPr>
          <w:rtl w:val="0"/>
        </w:rPr>
        <w:t xml:space="preserve">   12. avatar_public_id             VARCHAR(255)               Null:YES </w:t>
      </w:r>
    </w:p>
    <w:p w:rsidR="00000000" w:rsidDel="00000000" w:rsidP="00000000" w:rsidRDefault="00000000" w:rsidRPr="00000000" w14:paraId="00000C0D">
      <w:pPr>
        <w:rPr/>
      </w:pPr>
      <w:r w:rsidDel="00000000" w:rsidR="00000000" w:rsidRPr="00000000">
        <w:rPr>
          <w:rtl w:val="0"/>
        </w:rPr>
        <w:t xml:space="preserve">        Cloudinary public_id để replace/delete.</w:t>
      </w:r>
    </w:p>
    <w:p w:rsidR="00000000" w:rsidDel="00000000" w:rsidP="00000000" w:rsidRDefault="00000000" w:rsidRPr="00000000" w14:paraId="00000C0E">
      <w:pPr>
        <w:rPr/>
      </w:pPr>
      <w:r w:rsidDel="00000000" w:rsidR="00000000" w:rsidRPr="00000000">
        <w:rPr>
          <w:rtl w:val="0"/>
        </w:rPr>
        <w:t xml:space="preserve">   13. bio                          VARCHAR(500)               Null:YES </w:t>
      </w:r>
    </w:p>
    <w:p w:rsidR="00000000" w:rsidDel="00000000" w:rsidP="00000000" w:rsidRDefault="00000000" w:rsidRPr="00000000" w14:paraId="00000C0F">
      <w:pPr>
        <w:rPr/>
      </w:pPr>
      <w:r w:rsidDel="00000000" w:rsidR="00000000" w:rsidRPr="00000000">
        <w:rPr>
          <w:rtl w:val="0"/>
        </w:rPr>
        <w:t xml:space="preserve">        Giới thiệu ngắn về bản thân.</w:t>
      </w:r>
    </w:p>
    <w:p w:rsidR="00000000" w:rsidDel="00000000" w:rsidP="00000000" w:rsidRDefault="00000000" w:rsidRPr="00000000" w14:paraId="00000C10">
      <w:pPr>
        <w:rPr/>
      </w:pPr>
      <w:r w:rsidDel="00000000" w:rsidR="00000000" w:rsidRPr="00000000">
        <w:rPr>
          <w:rtl w:val="0"/>
        </w:rPr>
        <w:t xml:space="preserve">   14. updated_at                   DATETIME(3)                Null:NO  </w:t>
      </w:r>
    </w:p>
    <w:p w:rsidR="00000000" w:rsidDel="00000000" w:rsidP="00000000" w:rsidRDefault="00000000" w:rsidRPr="00000000" w14:paraId="00000C11">
      <w:pPr>
        <w:rPr/>
      </w:pPr>
      <w:r w:rsidDel="00000000" w:rsidR="00000000" w:rsidRPr="00000000">
        <w:rPr>
          <w:rtl w:val="0"/>
        </w:rPr>
        <w:t xml:space="preserve">        · Mặc định = CURRENT_TIMESTAMP(3)  |  AUTO-UPDATE</w:t>
      </w:r>
    </w:p>
    <w:p w:rsidR="00000000" w:rsidDel="00000000" w:rsidP="00000000" w:rsidRDefault="00000000" w:rsidRPr="00000000" w14:paraId="00000C12">
      <w:pPr>
        <w:rPr/>
      </w:pPr>
      <w:r w:rsidDel="00000000" w:rsidR="00000000" w:rsidRPr="00000000">
        <w:rPr>
          <w:rtl w:val="0"/>
        </w:rPr>
        <w:t xml:space="preserve">        Thời điểm cập nhật gần nhất (tự động cập nhật).</w:t>
      </w:r>
    </w:p>
    <w:p w:rsidR="00000000" w:rsidDel="00000000" w:rsidP="00000000" w:rsidRDefault="00000000" w:rsidRPr="00000000" w14:paraId="00000C13">
      <w:pPr>
        <w:rPr/>
      </w:pPr>
      <w:r w:rsidDel="00000000" w:rsidR="00000000" w:rsidRPr="00000000">
        <w:rPr>
          <w:rtl w:val="0"/>
        </w:rPr>
      </w:r>
    </w:p>
    <w:p w:rsidR="00000000" w:rsidDel="00000000" w:rsidP="00000000" w:rsidRDefault="00000000" w:rsidRPr="00000000" w14:paraId="00000C14">
      <w:pPr>
        <w:rPr/>
      </w:pPr>
      <w:r w:rsidDel="00000000" w:rsidR="00000000" w:rsidRPr="00000000">
        <w:rPr>
          <w:rtl w:val="0"/>
        </w:rPr>
      </w:r>
    </w:p>
    <w:p w:rsidR="00000000" w:rsidDel="00000000" w:rsidP="00000000" w:rsidRDefault="00000000" w:rsidRPr="00000000" w14:paraId="00000C15">
      <w:pPr>
        <w:rPr/>
      </w:pPr>
      <w:r w:rsidDel="00000000" w:rsidR="00000000" w:rsidRPr="00000000">
        <w:rPr>
          <w:rtl w:val="0"/>
        </w:rPr>
        <w:t xml:space="preserve">====================================================================================================</w:t>
      </w:r>
    </w:p>
    <w:p w:rsidR="00000000" w:rsidDel="00000000" w:rsidP="00000000" w:rsidRDefault="00000000" w:rsidRPr="00000000" w14:paraId="00000C16">
      <w:pPr>
        <w:rPr/>
      </w:pPr>
      <w:r w:rsidDel="00000000" w:rsidR="00000000" w:rsidRPr="00000000">
        <w:rPr>
          <w:rtl w:val="0"/>
        </w:rPr>
        <w:t xml:space="preserve">BẢNG 11/95 :  CUSTOMER_PREFERENCE</w:t>
      </w:r>
    </w:p>
    <w:p w:rsidR="00000000" w:rsidDel="00000000" w:rsidP="00000000" w:rsidRDefault="00000000" w:rsidRPr="00000000" w14:paraId="00000C17">
      <w:pPr>
        <w:rPr/>
      </w:pPr>
      <w:r w:rsidDel="00000000" w:rsidR="00000000" w:rsidRPr="00000000">
        <w:rPr>
          <w:rtl w:val="0"/>
        </w:rPr>
        <w:t xml:space="preserve">====================================================================================================</w:t>
      </w:r>
    </w:p>
    <w:p w:rsidR="00000000" w:rsidDel="00000000" w:rsidP="00000000" w:rsidRDefault="00000000" w:rsidRPr="00000000" w14:paraId="00000C18">
      <w:pPr>
        <w:rPr/>
      </w:pPr>
      <w:r w:rsidDel="00000000" w:rsidR="00000000" w:rsidRPr="00000000">
        <w:rPr>
          <w:rtl w:val="0"/>
        </w:rPr>
      </w:r>
    </w:p>
    <w:p w:rsidR="00000000" w:rsidDel="00000000" w:rsidP="00000000" w:rsidRDefault="00000000" w:rsidRPr="00000000" w14:paraId="00000C19">
      <w:pPr>
        <w:rPr/>
      </w:pPr>
      <w:r w:rsidDel="00000000" w:rsidR="00000000" w:rsidRPr="00000000">
        <w:rPr>
          <w:rtl w:val="0"/>
        </w:rPr>
        <w:t xml:space="preserve">Ý NGHĨA: Sở thích workspace của Customer.</w:t>
      </w:r>
    </w:p>
    <w:p w:rsidR="00000000" w:rsidDel="00000000" w:rsidP="00000000" w:rsidRDefault="00000000" w:rsidRPr="00000000" w14:paraId="00000C1A">
      <w:pPr>
        <w:rPr/>
      </w:pPr>
      <w:r w:rsidDel="00000000" w:rsidR="00000000" w:rsidRPr="00000000">
        <w:rPr>
          <w:rtl w:val="0"/>
        </w:rPr>
      </w:r>
    </w:p>
    <w:p w:rsidR="00000000" w:rsidDel="00000000" w:rsidP="00000000" w:rsidRDefault="00000000" w:rsidRPr="00000000" w14:paraId="00000C1B">
      <w:pPr>
        <w:rPr/>
      </w:pPr>
      <w:r w:rsidDel="00000000" w:rsidR="00000000" w:rsidRPr="00000000">
        <w:rPr>
          <w:rtl w:val="0"/>
        </w:rPr>
        <w:t xml:space="preserve">  Khoá chính : id</w:t>
      </w:r>
    </w:p>
    <w:p w:rsidR="00000000" w:rsidDel="00000000" w:rsidP="00000000" w:rsidRDefault="00000000" w:rsidRPr="00000000" w14:paraId="00000C1C">
      <w:pPr>
        <w:rPr/>
      </w:pPr>
      <w:r w:rsidDel="00000000" w:rsidR="00000000" w:rsidRPr="00000000">
        <w:rPr>
          <w:rtl w:val="0"/>
        </w:rPr>
        <w:t xml:space="preserve">  Duy nhất   : uk_pref_user (user_id)</w:t>
      </w:r>
    </w:p>
    <w:p w:rsidR="00000000" w:rsidDel="00000000" w:rsidP="00000000" w:rsidRDefault="00000000" w:rsidRPr="00000000" w14:paraId="00000C1D">
      <w:pPr>
        <w:rPr/>
      </w:pPr>
      <w:r w:rsidDel="00000000" w:rsidR="00000000" w:rsidRPr="00000000">
        <w:rPr>
          <w:rtl w:val="0"/>
        </w:rPr>
        <w:t xml:space="preserve">  Tham chiếu tới:</w:t>
      </w:r>
    </w:p>
    <w:p w:rsidR="00000000" w:rsidDel="00000000" w:rsidP="00000000" w:rsidRDefault="00000000" w:rsidRPr="00000000" w14:paraId="00000C1E">
      <w:pPr>
        <w:rPr/>
      </w:pPr>
      <w:r w:rsidDel="00000000" w:rsidR="00000000" w:rsidRPr="00000000">
        <w:rPr>
          <w:rtl w:val="0"/>
        </w:rPr>
        <w:t xml:space="preserve">      - user_id                    -&gt; user_account.id   [ON DELETE CASCADE]</w:t>
      </w:r>
    </w:p>
    <w:p w:rsidR="00000000" w:rsidDel="00000000" w:rsidP="00000000" w:rsidRDefault="00000000" w:rsidRPr="00000000" w14:paraId="00000C1F">
      <w:pPr>
        <w:rPr/>
      </w:pPr>
      <w:r w:rsidDel="00000000" w:rsidR="00000000" w:rsidRPr="00000000">
        <w:rPr>
          <w:rtl w:val="0"/>
        </w:rPr>
        <w:t xml:space="preserve">  Được tham chiếu bởi: customer_preference_amenity.preference_id</w:t>
      </w:r>
    </w:p>
    <w:p w:rsidR="00000000" w:rsidDel="00000000" w:rsidP="00000000" w:rsidRDefault="00000000" w:rsidRPr="00000000" w14:paraId="00000C20">
      <w:pPr>
        <w:rPr/>
      </w:pPr>
      <w:r w:rsidDel="00000000" w:rsidR="00000000" w:rsidRPr="00000000">
        <w:rPr>
          <w:rtl w:val="0"/>
        </w:rPr>
      </w:r>
    </w:p>
    <w:p w:rsidR="00000000" w:rsidDel="00000000" w:rsidP="00000000" w:rsidRDefault="00000000" w:rsidRPr="00000000" w14:paraId="00000C21">
      <w:pPr>
        <w:rPr/>
      </w:pPr>
      <w:r w:rsidDel="00000000" w:rsidR="00000000" w:rsidRPr="00000000">
        <w:rPr>
          <w:rtl w:val="0"/>
        </w:rPr>
        <w:t xml:space="preserve">  DANH SÁCH THUỘC TÍNH</w:t>
      </w:r>
    </w:p>
    <w:p w:rsidR="00000000" w:rsidDel="00000000" w:rsidP="00000000" w:rsidRDefault="00000000" w:rsidRPr="00000000" w14:paraId="00000C22">
      <w:pPr>
        <w:rPr/>
      </w:pPr>
      <w:r w:rsidDel="00000000" w:rsidR="00000000" w:rsidRPr="00000000">
        <w:rPr>
          <w:rtl w:val="0"/>
        </w:rPr>
        <w:t xml:space="preserve">  --------------------------------------------------------------------------------------------------</w:t>
      </w:r>
    </w:p>
    <w:p w:rsidR="00000000" w:rsidDel="00000000" w:rsidP="00000000" w:rsidRDefault="00000000" w:rsidRPr="00000000" w14:paraId="00000C23">
      <w:pPr>
        <w:rPr/>
      </w:pPr>
      <w:r w:rsidDel="00000000" w:rsidR="00000000" w:rsidRPr="00000000">
        <w:rPr>
          <w:rtl w:val="0"/>
        </w:rPr>
        <w:t xml:space="preserve">    1. id                           BIGINT UNSIGNED            Null:NO   [PK]</w:t>
      </w:r>
    </w:p>
    <w:p w:rsidR="00000000" w:rsidDel="00000000" w:rsidP="00000000" w:rsidRDefault="00000000" w:rsidRPr="00000000" w14:paraId="00000C24">
      <w:pPr>
        <w:rPr/>
      </w:pPr>
      <w:r w:rsidDel="00000000" w:rsidR="00000000" w:rsidRPr="00000000">
        <w:rPr>
          <w:rtl w:val="0"/>
        </w:rPr>
        <w:t xml:space="preserve">        · AUTO_INCREMENT</w:t>
      </w:r>
    </w:p>
    <w:p w:rsidR="00000000" w:rsidDel="00000000" w:rsidP="00000000" w:rsidRDefault="00000000" w:rsidRPr="00000000" w14:paraId="00000C25">
      <w:pPr>
        <w:rPr/>
      </w:pPr>
      <w:r w:rsidDel="00000000" w:rsidR="00000000" w:rsidRPr="00000000">
        <w:rPr>
          <w:rtl w:val="0"/>
        </w:rPr>
        <w:t xml:space="preserve">        Khoá chính, tự tăng.</w:t>
      </w:r>
    </w:p>
    <w:p w:rsidR="00000000" w:rsidDel="00000000" w:rsidP="00000000" w:rsidRDefault="00000000" w:rsidRPr="00000000" w14:paraId="00000C26">
      <w:pPr>
        <w:rPr/>
      </w:pPr>
      <w:r w:rsidDel="00000000" w:rsidR="00000000" w:rsidRPr="00000000">
        <w:rPr>
          <w:rtl w:val="0"/>
        </w:rPr>
        <w:t xml:space="preserve">    2. user_id                      BIGINT UNSIGNED            Null:NO   [FK/UQ]</w:t>
      </w:r>
    </w:p>
    <w:p w:rsidR="00000000" w:rsidDel="00000000" w:rsidP="00000000" w:rsidRDefault="00000000" w:rsidRPr="00000000" w14:paraId="00000C27">
      <w:pPr>
        <w:rPr/>
      </w:pPr>
      <w:r w:rsidDel="00000000" w:rsidR="00000000" w:rsidRPr="00000000">
        <w:rPr>
          <w:rtl w:val="0"/>
        </w:rPr>
        <w:t xml:space="preserve">        Khoá ngoại tới bảng user_account (Tài khoản đăng nhập).</w:t>
      </w:r>
    </w:p>
    <w:p w:rsidR="00000000" w:rsidDel="00000000" w:rsidP="00000000" w:rsidRDefault="00000000" w:rsidRPr="00000000" w14:paraId="00000C28">
      <w:pPr>
        <w:rPr/>
      </w:pPr>
      <w:r w:rsidDel="00000000" w:rsidR="00000000" w:rsidRPr="00000000">
        <w:rPr>
          <w:rtl w:val="0"/>
        </w:rPr>
        <w:t xml:space="preserve">    3. preferred_city               VARCHAR(100)               Null:YES </w:t>
      </w:r>
    </w:p>
    <w:p w:rsidR="00000000" w:rsidDel="00000000" w:rsidP="00000000" w:rsidRDefault="00000000" w:rsidRPr="00000000" w14:paraId="00000C29">
      <w:pPr>
        <w:rPr/>
      </w:pPr>
      <w:r w:rsidDel="00000000" w:rsidR="00000000" w:rsidRPr="00000000">
        <w:rPr>
          <w:rtl w:val="0"/>
        </w:rPr>
        <w:t xml:space="preserve">        Tỉnh/Thành phố khách hàng thường tìm kiếm.</w:t>
      </w:r>
    </w:p>
    <w:p w:rsidR="00000000" w:rsidDel="00000000" w:rsidP="00000000" w:rsidRDefault="00000000" w:rsidRPr="00000000" w14:paraId="00000C2A">
      <w:pPr>
        <w:rPr/>
      </w:pPr>
      <w:r w:rsidDel="00000000" w:rsidR="00000000" w:rsidRPr="00000000">
        <w:rPr>
          <w:rtl w:val="0"/>
        </w:rPr>
        <w:t xml:space="preserve">    4. preferred_district           VARCHAR(100)               Null:YES </w:t>
      </w:r>
    </w:p>
    <w:p w:rsidR="00000000" w:rsidDel="00000000" w:rsidP="00000000" w:rsidRDefault="00000000" w:rsidRPr="00000000" w14:paraId="00000C2B">
      <w:pPr>
        <w:rPr/>
      </w:pPr>
      <w:r w:rsidDel="00000000" w:rsidR="00000000" w:rsidRPr="00000000">
        <w:rPr>
          <w:rtl w:val="0"/>
        </w:rPr>
        <w:t xml:space="preserve">        Quận/Huyện khách hàng thường tìm kiếm.</w:t>
      </w:r>
    </w:p>
    <w:p w:rsidR="00000000" w:rsidDel="00000000" w:rsidP="00000000" w:rsidRDefault="00000000" w:rsidRPr="00000000" w14:paraId="00000C2C">
      <w:pPr>
        <w:rPr/>
      </w:pPr>
      <w:r w:rsidDel="00000000" w:rsidR="00000000" w:rsidRPr="00000000">
        <w:rPr>
          <w:rtl w:val="0"/>
        </w:rPr>
        <w:t xml:space="preserve">    5. latitude                     DECIMAL(10,7)              Null:YES </w:t>
      </w:r>
    </w:p>
    <w:p w:rsidR="00000000" w:rsidDel="00000000" w:rsidP="00000000" w:rsidRDefault="00000000" w:rsidRPr="00000000" w14:paraId="00000C2D">
      <w:pPr>
        <w:rPr/>
      </w:pPr>
      <w:r w:rsidDel="00000000" w:rsidR="00000000" w:rsidRPr="00000000">
        <w:rPr>
          <w:rtl w:val="0"/>
        </w:rPr>
        <w:t xml:space="preserve">        Vĩ độ (WGS-84), dùng cho tìm kiếm theo bán kính.</w:t>
      </w:r>
    </w:p>
    <w:p w:rsidR="00000000" w:rsidDel="00000000" w:rsidP="00000000" w:rsidRDefault="00000000" w:rsidRPr="00000000" w14:paraId="00000C2E">
      <w:pPr>
        <w:rPr/>
      </w:pPr>
      <w:r w:rsidDel="00000000" w:rsidR="00000000" w:rsidRPr="00000000">
        <w:rPr>
          <w:rtl w:val="0"/>
        </w:rPr>
        <w:t xml:space="preserve">    6. longitude                    DECIMAL(10,7)              Null:YES </w:t>
      </w:r>
    </w:p>
    <w:p w:rsidR="00000000" w:rsidDel="00000000" w:rsidP="00000000" w:rsidRDefault="00000000" w:rsidRPr="00000000" w14:paraId="00000C2F">
      <w:pPr>
        <w:rPr/>
      </w:pPr>
      <w:r w:rsidDel="00000000" w:rsidR="00000000" w:rsidRPr="00000000">
        <w:rPr>
          <w:rtl w:val="0"/>
        </w:rPr>
        <w:t xml:space="preserve">        Kinh độ (WGS-84), dùng cho tìm kiếm theo bán kính.</w:t>
      </w:r>
    </w:p>
    <w:p w:rsidR="00000000" w:rsidDel="00000000" w:rsidP="00000000" w:rsidRDefault="00000000" w:rsidRPr="00000000" w14:paraId="00000C30">
      <w:pPr>
        <w:rPr/>
      </w:pPr>
      <w:r w:rsidDel="00000000" w:rsidR="00000000" w:rsidRPr="00000000">
        <w:rPr>
          <w:rtl w:val="0"/>
        </w:rPr>
        <w:t xml:space="preserve">    7. radius_km                    DECIMAL(6,2)               Null:YES </w:t>
      </w:r>
    </w:p>
    <w:p w:rsidR="00000000" w:rsidDel="00000000" w:rsidP="00000000" w:rsidRDefault="00000000" w:rsidRPr="00000000" w14:paraId="00000C31">
      <w:pPr>
        <w:rPr/>
      </w:pPr>
      <w:r w:rsidDel="00000000" w:rsidR="00000000" w:rsidRPr="00000000">
        <w:rPr>
          <w:rtl w:val="0"/>
        </w:rPr>
        <w:t xml:space="preserve">        Bán kính tìm kiếm quanh vị trí, tính bằng ki-lô-mét.</w:t>
      </w:r>
    </w:p>
    <w:p w:rsidR="00000000" w:rsidDel="00000000" w:rsidP="00000000" w:rsidRDefault="00000000" w:rsidRPr="00000000" w14:paraId="00000C32">
      <w:pPr>
        <w:rPr/>
      </w:pPr>
      <w:r w:rsidDel="00000000" w:rsidR="00000000" w:rsidRPr="00000000">
        <w:rPr>
          <w:rtl w:val="0"/>
        </w:rPr>
        <w:t xml:space="preserve">    8. budget_min                   DECIMAL(15,2)              Null:YES </w:t>
      </w:r>
    </w:p>
    <w:p w:rsidR="00000000" w:rsidDel="00000000" w:rsidP="00000000" w:rsidRDefault="00000000" w:rsidRPr="00000000" w14:paraId="00000C33">
      <w:pPr>
        <w:rPr/>
      </w:pPr>
      <w:r w:rsidDel="00000000" w:rsidR="00000000" w:rsidRPr="00000000">
        <w:rPr>
          <w:rtl w:val="0"/>
        </w:rPr>
        <w:t xml:space="preserve">        Ngân sách tối thiểu khách hàng sẵn sàng chi.</w:t>
      </w:r>
    </w:p>
    <w:p w:rsidR="00000000" w:rsidDel="00000000" w:rsidP="00000000" w:rsidRDefault="00000000" w:rsidRPr="00000000" w14:paraId="00000C34">
      <w:pPr>
        <w:rPr/>
      </w:pPr>
      <w:r w:rsidDel="00000000" w:rsidR="00000000" w:rsidRPr="00000000">
        <w:rPr>
          <w:rtl w:val="0"/>
        </w:rPr>
        <w:t xml:space="preserve">    9. budget_max                   DECIMAL(15,2)              Null:YES </w:t>
      </w:r>
    </w:p>
    <w:p w:rsidR="00000000" w:rsidDel="00000000" w:rsidP="00000000" w:rsidRDefault="00000000" w:rsidRPr="00000000" w14:paraId="00000C35">
      <w:pPr>
        <w:rPr/>
      </w:pPr>
      <w:r w:rsidDel="00000000" w:rsidR="00000000" w:rsidRPr="00000000">
        <w:rPr>
          <w:rtl w:val="0"/>
        </w:rPr>
        <w:t xml:space="preserve">        Ngân sách tối đa khách hàng sẵn sàng chi.</w:t>
      </w:r>
    </w:p>
    <w:p w:rsidR="00000000" w:rsidDel="00000000" w:rsidP="00000000" w:rsidRDefault="00000000" w:rsidRPr="00000000" w14:paraId="00000C36">
      <w:pPr>
        <w:rPr/>
      </w:pPr>
      <w:r w:rsidDel="00000000" w:rsidR="00000000" w:rsidRPr="00000000">
        <w:rPr>
          <w:rtl w:val="0"/>
        </w:rPr>
        <w:t xml:space="preserve">   10. currency                     CHAR(3)                    Null:NO  </w:t>
      </w:r>
    </w:p>
    <w:p w:rsidR="00000000" w:rsidDel="00000000" w:rsidP="00000000" w:rsidRDefault="00000000" w:rsidRPr="00000000" w14:paraId="00000C37">
      <w:pPr>
        <w:rPr/>
      </w:pPr>
      <w:r w:rsidDel="00000000" w:rsidR="00000000" w:rsidRPr="00000000">
        <w:rPr>
          <w:rtl w:val="0"/>
        </w:rPr>
        <w:t xml:space="preserve">        · Mặc định = 'VND'</w:t>
      </w:r>
    </w:p>
    <w:p w:rsidR="00000000" w:rsidDel="00000000" w:rsidP="00000000" w:rsidRDefault="00000000" w:rsidRPr="00000000" w14:paraId="00000C38">
      <w:pPr>
        <w:rPr/>
      </w:pPr>
      <w:r w:rsidDel="00000000" w:rsidR="00000000" w:rsidRPr="00000000">
        <w:rPr>
          <w:rtl w:val="0"/>
        </w:rPr>
        <w:t xml:space="preserve">        Đơn vị tiền tệ theo ISO-4217, mặc định VND.</w:t>
      </w:r>
    </w:p>
    <w:p w:rsidR="00000000" w:rsidDel="00000000" w:rsidP="00000000" w:rsidRDefault="00000000" w:rsidRPr="00000000" w14:paraId="00000C39">
      <w:pPr>
        <w:rPr/>
      </w:pPr>
      <w:r w:rsidDel="00000000" w:rsidR="00000000" w:rsidRPr="00000000">
        <w:rPr>
          <w:rtl w:val="0"/>
        </w:rPr>
        <w:t xml:space="preserve">   11. preferred_seat_type_category ENUM('HOT_DESK','DEDICATED_DESK','PRIVATE_OFFICE','MEETING_ROOM','EVENT_SPACE') Null:YES </w:t>
      </w:r>
    </w:p>
    <w:p w:rsidR="00000000" w:rsidDel="00000000" w:rsidP="00000000" w:rsidRDefault="00000000" w:rsidRPr="00000000" w14:paraId="00000C3A">
      <w:pPr>
        <w:rPr/>
      </w:pPr>
      <w:r w:rsidDel="00000000" w:rsidR="00000000" w:rsidRPr="00000000">
        <w:rPr>
          <w:rtl w:val="0"/>
        </w:rPr>
        <w:t xml:space="preserve">        Nhóm loại chỗ ngồi mà khách hàng ưa thích.</w:t>
      </w:r>
    </w:p>
    <w:p w:rsidR="00000000" w:rsidDel="00000000" w:rsidP="00000000" w:rsidRDefault="00000000" w:rsidRPr="00000000" w14:paraId="00000C3B">
      <w:pPr>
        <w:rPr/>
      </w:pPr>
      <w:r w:rsidDel="00000000" w:rsidR="00000000" w:rsidRPr="00000000">
        <w:rPr>
          <w:rtl w:val="0"/>
        </w:rPr>
        <w:t xml:space="preserve">        Giá trị hợp lệ: HOT_DESK | DEDICATED_DESK | PRIVATE_OFFICE | MEETING_ROOM | EVENT_SPACE</w:t>
      </w:r>
    </w:p>
    <w:p w:rsidR="00000000" w:rsidDel="00000000" w:rsidP="00000000" w:rsidRDefault="00000000" w:rsidRPr="00000000" w14:paraId="00000C3C">
      <w:pPr>
        <w:rPr/>
      </w:pPr>
      <w:r w:rsidDel="00000000" w:rsidR="00000000" w:rsidRPr="00000000">
        <w:rPr>
          <w:rtl w:val="0"/>
        </w:rPr>
        <w:t xml:space="preserve">   12. purpose                      VARCHAR(255)               Null:YES </w:t>
      </w:r>
    </w:p>
    <w:p w:rsidR="00000000" w:rsidDel="00000000" w:rsidP="00000000" w:rsidRDefault="00000000" w:rsidRPr="00000000" w14:paraId="00000C3D">
      <w:pPr>
        <w:rPr/>
      </w:pPr>
      <w:r w:rsidDel="00000000" w:rsidR="00000000" w:rsidRPr="00000000">
        <w:rPr>
          <w:rtl w:val="0"/>
        </w:rPr>
        <w:t xml:space="preserve">        Vd: study, team meeting, focus work.</w:t>
      </w:r>
    </w:p>
    <w:p w:rsidR="00000000" w:rsidDel="00000000" w:rsidP="00000000" w:rsidRDefault="00000000" w:rsidRPr="00000000" w14:paraId="00000C3E">
      <w:pPr>
        <w:rPr/>
      </w:pPr>
      <w:r w:rsidDel="00000000" w:rsidR="00000000" w:rsidRPr="00000000">
        <w:rPr>
          <w:rtl w:val="0"/>
        </w:rPr>
        <w:t xml:space="preserve">   13. preferred_time_from          TIME                       Null:YES </w:t>
      </w:r>
    </w:p>
    <w:p w:rsidR="00000000" w:rsidDel="00000000" w:rsidP="00000000" w:rsidRDefault="00000000" w:rsidRPr="00000000" w14:paraId="00000C3F">
      <w:pPr>
        <w:rPr/>
      </w:pPr>
      <w:r w:rsidDel="00000000" w:rsidR="00000000" w:rsidRPr="00000000">
        <w:rPr>
          <w:rtl w:val="0"/>
        </w:rPr>
        <w:t xml:space="preserve">        Khung giờ bắt đầu khách hàng thường sử dụng.</w:t>
      </w:r>
    </w:p>
    <w:p w:rsidR="00000000" w:rsidDel="00000000" w:rsidP="00000000" w:rsidRDefault="00000000" w:rsidRPr="00000000" w14:paraId="00000C40">
      <w:pPr>
        <w:rPr/>
      </w:pPr>
      <w:r w:rsidDel="00000000" w:rsidR="00000000" w:rsidRPr="00000000">
        <w:rPr>
          <w:rtl w:val="0"/>
        </w:rPr>
        <w:t xml:space="preserve">   14. preferred_time_to            TIME                       Null:YES </w:t>
      </w:r>
    </w:p>
    <w:p w:rsidR="00000000" w:rsidDel="00000000" w:rsidP="00000000" w:rsidRDefault="00000000" w:rsidRPr="00000000" w14:paraId="00000C41">
      <w:pPr>
        <w:rPr/>
      </w:pPr>
      <w:r w:rsidDel="00000000" w:rsidR="00000000" w:rsidRPr="00000000">
        <w:rPr>
          <w:rtl w:val="0"/>
        </w:rPr>
        <w:t xml:space="preserve">        Khung giờ kết thúc khách hàng thường sử dụng.</w:t>
      </w:r>
    </w:p>
    <w:p w:rsidR="00000000" w:rsidDel="00000000" w:rsidP="00000000" w:rsidRDefault="00000000" w:rsidRPr="00000000" w14:paraId="00000C42">
      <w:pPr>
        <w:rPr/>
      </w:pPr>
      <w:r w:rsidDel="00000000" w:rsidR="00000000" w:rsidRPr="00000000">
        <w:rPr>
          <w:rtl w:val="0"/>
        </w:rPr>
        <w:t xml:space="preserve">   15. created_at                   DATETIME(3)                Null:NO  </w:t>
      </w:r>
    </w:p>
    <w:p w:rsidR="00000000" w:rsidDel="00000000" w:rsidP="00000000" w:rsidRDefault="00000000" w:rsidRPr="00000000" w14:paraId="00000C43">
      <w:pPr>
        <w:rPr/>
      </w:pPr>
      <w:r w:rsidDel="00000000" w:rsidR="00000000" w:rsidRPr="00000000">
        <w:rPr>
          <w:rtl w:val="0"/>
        </w:rPr>
        <w:t xml:space="preserve">        · Mặc định = CURRENT_TIMESTAMP(3)</w:t>
      </w:r>
    </w:p>
    <w:p w:rsidR="00000000" w:rsidDel="00000000" w:rsidP="00000000" w:rsidRDefault="00000000" w:rsidRPr="00000000" w14:paraId="00000C44">
      <w:pPr>
        <w:rPr/>
      </w:pPr>
      <w:r w:rsidDel="00000000" w:rsidR="00000000" w:rsidRPr="00000000">
        <w:rPr>
          <w:rtl w:val="0"/>
        </w:rPr>
        <w:t xml:space="preserve">        Thời điểm bản ghi được tạo.</w:t>
      </w:r>
    </w:p>
    <w:p w:rsidR="00000000" w:rsidDel="00000000" w:rsidP="00000000" w:rsidRDefault="00000000" w:rsidRPr="00000000" w14:paraId="00000C45">
      <w:pPr>
        <w:rPr/>
      </w:pPr>
      <w:r w:rsidDel="00000000" w:rsidR="00000000" w:rsidRPr="00000000">
        <w:rPr>
          <w:rtl w:val="0"/>
        </w:rPr>
        <w:t xml:space="preserve">   16. updated_at                   DATETIME(3)                Null:NO  </w:t>
      </w:r>
    </w:p>
    <w:p w:rsidR="00000000" w:rsidDel="00000000" w:rsidP="00000000" w:rsidRDefault="00000000" w:rsidRPr="00000000" w14:paraId="00000C46">
      <w:pPr>
        <w:rPr/>
      </w:pPr>
      <w:r w:rsidDel="00000000" w:rsidR="00000000" w:rsidRPr="00000000">
        <w:rPr>
          <w:rtl w:val="0"/>
        </w:rPr>
        <w:t xml:space="preserve">        · Mặc định = CURRENT_TIMESTAMP(3)  |  AUTO-UPDATE</w:t>
      </w:r>
    </w:p>
    <w:p w:rsidR="00000000" w:rsidDel="00000000" w:rsidP="00000000" w:rsidRDefault="00000000" w:rsidRPr="00000000" w14:paraId="00000C47">
      <w:pPr>
        <w:rPr/>
      </w:pPr>
      <w:r w:rsidDel="00000000" w:rsidR="00000000" w:rsidRPr="00000000">
        <w:rPr>
          <w:rtl w:val="0"/>
        </w:rPr>
        <w:t xml:space="preserve">        Thời điểm cập nhật gần nhất (tự động cập nhật).</w:t>
      </w:r>
    </w:p>
    <w:p w:rsidR="00000000" w:rsidDel="00000000" w:rsidP="00000000" w:rsidRDefault="00000000" w:rsidRPr="00000000" w14:paraId="00000C48">
      <w:pPr>
        <w:rPr/>
      </w:pPr>
      <w:r w:rsidDel="00000000" w:rsidR="00000000" w:rsidRPr="00000000">
        <w:rPr>
          <w:rtl w:val="0"/>
        </w:rPr>
      </w:r>
    </w:p>
    <w:p w:rsidR="00000000" w:rsidDel="00000000" w:rsidP="00000000" w:rsidRDefault="00000000" w:rsidRPr="00000000" w14:paraId="00000C49">
      <w:pPr>
        <w:rPr/>
      </w:pPr>
      <w:r w:rsidDel="00000000" w:rsidR="00000000" w:rsidRPr="00000000">
        <w:rPr>
          <w:rtl w:val="0"/>
        </w:rPr>
      </w:r>
    </w:p>
    <w:p w:rsidR="00000000" w:rsidDel="00000000" w:rsidP="00000000" w:rsidRDefault="00000000" w:rsidRPr="00000000" w14:paraId="00000C4A">
      <w:pPr>
        <w:rPr/>
      </w:pPr>
      <w:r w:rsidDel="00000000" w:rsidR="00000000" w:rsidRPr="00000000">
        <w:rPr>
          <w:rtl w:val="0"/>
        </w:rPr>
        <w:t xml:space="preserve">====================================================================================================</w:t>
      </w:r>
    </w:p>
    <w:p w:rsidR="00000000" w:rsidDel="00000000" w:rsidP="00000000" w:rsidRDefault="00000000" w:rsidRPr="00000000" w14:paraId="00000C4B">
      <w:pPr>
        <w:rPr/>
      </w:pPr>
      <w:r w:rsidDel="00000000" w:rsidR="00000000" w:rsidRPr="00000000">
        <w:rPr>
          <w:rtl w:val="0"/>
        </w:rPr>
        <w:t xml:space="preserve">BẢNG 12/95 :  CUSTOMER_PREFERENCE_AMENITY</w:t>
      </w:r>
    </w:p>
    <w:p w:rsidR="00000000" w:rsidDel="00000000" w:rsidP="00000000" w:rsidRDefault="00000000" w:rsidRPr="00000000" w14:paraId="00000C4C">
      <w:pPr>
        <w:rPr/>
      </w:pPr>
      <w:r w:rsidDel="00000000" w:rsidR="00000000" w:rsidRPr="00000000">
        <w:rPr>
          <w:rtl w:val="0"/>
        </w:rPr>
        <w:t xml:space="preserve">====================================================================================================</w:t>
      </w:r>
    </w:p>
    <w:p w:rsidR="00000000" w:rsidDel="00000000" w:rsidP="00000000" w:rsidRDefault="00000000" w:rsidRPr="00000000" w14:paraId="00000C4D">
      <w:pPr>
        <w:rPr/>
      </w:pPr>
      <w:r w:rsidDel="00000000" w:rsidR="00000000" w:rsidRPr="00000000">
        <w:rPr>
          <w:rtl w:val="0"/>
        </w:rPr>
      </w:r>
    </w:p>
    <w:p w:rsidR="00000000" w:rsidDel="00000000" w:rsidP="00000000" w:rsidRDefault="00000000" w:rsidRPr="00000000" w14:paraId="00000C4E">
      <w:pPr>
        <w:rPr/>
      </w:pPr>
      <w:r w:rsidDel="00000000" w:rsidR="00000000" w:rsidRPr="00000000">
        <w:rPr>
          <w:rtl w:val="0"/>
        </w:rPr>
        <w:t xml:space="preserve">Ý NGHĨA: Tiện ích mong muốn trong sở thích.</w:t>
      </w:r>
    </w:p>
    <w:p w:rsidR="00000000" w:rsidDel="00000000" w:rsidP="00000000" w:rsidRDefault="00000000" w:rsidRPr="00000000" w14:paraId="00000C4F">
      <w:pPr>
        <w:rPr/>
      </w:pPr>
      <w:r w:rsidDel="00000000" w:rsidR="00000000" w:rsidRPr="00000000">
        <w:rPr>
          <w:rtl w:val="0"/>
        </w:rPr>
      </w:r>
    </w:p>
    <w:p w:rsidR="00000000" w:rsidDel="00000000" w:rsidP="00000000" w:rsidRDefault="00000000" w:rsidRPr="00000000" w14:paraId="00000C50">
      <w:pPr>
        <w:rPr/>
      </w:pPr>
      <w:r w:rsidDel="00000000" w:rsidR="00000000" w:rsidRPr="00000000">
        <w:rPr>
          <w:rtl w:val="0"/>
        </w:rPr>
        <w:t xml:space="preserve">  Khoá chính : preference_id, amenity_id</w:t>
      </w:r>
    </w:p>
    <w:p w:rsidR="00000000" w:rsidDel="00000000" w:rsidP="00000000" w:rsidRDefault="00000000" w:rsidRPr="00000000" w14:paraId="00000C51">
      <w:pPr>
        <w:rPr/>
      </w:pPr>
      <w:r w:rsidDel="00000000" w:rsidR="00000000" w:rsidRPr="00000000">
        <w:rPr>
          <w:rtl w:val="0"/>
        </w:rPr>
        <w:t xml:space="preserve">  Tham chiếu tới:</w:t>
      </w:r>
    </w:p>
    <w:p w:rsidR="00000000" w:rsidDel="00000000" w:rsidP="00000000" w:rsidRDefault="00000000" w:rsidRPr="00000000" w14:paraId="00000C52">
      <w:pPr>
        <w:rPr/>
      </w:pPr>
      <w:r w:rsidDel="00000000" w:rsidR="00000000" w:rsidRPr="00000000">
        <w:rPr>
          <w:rtl w:val="0"/>
        </w:rPr>
        <w:t xml:space="preserve">      - preference_id              -&gt; customer_preference.id   [ON DELETE CASCADE]</w:t>
      </w:r>
    </w:p>
    <w:p w:rsidR="00000000" w:rsidDel="00000000" w:rsidP="00000000" w:rsidRDefault="00000000" w:rsidRPr="00000000" w14:paraId="00000C53">
      <w:pPr>
        <w:rPr/>
      </w:pPr>
      <w:r w:rsidDel="00000000" w:rsidR="00000000" w:rsidRPr="00000000">
        <w:rPr>
          <w:rtl w:val="0"/>
        </w:rPr>
        <w:t xml:space="preserve">      - amenity_id                 -&gt; amenity.id   [ON DELETE CASCADE]</w:t>
      </w:r>
    </w:p>
    <w:p w:rsidR="00000000" w:rsidDel="00000000" w:rsidP="00000000" w:rsidRDefault="00000000" w:rsidRPr="00000000" w14:paraId="00000C54">
      <w:pPr>
        <w:rPr/>
      </w:pPr>
      <w:r w:rsidDel="00000000" w:rsidR="00000000" w:rsidRPr="00000000">
        <w:rPr>
          <w:rtl w:val="0"/>
        </w:rPr>
      </w:r>
    </w:p>
    <w:p w:rsidR="00000000" w:rsidDel="00000000" w:rsidP="00000000" w:rsidRDefault="00000000" w:rsidRPr="00000000" w14:paraId="00000C55">
      <w:pPr>
        <w:rPr/>
      </w:pPr>
      <w:r w:rsidDel="00000000" w:rsidR="00000000" w:rsidRPr="00000000">
        <w:rPr>
          <w:rtl w:val="0"/>
        </w:rPr>
        <w:t xml:space="preserve">  DANH SÁCH THUỘC TÍNH</w:t>
      </w:r>
    </w:p>
    <w:p w:rsidR="00000000" w:rsidDel="00000000" w:rsidP="00000000" w:rsidRDefault="00000000" w:rsidRPr="00000000" w14:paraId="00000C56">
      <w:pPr>
        <w:rPr/>
      </w:pPr>
      <w:r w:rsidDel="00000000" w:rsidR="00000000" w:rsidRPr="00000000">
        <w:rPr>
          <w:rtl w:val="0"/>
        </w:rPr>
        <w:t xml:space="preserve">  --------------------------------------------------------------------------------------------------</w:t>
      </w:r>
    </w:p>
    <w:p w:rsidR="00000000" w:rsidDel="00000000" w:rsidP="00000000" w:rsidRDefault="00000000" w:rsidRPr="00000000" w14:paraId="00000C57">
      <w:pPr>
        <w:rPr/>
      </w:pPr>
      <w:r w:rsidDel="00000000" w:rsidR="00000000" w:rsidRPr="00000000">
        <w:rPr>
          <w:rtl w:val="0"/>
        </w:rPr>
        <w:t xml:space="preserve">    1. preference_id                BIGINT UNSIGNED            Null:NO   [PK/FK]</w:t>
      </w:r>
    </w:p>
    <w:p w:rsidR="00000000" w:rsidDel="00000000" w:rsidP="00000000" w:rsidRDefault="00000000" w:rsidRPr="00000000" w14:paraId="00000C58">
      <w:pPr>
        <w:rPr/>
      </w:pPr>
      <w:r w:rsidDel="00000000" w:rsidR="00000000" w:rsidRPr="00000000">
        <w:rPr>
          <w:rtl w:val="0"/>
        </w:rPr>
        <w:t xml:space="preserve">        Khoá ngoại tới bảng customer_preference (Sở thích workspace của Customer).</w:t>
      </w:r>
    </w:p>
    <w:p w:rsidR="00000000" w:rsidDel="00000000" w:rsidP="00000000" w:rsidRDefault="00000000" w:rsidRPr="00000000" w14:paraId="00000C59">
      <w:pPr>
        <w:rPr/>
      </w:pPr>
      <w:r w:rsidDel="00000000" w:rsidR="00000000" w:rsidRPr="00000000">
        <w:rPr>
          <w:rtl w:val="0"/>
        </w:rPr>
        <w:t xml:space="preserve">    2. amenity_id                   BIGINT UNSIGNED            Null:NO   [PK/FK/IDX]</w:t>
      </w:r>
    </w:p>
    <w:p w:rsidR="00000000" w:rsidDel="00000000" w:rsidP="00000000" w:rsidRDefault="00000000" w:rsidRPr="00000000" w14:paraId="00000C5A">
      <w:pPr>
        <w:rPr/>
      </w:pPr>
      <w:r w:rsidDel="00000000" w:rsidR="00000000" w:rsidRPr="00000000">
        <w:rPr>
          <w:rtl w:val="0"/>
        </w:rPr>
        <w:t xml:space="preserve">        Khoá ngoại tới bảng amenity (Danh mục tiện ích do Administrator quản lý).</w:t>
      </w:r>
    </w:p>
    <w:p w:rsidR="00000000" w:rsidDel="00000000" w:rsidP="00000000" w:rsidRDefault="00000000" w:rsidRPr="00000000" w14:paraId="00000C5B">
      <w:pPr>
        <w:rPr/>
      </w:pPr>
      <w:r w:rsidDel="00000000" w:rsidR="00000000" w:rsidRPr="00000000">
        <w:rPr>
          <w:rtl w:val="0"/>
        </w:rPr>
      </w:r>
    </w:p>
    <w:p w:rsidR="00000000" w:rsidDel="00000000" w:rsidP="00000000" w:rsidRDefault="00000000" w:rsidRPr="00000000" w14:paraId="00000C5C">
      <w:pPr>
        <w:rPr/>
      </w:pPr>
      <w:r w:rsidDel="00000000" w:rsidR="00000000" w:rsidRPr="00000000">
        <w:rPr>
          <w:rtl w:val="0"/>
        </w:rPr>
      </w:r>
    </w:p>
    <w:p w:rsidR="00000000" w:rsidDel="00000000" w:rsidP="00000000" w:rsidRDefault="00000000" w:rsidRPr="00000000" w14:paraId="00000C5D">
      <w:pPr>
        <w:rPr/>
      </w:pPr>
      <w:r w:rsidDel="00000000" w:rsidR="00000000" w:rsidRPr="00000000">
        <w:rPr>
          <w:rtl w:val="0"/>
        </w:rPr>
        <w:t xml:space="preserve">####################################################################################################</w:t>
      </w:r>
    </w:p>
    <w:p w:rsidR="00000000" w:rsidDel="00000000" w:rsidP="00000000" w:rsidRDefault="00000000" w:rsidRPr="00000000" w14:paraId="00000C5E">
      <w:pPr>
        <w:rPr/>
      </w:pPr>
      <w:r w:rsidDel="00000000" w:rsidR="00000000" w:rsidRPr="00000000">
        <w:rPr>
          <w:rtl w:val="0"/>
        </w:rPr>
        <w:t xml:space="preserve">#  MODULE M03 — ORGANIZER ONBOARDING &amp; VERIFICATION  (15 UC)</w:t>
      </w:r>
    </w:p>
    <w:p w:rsidR="00000000" w:rsidDel="00000000" w:rsidP="00000000" w:rsidRDefault="00000000" w:rsidRPr="00000000" w14:paraId="00000C5F">
      <w:pPr>
        <w:rPr/>
      </w:pPr>
      <w:r w:rsidDel="00000000" w:rsidR="00000000" w:rsidRPr="00000000">
        <w:rPr>
          <w:rtl w:val="0"/>
        </w:rPr>
        <w:t xml:space="preserve">####################################################################################################</w:t>
      </w:r>
    </w:p>
    <w:p w:rsidR="00000000" w:rsidDel="00000000" w:rsidP="00000000" w:rsidRDefault="00000000" w:rsidRPr="00000000" w14:paraId="00000C60">
      <w:pPr>
        <w:rPr/>
      </w:pPr>
      <w:r w:rsidDel="00000000" w:rsidR="00000000" w:rsidRPr="00000000">
        <w:rPr>
          <w:rtl w:val="0"/>
        </w:rPr>
      </w:r>
    </w:p>
    <w:p w:rsidR="00000000" w:rsidDel="00000000" w:rsidP="00000000" w:rsidRDefault="00000000" w:rsidRPr="00000000" w14:paraId="00000C61">
      <w:pPr>
        <w:rPr/>
      </w:pPr>
      <w:r w:rsidDel="00000000" w:rsidR="00000000" w:rsidRPr="00000000">
        <w:rPr>
          <w:rtl w:val="0"/>
        </w:rPr>
        <w:t xml:space="preserve">====================================================================================================</w:t>
      </w:r>
    </w:p>
    <w:p w:rsidR="00000000" w:rsidDel="00000000" w:rsidP="00000000" w:rsidRDefault="00000000" w:rsidRPr="00000000" w14:paraId="00000C62">
      <w:pPr>
        <w:rPr/>
      </w:pPr>
      <w:r w:rsidDel="00000000" w:rsidR="00000000" w:rsidRPr="00000000">
        <w:rPr>
          <w:rtl w:val="0"/>
        </w:rPr>
        <w:t xml:space="preserve">BẢNG 13/95 :  ORGANIZER_PROFILE</w:t>
      </w:r>
    </w:p>
    <w:p w:rsidR="00000000" w:rsidDel="00000000" w:rsidP="00000000" w:rsidRDefault="00000000" w:rsidRPr="00000000" w14:paraId="00000C63">
      <w:pPr>
        <w:rPr/>
      </w:pPr>
      <w:r w:rsidDel="00000000" w:rsidR="00000000" w:rsidRPr="00000000">
        <w:rPr>
          <w:rtl w:val="0"/>
        </w:rPr>
        <w:t xml:space="preserve">====================================================================================================</w:t>
      </w:r>
    </w:p>
    <w:p w:rsidR="00000000" w:rsidDel="00000000" w:rsidP="00000000" w:rsidRDefault="00000000" w:rsidRPr="00000000" w14:paraId="00000C64">
      <w:pPr>
        <w:rPr/>
      </w:pPr>
      <w:r w:rsidDel="00000000" w:rsidR="00000000" w:rsidRPr="00000000">
        <w:rPr>
          <w:rtl w:val="0"/>
        </w:rPr>
      </w:r>
    </w:p>
    <w:p w:rsidR="00000000" w:rsidDel="00000000" w:rsidP="00000000" w:rsidRDefault="00000000" w:rsidRPr="00000000" w14:paraId="00000C65">
      <w:pPr>
        <w:rPr/>
      </w:pPr>
      <w:r w:rsidDel="00000000" w:rsidR="00000000" w:rsidRPr="00000000">
        <w:rPr>
          <w:rtl w:val="0"/>
        </w:rPr>
        <w:t xml:space="preserve">Ý NGHĨA: Hồ sơ doanh nghiệp Organizer (M03-UC09).</w:t>
      </w:r>
    </w:p>
    <w:p w:rsidR="00000000" w:rsidDel="00000000" w:rsidP="00000000" w:rsidRDefault="00000000" w:rsidRPr="00000000" w14:paraId="00000C66">
      <w:pPr>
        <w:rPr/>
      </w:pPr>
      <w:r w:rsidDel="00000000" w:rsidR="00000000" w:rsidRPr="00000000">
        <w:rPr>
          <w:rtl w:val="0"/>
        </w:rPr>
      </w:r>
    </w:p>
    <w:p w:rsidR="00000000" w:rsidDel="00000000" w:rsidP="00000000" w:rsidRDefault="00000000" w:rsidRPr="00000000" w14:paraId="00000C67">
      <w:pPr>
        <w:rPr/>
      </w:pPr>
      <w:r w:rsidDel="00000000" w:rsidR="00000000" w:rsidRPr="00000000">
        <w:rPr>
          <w:rtl w:val="0"/>
        </w:rPr>
        <w:t xml:space="preserve">  Khoá chính : id</w:t>
      </w:r>
    </w:p>
    <w:p w:rsidR="00000000" w:rsidDel="00000000" w:rsidP="00000000" w:rsidRDefault="00000000" w:rsidRPr="00000000" w14:paraId="00000C68">
      <w:pPr>
        <w:rPr/>
      </w:pPr>
      <w:r w:rsidDel="00000000" w:rsidR="00000000" w:rsidRPr="00000000">
        <w:rPr>
          <w:rtl w:val="0"/>
        </w:rPr>
        <w:t xml:space="preserve">  Duy nhất   : uk_organizer_user (user_id); uk_organizer_tax (tax_code)</w:t>
      </w:r>
    </w:p>
    <w:p w:rsidR="00000000" w:rsidDel="00000000" w:rsidP="00000000" w:rsidRDefault="00000000" w:rsidRPr="00000000" w14:paraId="00000C69">
      <w:pPr>
        <w:rPr/>
      </w:pPr>
      <w:r w:rsidDel="00000000" w:rsidR="00000000" w:rsidRPr="00000000">
        <w:rPr>
          <w:rtl w:val="0"/>
        </w:rPr>
        <w:t xml:space="preserve">  Tham chiếu tới:</w:t>
      </w:r>
    </w:p>
    <w:p w:rsidR="00000000" w:rsidDel="00000000" w:rsidP="00000000" w:rsidRDefault="00000000" w:rsidRPr="00000000" w14:paraId="00000C6A">
      <w:pPr>
        <w:rPr/>
      </w:pPr>
      <w:r w:rsidDel="00000000" w:rsidR="00000000" w:rsidRPr="00000000">
        <w:rPr>
          <w:rtl w:val="0"/>
        </w:rPr>
        <w:t xml:space="preserve">      - user_id                    -&gt; user_account.id   [ON DELETE CASCADE]</w:t>
      </w:r>
    </w:p>
    <w:p w:rsidR="00000000" w:rsidDel="00000000" w:rsidP="00000000" w:rsidRDefault="00000000" w:rsidRPr="00000000" w14:paraId="00000C6B">
      <w:pPr>
        <w:rPr/>
      </w:pPr>
      <w:r w:rsidDel="00000000" w:rsidR="00000000" w:rsidRPr="00000000">
        <w:rPr>
          <w:rtl w:val="0"/>
        </w:rPr>
        <w:t xml:space="preserve">  Được tham chiếu bởi: analytics_daily_snapshot.organizer_id, cancellation_policy.organizer_id, discount_rule.organizer_id, escrow_wallet.organizer_id, membership_plan.organizer_id, organizer_application.organizer_id, payout.organizer_id, platform_fee_rule.scope_organizer_id, pricing_rule.organizer_id, review_reply.organizer_id, seat_type.organizer_id, workspace.organizer_id</w:t>
      </w:r>
    </w:p>
    <w:p w:rsidR="00000000" w:rsidDel="00000000" w:rsidP="00000000" w:rsidRDefault="00000000" w:rsidRPr="00000000" w14:paraId="00000C6C">
      <w:pPr>
        <w:rPr/>
      </w:pPr>
      <w:r w:rsidDel="00000000" w:rsidR="00000000" w:rsidRPr="00000000">
        <w:rPr>
          <w:rtl w:val="0"/>
        </w:rPr>
      </w:r>
    </w:p>
    <w:p w:rsidR="00000000" w:rsidDel="00000000" w:rsidP="00000000" w:rsidRDefault="00000000" w:rsidRPr="00000000" w14:paraId="00000C6D">
      <w:pPr>
        <w:rPr/>
      </w:pPr>
      <w:r w:rsidDel="00000000" w:rsidR="00000000" w:rsidRPr="00000000">
        <w:rPr>
          <w:rtl w:val="0"/>
        </w:rPr>
        <w:t xml:space="preserve">  DANH SÁCH THUỘC TÍNH</w:t>
      </w:r>
    </w:p>
    <w:p w:rsidR="00000000" w:rsidDel="00000000" w:rsidP="00000000" w:rsidRDefault="00000000" w:rsidRPr="00000000" w14:paraId="00000C6E">
      <w:pPr>
        <w:rPr/>
      </w:pPr>
      <w:r w:rsidDel="00000000" w:rsidR="00000000" w:rsidRPr="00000000">
        <w:rPr>
          <w:rtl w:val="0"/>
        </w:rPr>
        <w:t xml:space="preserve">  --------------------------------------------------------------------------------------------------</w:t>
      </w:r>
    </w:p>
    <w:p w:rsidR="00000000" w:rsidDel="00000000" w:rsidP="00000000" w:rsidRDefault="00000000" w:rsidRPr="00000000" w14:paraId="00000C6F">
      <w:pPr>
        <w:rPr/>
      </w:pPr>
      <w:r w:rsidDel="00000000" w:rsidR="00000000" w:rsidRPr="00000000">
        <w:rPr>
          <w:rtl w:val="0"/>
        </w:rPr>
        <w:t xml:space="preserve">    1. id                           BIGINT UNSIGNED            Null:NO   [PK]</w:t>
      </w:r>
    </w:p>
    <w:p w:rsidR="00000000" w:rsidDel="00000000" w:rsidP="00000000" w:rsidRDefault="00000000" w:rsidRPr="00000000" w14:paraId="00000C70">
      <w:pPr>
        <w:rPr/>
      </w:pPr>
      <w:r w:rsidDel="00000000" w:rsidR="00000000" w:rsidRPr="00000000">
        <w:rPr>
          <w:rtl w:val="0"/>
        </w:rPr>
        <w:t xml:space="preserve">        · AUTO_INCREMENT</w:t>
      </w:r>
    </w:p>
    <w:p w:rsidR="00000000" w:rsidDel="00000000" w:rsidP="00000000" w:rsidRDefault="00000000" w:rsidRPr="00000000" w14:paraId="00000C71">
      <w:pPr>
        <w:rPr/>
      </w:pPr>
      <w:r w:rsidDel="00000000" w:rsidR="00000000" w:rsidRPr="00000000">
        <w:rPr>
          <w:rtl w:val="0"/>
        </w:rPr>
        <w:t xml:space="preserve">        Khoá chính, tự tăng.</w:t>
      </w:r>
    </w:p>
    <w:p w:rsidR="00000000" w:rsidDel="00000000" w:rsidP="00000000" w:rsidRDefault="00000000" w:rsidRPr="00000000" w14:paraId="00000C72">
      <w:pPr>
        <w:rPr/>
      </w:pPr>
      <w:r w:rsidDel="00000000" w:rsidR="00000000" w:rsidRPr="00000000">
        <w:rPr>
          <w:rtl w:val="0"/>
        </w:rPr>
        <w:t xml:space="preserve">    2. user_id                      BIGINT UNSIGNED            Null:NO   [FK/UQ]</w:t>
      </w:r>
    </w:p>
    <w:p w:rsidR="00000000" w:rsidDel="00000000" w:rsidP="00000000" w:rsidRDefault="00000000" w:rsidRPr="00000000" w14:paraId="00000C73">
      <w:pPr>
        <w:rPr/>
      </w:pPr>
      <w:r w:rsidDel="00000000" w:rsidR="00000000" w:rsidRPr="00000000">
        <w:rPr>
          <w:rtl w:val="0"/>
        </w:rPr>
        <w:t xml:space="preserve">        Khoá ngoại tới bảng user_account (Tài khoản đăng nhập).</w:t>
      </w:r>
    </w:p>
    <w:p w:rsidR="00000000" w:rsidDel="00000000" w:rsidP="00000000" w:rsidRDefault="00000000" w:rsidRPr="00000000" w14:paraId="00000C74">
      <w:pPr>
        <w:rPr/>
      </w:pPr>
      <w:r w:rsidDel="00000000" w:rsidR="00000000" w:rsidRPr="00000000">
        <w:rPr>
          <w:rtl w:val="0"/>
        </w:rPr>
        <w:t xml:space="preserve">    3. business_name                VARCHAR(200)               Null:NO  </w:t>
      </w:r>
    </w:p>
    <w:p w:rsidR="00000000" w:rsidDel="00000000" w:rsidP="00000000" w:rsidRDefault="00000000" w:rsidRPr="00000000" w14:paraId="00000C75">
      <w:pPr>
        <w:rPr/>
      </w:pPr>
      <w:r w:rsidDel="00000000" w:rsidR="00000000" w:rsidRPr="00000000">
        <w:rPr>
          <w:rtl w:val="0"/>
        </w:rPr>
        <w:t xml:space="preserve">        Tên đơn vị kinh doanh.</w:t>
      </w:r>
    </w:p>
    <w:p w:rsidR="00000000" w:rsidDel="00000000" w:rsidP="00000000" w:rsidRDefault="00000000" w:rsidRPr="00000000" w14:paraId="00000C76">
      <w:pPr>
        <w:rPr/>
      </w:pPr>
      <w:r w:rsidDel="00000000" w:rsidR="00000000" w:rsidRPr="00000000">
        <w:rPr>
          <w:rtl w:val="0"/>
        </w:rPr>
        <w:t xml:space="preserve">    4. business_type                ENUM('INDIVIDUAL','COMPANY','HOUSEHOLD') Null:NO  </w:t>
      </w:r>
    </w:p>
    <w:p w:rsidR="00000000" w:rsidDel="00000000" w:rsidP="00000000" w:rsidRDefault="00000000" w:rsidRPr="00000000" w14:paraId="00000C77">
      <w:pPr>
        <w:rPr/>
      </w:pPr>
      <w:r w:rsidDel="00000000" w:rsidR="00000000" w:rsidRPr="00000000">
        <w:rPr>
          <w:rtl w:val="0"/>
        </w:rPr>
        <w:t xml:space="preserve">        · Mặc định = 'INDIVIDUAL'</w:t>
      </w:r>
    </w:p>
    <w:p w:rsidR="00000000" w:rsidDel="00000000" w:rsidP="00000000" w:rsidRDefault="00000000" w:rsidRPr="00000000" w14:paraId="00000C78">
      <w:pPr>
        <w:rPr/>
      </w:pPr>
      <w:r w:rsidDel="00000000" w:rsidR="00000000" w:rsidRPr="00000000">
        <w:rPr>
          <w:rtl w:val="0"/>
        </w:rPr>
        <w:t xml:space="preserve">        Phân loại doanh nghiệp.</w:t>
      </w:r>
    </w:p>
    <w:p w:rsidR="00000000" w:rsidDel="00000000" w:rsidP="00000000" w:rsidRDefault="00000000" w:rsidRPr="00000000" w14:paraId="00000C79">
      <w:pPr>
        <w:rPr/>
      </w:pPr>
      <w:r w:rsidDel="00000000" w:rsidR="00000000" w:rsidRPr="00000000">
        <w:rPr>
          <w:rtl w:val="0"/>
        </w:rPr>
        <w:t xml:space="preserve">        Giá trị hợp lệ: INDIVIDUAL | COMPANY | HOUSEHOLD</w:t>
      </w:r>
    </w:p>
    <w:p w:rsidR="00000000" w:rsidDel="00000000" w:rsidP="00000000" w:rsidRDefault="00000000" w:rsidRPr="00000000" w14:paraId="00000C7A">
      <w:pPr>
        <w:rPr/>
      </w:pPr>
      <w:r w:rsidDel="00000000" w:rsidR="00000000" w:rsidRPr="00000000">
        <w:rPr>
          <w:rtl w:val="0"/>
        </w:rPr>
        <w:t xml:space="preserve">    5. tax_code                     VARCHAR(50)                Null:YES  [UQ]</w:t>
      </w:r>
    </w:p>
    <w:p w:rsidR="00000000" w:rsidDel="00000000" w:rsidP="00000000" w:rsidRDefault="00000000" w:rsidRPr="00000000" w14:paraId="00000C7B">
      <w:pPr>
        <w:rPr/>
      </w:pPr>
      <w:r w:rsidDel="00000000" w:rsidR="00000000" w:rsidRPr="00000000">
        <w:rPr>
          <w:rtl w:val="0"/>
        </w:rPr>
        <w:t xml:space="preserve">        Mã số thuế của đơn vị vận hành.</w:t>
      </w:r>
    </w:p>
    <w:p w:rsidR="00000000" w:rsidDel="00000000" w:rsidP="00000000" w:rsidRDefault="00000000" w:rsidRPr="00000000" w14:paraId="00000C7C">
      <w:pPr>
        <w:rPr/>
      </w:pPr>
      <w:r w:rsidDel="00000000" w:rsidR="00000000" w:rsidRPr="00000000">
        <w:rPr>
          <w:rtl w:val="0"/>
        </w:rPr>
        <w:t xml:space="preserve">    6. business_license_no          VARCHAR(100)               Null:YES </w:t>
      </w:r>
    </w:p>
    <w:p w:rsidR="00000000" w:rsidDel="00000000" w:rsidP="00000000" w:rsidRDefault="00000000" w:rsidRPr="00000000" w14:paraId="00000C7D">
      <w:pPr>
        <w:rPr/>
      </w:pPr>
      <w:r w:rsidDel="00000000" w:rsidR="00000000" w:rsidRPr="00000000">
        <w:rPr>
          <w:rtl w:val="0"/>
        </w:rPr>
        <w:t xml:space="preserve">        Số giấy phép kinh doanh.</w:t>
      </w:r>
    </w:p>
    <w:p w:rsidR="00000000" w:rsidDel="00000000" w:rsidP="00000000" w:rsidRDefault="00000000" w:rsidRPr="00000000" w14:paraId="00000C7E">
      <w:pPr>
        <w:rPr/>
      </w:pPr>
      <w:r w:rsidDel="00000000" w:rsidR="00000000" w:rsidRPr="00000000">
        <w:rPr>
          <w:rtl w:val="0"/>
        </w:rPr>
        <w:t xml:space="preserve">    7. representative_name          VARCHAR(150)               Null:YES </w:t>
      </w:r>
    </w:p>
    <w:p w:rsidR="00000000" w:rsidDel="00000000" w:rsidP="00000000" w:rsidRDefault="00000000" w:rsidRPr="00000000" w14:paraId="00000C7F">
      <w:pPr>
        <w:rPr/>
      </w:pPr>
      <w:r w:rsidDel="00000000" w:rsidR="00000000" w:rsidRPr="00000000">
        <w:rPr>
          <w:rtl w:val="0"/>
        </w:rPr>
        <w:t xml:space="preserve">        Tên người đại diện pháp luật.</w:t>
      </w:r>
    </w:p>
    <w:p w:rsidR="00000000" w:rsidDel="00000000" w:rsidP="00000000" w:rsidRDefault="00000000" w:rsidRPr="00000000" w14:paraId="00000C80">
      <w:pPr>
        <w:rPr/>
      </w:pPr>
      <w:r w:rsidDel="00000000" w:rsidR="00000000" w:rsidRPr="00000000">
        <w:rPr>
          <w:rtl w:val="0"/>
        </w:rPr>
        <w:t xml:space="preserve">    8. contact_email                VARCHAR(255)               Null:YES </w:t>
      </w:r>
    </w:p>
    <w:p w:rsidR="00000000" w:rsidDel="00000000" w:rsidP="00000000" w:rsidRDefault="00000000" w:rsidRPr="00000000" w14:paraId="00000C81">
      <w:pPr>
        <w:rPr/>
      </w:pPr>
      <w:r w:rsidDel="00000000" w:rsidR="00000000" w:rsidRPr="00000000">
        <w:rPr>
          <w:rtl w:val="0"/>
        </w:rPr>
        <w:t xml:space="preserve">        Email liên hệ.</w:t>
      </w:r>
    </w:p>
    <w:p w:rsidR="00000000" w:rsidDel="00000000" w:rsidP="00000000" w:rsidRDefault="00000000" w:rsidRPr="00000000" w14:paraId="00000C82">
      <w:pPr>
        <w:rPr/>
      </w:pPr>
      <w:r w:rsidDel="00000000" w:rsidR="00000000" w:rsidRPr="00000000">
        <w:rPr>
          <w:rtl w:val="0"/>
        </w:rPr>
        <w:t xml:space="preserve">    9. contact_phone                VARCHAR(20)                Null:YES </w:t>
      </w:r>
    </w:p>
    <w:p w:rsidR="00000000" w:rsidDel="00000000" w:rsidP="00000000" w:rsidRDefault="00000000" w:rsidRPr="00000000" w14:paraId="00000C83">
      <w:pPr>
        <w:rPr/>
      </w:pPr>
      <w:r w:rsidDel="00000000" w:rsidR="00000000" w:rsidRPr="00000000">
        <w:rPr>
          <w:rtl w:val="0"/>
        </w:rPr>
        <w:t xml:space="preserve">        Số điện thoại liên hệ.</w:t>
      </w:r>
    </w:p>
    <w:p w:rsidR="00000000" w:rsidDel="00000000" w:rsidP="00000000" w:rsidRDefault="00000000" w:rsidRPr="00000000" w14:paraId="00000C84">
      <w:pPr>
        <w:rPr/>
      </w:pPr>
      <w:r w:rsidDel="00000000" w:rsidR="00000000" w:rsidRPr="00000000">
        <w:rPr>
          <w:rtl w:val="0"/>
        </w:rPr>
        <w:t xml:space="preserve">   10. address_line                 VARCHAR(255)               Null:YES </w:t>
      </w:r>
    </w:p>
    <w:p w:rsidR="00000000" w:rsidDel="00000000" w:rsidP="00000000" w:rsidRDefault="00000000" w:rsidRPr="00000000" w14:paraId="00000C85">
      <w:pPr>
        <w:rPr/>
      </w:pPr>
      <w:r w:rsidDel="00000000" w:rsidR="00000000" w:rsidRPr="00000000">
        <w:rPr>
          <w:rtl w:val="0"/>
        </w:rPr>
        <w:t xml:space="preserve">        Số nhà và tên đường.</w:t>
      </w:r>
    </w:p>
    <w:p w:rsidR="00000000" w:rsidDel="00000000" w:rsidP="00000000" w:rsidRDefault="00000000" w:rsidRPr="00000000" w14:paraId="00000C86">
      <w:pPr>
        <w:rPr/>
      </w:pPr>
      <w:r w:rsidDel="00000000" w:rsidR="00000000" w:rsidRPr="00000000">
        <w:rPr>
          <w:rtl w:val="0"/>
        </w:rPr>
        <w:t xml:space="preserve">   11. city                         VARCHAR(100)               Null:YES </w:t>
      </w:r>
    </w:p>
    <w:p w:rsidR="00000000" w:rsidDel="00000000" w:rsidP="00000000" w:rsidRDefault="00000000" w:rsidRPr="00000000" w14:paraId="00000C87">
      <w:pPr>
        <w:rPr/>
      </w:pPr>
      <w:r w:rsidDel="00000000" w:rsidR="00000000" w:rsidRPr="00000000">
        <w:rPr>
          <w:rtl w:val="0"/>
        </w:rPr>
        <w:t xml:space="preserve">        Tỉnh/Thành phố.</w:t>
      </w:r>
    </w:p>
    <w:p w:rsidR="00000000" w:rsidDel="00000000" w:rsidP="00000000" w:rsidRDefault="00000000" w:rsidRPr="00000000" w14:paraId="00000C88">
      <w:pPr>
        <w:rPr/>
      </w:pPr>
      <w:r w:rsidDel="00000000" w:rsidR="00000000" w:rsidRPr="00000000">
        <w:rPr>
          <w:rtl w:val="0"/>
        </w:rPr>
        <w:t xml:space="preserve">   12. website_url                  VARCHAR(255)               Null:YES </w:t>
      </w:r>
    </w:p>
    <w:p w:rsidR="00000000" w:rsidDel="00000000" w:rsidP="00000000" w:rsidRDefault="00000000" w:rsidRPr="00000000" w14:paraId="00000C89">
      <w:pPr>
        <w:rPr/>
      </w:pPr>
      <w:r w:rsidDel="00000000" w:rsidR="00000000" w:rsidRPr="00000000">
        <w:rPr>
          <w:rtl w:val="0"/>
        </w:rPr>
        <w:t xml:space="preserve">        Đường dẫn trang web.</w:t>
      </w:r>
    </w:p>
    <w:p w:rsidR="00000000" w:rsidDel="00000000" w:rsidP="00000000" w:rsidRDefault="00000000" w:rsidRPr="00000000" w14:paraId="00000C8A">
      <w:pPr>
        <w:rPr/>
      </w:pPr>
      <w:r w:rsidDel="00000000" w:rsidR="00000000" w:rsidRPr="00000000">
        <w:rPr>
          <w:rtl w:val="0"/>
        </w:rPr>
        <w:t xml:space="preserve">   13. logo_url                     VARCHAR(512)               Null:YES </w:t>
      </w:r>
    </w:p>
    <w:p w:rsidR="00000000" w:rsidDel="00000000" w:rsidP="00000000" w:rsidRDefault="00000000" w:rsidRPr="00000000" w14:paraId="00000C8B">
      <w:pPr>
        <w:rPr/>
      </w:pPr>
      <w:r w:rsidDel="00000000" w:rsidR="00000000" w:rsidRPr="00000000">
        <w:rPr>
          <w:rtl w:val="0"/>
        </w:rPr>
        <w:t xml:space="preserve">        Đường dẫn logo.</w:t>
      </w:r>
    </w:p>
    <w:p w:rsidR="00000000" w:rsidDel="00000000" w:rsidP="00000000" w:rsidRDefault="00000000" w:rsidRPr="00000000" w14:paraId="00000C8C">
      <w:pPr>
        <w:rPr/>
      </w:pPr>
      <w:r w:rsidDel="00000000" w:rsidR="00000000" w:rsidRPr="00000000">
        <w:rPr>
          <w:rtl w:val="0"/>
        </w:rPr>
        <w:t xml:space="preserve">   14. verification_status          ENUM('UNVERIFIED','PENDING','VERIFIED','REJECTED','SUSPENDED') Null:NO   [IDX]</w:t>
      </w:r>
    </w:p>
    <w:p w:rsidR="00000000" w:rsidDel="00000000" w:rsidP="00000000" w:rsidRDefault="00000000" w:rsidRPr="00000000" w14:paraId="00000C8D">
      <w:pPr>
        <w:rPr/>
      </w:pPr>
      <w:r w:rsidDel="00000000" w:rsidR="00000000" w:rsidRPr="00000000">
        <w:rPr>
          <w:rtl w:val="0"/>
        </w:rPr>
        <w:t xml:space="preserve">        · Mặc định = 'UNVERIFIED'</w:t>
      </w:r>
    </w:p>
    <w:p w:rsidR="00000000" w:rsidDel="00000000" w:rsidP="00000000" w:rsidRDefault="00000000" w:rsidRPr="00000000" w14:paraId="00000C8E">
      <w:pPr>
        <w:rPr/>
      </w:pPr>
      <w:r w:rsidDel="00000000" w:rsidR="00000000" w:rsidRPr="00000000">
        <w:rPr>
          <w:rtl w:val="0"/>
        </w:rPr>
        <w:t xml:space="preserve">        Trạng thái xác minh. (Tham chiếu SRS: BR-05)</w:t>
      </w:r>
    </w:p>
    <w:p w:rsidR="00000000" w:rsidDel="00000000" w:rsidP="00000000" w:rsidRDefault="00000000" w:rsidRPr="00000000" w14:paraId="00000C8F">
      <w:pPr>
        <w:rPr/>
      </w:pPr>
      <w:r w:rsidDel="00000000" w:rsidR="00000000" w:rsidRPr="00000000">
        <w:rPr>
          <w:rtl w:val="0"/>
        </w:rPr>
        <w:t xml:space="preserve">        Giá trị hợp lệ: UNVERIFIED | PENDING | VERIFIED | REJECTED | SUSPENDED</w:t>
      </w:r>
    </w:p>
    <w:p w:rsidR="00000000" w:rsidDel="00000000" w:rsidP="00000000" w:rsidRDefault="00000000" w:rsidRPr="00000000" w14:paraId="00000C90">
      <w:pPr>
        <w:rPr/>
      </w:pPr>
      <w:r w:rsidDel="00000000" w:rsidR="00000000" w:rsidRPr="00000000">
        <w:rPr>
          <w:rtl w:val="0"/>
        </w:rPr>
        <w:t xml:space="preserve">   15. verified_at                  DATETIME(3)                Null:YES </w:t>
      </w:r>
    </w:p>
    <w:p w:rsidR="00000000" w:rsidDel="00000000" w:rsidP="00000000" w:rsidRDefault="00000000" w:rsidRPr="00000000" w14:paraId="00000C91">
      <w:pPr>
        <w:rPr/>
      </w:pPr>
      <w:r w:rsidDel="00000000" w:rsidR="00000000" w:rsidRPr="00000000">
        <w:rPr>
          <w:rtl w:val="0"/>
        </w:rPr>
        <w:t xml:space="preserve">        Mốc thời gian: xác minh.</w:t>
      </w:r>
    </w:p>
    <w:p w:rsidR="00000000" w:rsidDel="00000000" w:rsidP="00000000" w:rsidRDefault="00000000" w:rsidRPr="00000000" w14:paraId="00000C92">
      <w:pPr>
        <w:rPr/>
      </w:pPr>
      <w:r w:rsidDel="00000000" w:rsidR="00000000" w:rsidRPr="00000000">
        <w:rPr>
          <w:rtl w:val="0"/>
        </w:rPr>
        <w:t xml:space="preserve">   16. version                      INT UNSIGNED               Null:NO  </w:t>
      </w:r>
    </w:p>
    <w:p w:rsidR="00000000" w:rsidDel="00000000" w:rsidP="00000000" w:rsidRDefault="00000000" w:rsidRPr="00000000" w14:paraId="00000C93">
      <w:pPr>
        <w:rPr/>
      </w:pPr>
      <w:r w:rsidDel="00000000" w:rsidR="00000000" w:rsidRPr="00000000">
        <w:rPr>
          <w:rtl w:val="0"/>
        </w:rPr>
        <w:t xml:space="preserve">        · Mặc định = 0</w:t>
      </w:r>
    </w:p>
    <w:p w:rsidR="00000000" w:rsidDel="00000000" w:rsidP="00000000" w:rsidRDefault="00000000" w:rsidRPr="00000000" w14:paraId="00000C94">
      <w:pPr>
        <w:rPr/>
      </w:pPr>
      <w:r w:rsidDel="00000000" w:rsidR="00000000" w:rsidRPr="00000000">
        <w:rPr>
          <w:rtl w:val="0"/>
        </w:rPr>
        <w:t xml:space="preserve">        Số phiên bản dùng cho optimistic locking (JPA @Version) chống ghi đè đồng thời.</w:t>
      </w:r>
    </w:p>
    <w:p w:rsidR="00000000" w:rsidDel="00000000" w:rsidP="00000000" w:rsidRDefault="00000000" w:rsidRPr="00000000" w14:paraId="00000C95">
      <w:pPr>
        <w:rPr/>
      </w:pPr>
      <w:r w:rsidDel="00000000" w:rsidR="00000000" w:rsidRPr="00000000">
        <w:rPr>
          <w:rtl w:val="0"/>
        </w:rPr>
        <w:t xml:space="preserve">   17. created_at                   DATETIME(3)                Null:NO  </w:t>
      </w:r>
    </w:p>
    <w:p w:rsidR="00000000" w:rsidDel="00000000" w:rsidP="00000000" w:rsidRDefault="00000000" w:rsidRPr="00000000" w14:paraId="00000C96">
      <w:pPr>
        <w:rPr/>
      </w:pPr>
      <w:r w:rsidDel="00000000" w:rsidR="00000000" w:rsidRPr="00000000">
        <w:rPr>
          <w:rtl w:val="0"/>
        </w:rPr>
        <w:t xml:space="preserve">        · Mặc định = CURRENT_TIMESTAMP(3)</w:t>
      </w:r>
    </w:p>
    <w:p w:rsidR="00000000" w:rsidDel="00000000" w:rsidP="00000000" w:rsidRDefault="00000000" w:rsidRPr="00000000" w14:paraId="00000C97">
      <w:pPr>
        <w:rPr/>
      </w:pPr>
      <w:r w:rsidDel="00000000" w:rsidR="00000000" w:rsidRPr="00000000">
        <w:rPr>
          <w:rtl w:val="0"/>
        </w:rPr>
        <w:t xml:space="preserve">        Thời điểm bản ghi được tạo.</w:t>
      </w:r>
    </w:p>
    <w:p w:rsidR="00000000" w:rsidDel="00000000" w:rsidP="00000000" w:rsidRDefault="00000000" w:rsidRPr="00000000" w14:paraId="00000C98">
      <w:pPr>
        <w:rPr/>
      </w:pPr>
      <w:r w:rsidDel="00000000" w:rsidR="00000000" w:rsidRPr="00000000">
        <w:rPr>
          <w:rtl w:val="0"/>
        </w:rPr>
        <w:t xml:space="preserve">   18. updated_at                   DATETIME(3)                Null:NO  </w:t>
      </w:r>
    </w:p>
    <w:p w:rsidR="00000000" w:rsidDel="00000000" w:rsidP="00000000" w:rsidRDefault="00000000" w:rsidRPr="00000000" w14:paraId="00000C99">
      <w:pPr>
        <w:rPr/>
      </w:pPr>
      <w:r w:rsidDel="00000000" w:rsidR="00000000" w:rsidRPr="00000000">
        <w:rPr>
          <w:rtl w:val="0"/>
        </w:rPr>
        <w:t xml:space="preserve">        · Mặc định = CURRENT_TIMESTAMP(3)  |  AUTO-UPDATE</w:t>
      </w:r>
    </w:p>
    <w:p w:rsidR="00000000" w:rsidDel="00000000" w:rsidP="00000000" w:rsidRDefault="00000000" w:rsidRPr="00000000" w14:paraId="00000C9A">
      <w:pPr>
        <w:rPr/>
      </w:pPr>
      <w:r w:rsidDel="00000000" w:rsidR="00000000" w:rsidRPr="00000000">
        <w:rPr>
          <w:rtl w:val="0"/>
        </w:rPr>
        <w:t xml:space="preserve">        Thời điểm cập nhật gần nhất (tự động cập nhật).</w:t>
      </w:r>
    </w:p>
    <w:p w:rsidR="00000000" w:rsidDel="00000000" w:rsidP="00000000" w:rsidRDefault="00000000" w:rsidRPr="00000000" w14:paraId="00000C9B">
      <w:pPr>
        <w:rPr/>
      </w:pPr>
      <w:r w:rsidDel="00000000" w:rsidR="00000000" w:rsidRPr="00000000">
        <w:rPr>
          <w:rtl w:val="0"/>
        </w:rPr>
      </w:r>
    </w:p>
    <w:p w:rsidR="00000000" w:rsidDel="00000000" w:rsidP="00000000" w:rsidRDefault="00000000" w:rsidRPr="00000000" w14:paraId="00000C9C">
      <w:pPr>
        <w:rPr/>
      </w:pPr>
      <w:r w:rsidDel="00000000" w:rsidR="00000000" w:rsidRPr="00000000">
        <w:rPr>
          <w:rtl w:val="0"/>
        </w:rPr>
      </w:r>
    </w:p>
    <w:p w:rsidR="00000000" w:rsidDel="00000000" w:rsidP="00000000" w:rsidRDefault="00000000" w:rsidRPr="00000000" w14:paraId="00000C9D">
      <w:pPr>
        <w:rPr/>
      </w:pPr>
      <w:r w:rsidDel="00000000" w:rsidR="00000000" w:rsidRPr="00000000">
        <w:rPr>
          <w:rtl w:val="0"/>
        </w:rPr>
        <w:t xml:space="preserve">====================================================================================================</w:t>
      </w:r>
    </w:p>
    <w:p w:rsidR="00000000" w:rsidDel="00000000" w:rsidP="00000000" w:rsidRDefault="00000000" w:rsidRPr="00000000" w14:paraId="00000C9E">
      <w:pPr>
        <w:rPr/>
      </w:pPr>
      <w:r w:rsidDel="00000000" w:rsidR="00000000" w:rsidRPr="00000000">
        <w:rPr>
          <w:rtl w:val="0"/>
        </w:rPr>
        <w:t xml:space="preserve">BẢNG 14/95 :  ORGANIZER_APPLICATION</w:t>
      </w:r>
    </w:p>
    <w:p w:rsidR="00000000" w:rsidDel="00000000" w:rsidP="00000000" w:rsidRDefault="00000000" w:rsidRPr="00000000" w14:paraId="00000C9F">
      <w:pPr>
        <w:rPr/>
      </w:pPr>
      <w:r w:rsidDel="00000000" w:rsidR="00000000" w:rsidRPr="00000000">
        <w:rPr>
          <w:rtl w:val="0"/>
        </w:rPr>
        <w:t xml:space="preserve">====================================================================================================</w:t>
      </w:r>
    </w:p>
    <w:p w:rsidR="00000000" w:rsidDel="00000000" w:rsidP="00000000" w:rsidRDefault="00000000" w:rsidRPr="00000000" w14:paraId="00000CA0">
      <w:pPr>
        <w:rPr/>
      </w:pPr>
      <w:r w:rsidDel="00000000" w:rsidR="00000000" w:rsidRPr="00000000">
        <w:rPr>
          <w:rtl w:val="0"/>
        </w:rPr>
      </w:r>
    </w:p>
    <w:p w:rsidR="00000000" w:rsidDel="00000000" w:rsidP="00000000" w:rsidRDefault="00000000" w:rsidRPr="00000000" w14:paraId="00000CA1">
      <w:pPr>
        <w:rPr/>
      </w:pPr>
      <w:r w:rsidDel="00000000" w:rsidR="00000000" w:rsidRPr="00000000">
        <w:rPr>
          <w:rtl w:val="0"/>
        </w:rPr>
        <w:t xml:space="preserve">Ý NGHĨA: Đơn đăng ký Organizer (M03-UC01..UC15).</w:t>
      </w:r>
    </w:p>
    <w:p w:rsidR="00000000" w:rsidDel="00000000" w:rsidP="00000000" w:rsidRDefault="00000000" w:rsidRPr="00000000" w14:paraId="00000CA2">
      <w:pPr>
        <w:rPr/>
      </w:pPr>
      <w:r w:rsidDel="00000000" w:rsidR="00000000" w:rsidRPr="00000000">
        <w:rPr>
          <w:rtl w:val="0"/>
        </w:rPr>
      </w:r>
    </w:p>
    <w:p w:rsidR="00000000" w:rsidDel="00000000" w:rsidP="00000000" w:rsidRDefault="00000000" w:rsidRPr="00000000" w14:paraId="00000CA3">
      <w:pPr>
        <w:rPr/>
      </w:pPr>
      <w:r w:rsidDel="00000000" w:rsidR="00000000" w:rsidRPr="00000000">
        <w:rPr>
          <w:rtl w:val="0"/>
        </w:rPr>
        <w:t xml:space="preserve">  Khoá chính : id</w:t>
      </w:r>
    </w:p>
    <w:p w:rsidR="00000000" w:rsidDel="00000000" w:rsidP="00000000" w:rsidRDefault="00000000" w:rsidRPr="00000000" w14:paraId="00000CA4">
      <w:pPr>
        <w:rPr/>
      </w:pPr>
      <w:r w:rsidDel="00000000" w:rsidR="00000000" w:rsidRPr="00000000">
        <w:rPr>
          <w:rtl w:val="0"/>
        </w:rPr>
        <w:t xml:space="preserve">  Duy nhất   : uk_app_code (application_code)</w:t>
      </w:r>
    </w:p>
    <w:p w:rsidR="00000000" w:rsidDel="00000000" w:rsidP="00000000" w:rsidRDefault="00000000" w:rsidRPr="00000000" w14:paraId="00000CA5">
      <w:pPr>
        <w:rPr/>
      </w:pPr>
      <w:r w:rsidDel="00000000" w:rsidR="00000000" w:rsidRPr="00000000">
        <w:rPr>
          <w:rtl w:val="0"/>
        </w:rPr>
        <w:t xml:space="preserve">  Tham chiếu tới:</w:t>
      </w:r>
    </w:p>
    <w:p w:rsidR="00000000" w:rsidDel="00000000" w:rsidP="00000000" w:rsidRDefault="00000000" w:rsidRPr="00000000" w14:paraId="00000CA6">
      <w:pPr>
        <w:rPr/>
      </w:pPr>
      <w:r w:rsidDel="00000000" w:rsidR="00000000" w:rsidRPr="00000000">
        <w:rPr>
          <w:rtl w:val="0"/>
        </w:rPr>
        <w:t xml:space="preserve">      - organizer_id               -&gt; organizer_profile.id   [ON DELETE CASCADE]</w:t>
      </w:r>
    </w:p>
    <w:p w:rsidR="00000000" w:rsidDel="00000000" w:rsidP="00000000" w:rsidRDefault="00000000" w:rsidRPr="00000000" w14:paraId="00000CA7">
      <w:pPr>
        <w:rPr/>
      </w:pPr>
      <w:r w:rsidDel="00000000" w:rsidR="00000000" w:rsidRPr="00000000">
        <w:rPr>
          <w:rtl w:val="0"/>
        </w:rPr>
        <w:t xml:space="preserve">      - reviewed_by                -&gt; user_account.id   [ON DELETE SET NULL]</w:t>
      </w:r>
    </w:p>
    <w:p w:rsidR="00000000" w:rsidDel="00000000" w:rsidP="00000000" w:rsidRDefault="00000000" w:rsidRPr="00000000" w14:paraId="00000CA8">
      <w:pPr>
        <w:rPr/>
      </w:pPr>
      <w:r w:rsidDel="00000000" w:rsidR="00000000" w:rsidRPr="00000000">
        <w:rPr>
          <w:rtl w:val="0"/>
        </w:rPr>
        <w:t xml:space="preserve">  Được tham chiếu bởi: organizer_application_status_history.application_id, verification_document.application_id</w:t>
      </w:r>
    </w:p>
    <w:p w:rsidR="00000000" w:rsidDel="00000000" w:rsidP="00000000" w:rsidRDefault="00000000" w:rsidRPr="00000000" w14:paraId="00000CA9">
      <w:pPr>
        <w:rPr/>
      </w:pPr>
      <w:r w:rsidDel="00000000" w:rsidR="00000000" w:rsidRPr="00000000">
        <w:rPr>
          <w:rtl w:val="0"/>
        </w:rPr>
      </w:r>
    </w:p>
    <w:p w:rsidR="00000000" w:rsidDel="00000000" w:rsidP="00000000" w:rsidRDefault="00000000" w:rsidRPr="00000000" w14:paraId="00000CAA">
      <w:pPr>
        <w:rPr/>
      </w:pPr>
      <w:r w:rsidDel="00000000" w:rsidR="00000000" w:rsidRPr="00000000">
        <w:rPr>
          <w:rtl w:val="0"/>
        </w:rPr>
        <w:t xml:space="preserve">  DANH SÁCH THUỘC TÍNH</w:t>
      </w:r>
    </w:p>
    <w:p w:rsidR="00000000" w:rsidDel="00000000" w:rsidP="00000000" w:rsidRDefault="00000000" w:rsidRPr="00000000" w14:paraId="00000CAB">
      <w:pPr>
        <w:rPr/>
      </w:pPr>
      <w:r w:rsidDel="00000000" w:rsidR="00000000" w:rsidRPr="00000000">
        <w:rPr>
          <w:rtl w:val="0"/>
        </w:rPr>
        <w:t xml:space="preserve">  --------------------------------------------------------------------------------------------------</w:t>
      </w:r>
    </w:p>
    <w:p w:rsidR="00000000" w:rsidDel="00000000" w:rsidP="00000000" w:rsidRDefault="00000000" w:rsidRPr="00000000" w14:paraId="00000CAC">
      <w:pPr>
        <w:rPr/>
      </w:pPr>
      <w:r w:rsidDel="00000000" w:rsidR="00000000" w:rsidRPr="00000000">
        <w:rPr>
          <w:rtl w:val="0"/>
        </w:rPr>
        <w:t xml:space="preserve">    1. id                           BIGINT UNSIGNED            Null:NO   [PK]</w:t>
      </w:r>
    </w:p>
    <w:p w:rsidR="00000000" w:rsidDel="00000000" w:rsidP="00000000" w:rsidRDefault="00000000" w:rsidRPr="00000000" w14:paraId="00000CAD">
      <w:pPr>
        <w:rPr/>
      </w:pPr>
      <w:r w:rsidDel="00000000" w:rsidR="00000000" w:rsidRPr="00000000">
        <w:rPr>
          <w:rtl w:val="0"/>
        </w:rPr>
        <w:t xml:space="preserve">        · AUTO_INCREMENT</w:t>
      </w:r>
    </w:p>
    <w:p w:rsidR="00000000" w:rsidDel="00000000" w:rsidP="00000000" w:rsidRDefault="00000000" w:rsidRPr="00000000" w14:paraId="00000CAE">
      <w:pPr>
        <w:rPr/>
      </w:pPr>
      <w:r w:rsidDel="00000000" w:rsidR="00000000" w:rsidRPr="00000000">
        <w:rPr>
          <w:rtl w:val="0"/>
        </w:rPr>
        <w:t xml:space="preserve">        Khoá chính, tự tăng.</w:t>
      </w:r>
    </w:p>
    <w:p w:rsidR="00000000" w:rsidDel="00000000" w:rsidP="00000000" w:rsidRDefault="00000000" w:rsidRPr="00000000" w14:paraId="00000CAF">
      <w:pPr>
        <w:rPr/>
      </w:pPr>
      <w:r w:rsidDel="00000000" w:rsidR="00000000" w:rsidRPr="00000000">
        <w:rPr>
          <w:rtl w:val="0"/>
        </w:rPr>
        <w:t xml:space="preserve">    2. organizer_id                 BIGINT UNSIGNED            Null:NO   [FK/IDX]</w:t>
      </w:r>
    </w:p>
    <w:p w:rsidR="00000000" w:rsidDel="00000000" w:rsidP="00000000" w:rsidRDefault="00000000" w:rsidRPr="00000000" w14:paraId="00000CB0">
      <w:pPr>
        <w:rPr/>
      </w:pPr>
      <w:r w:rsidDel="00000000" w:rsidR="00000000" w:rsidRPr="00000000">
        <w:rPr>
          <w:rtl w:val="0"/>
        </w:rPr>
        <w:t xml:space="preserve">        Khoá ngoại tới bảng organizer_profile (Hồ sơ doanh nghiệp Organizer).</w:t>
      </w:r>
    </w:p>
    <w:p w:rsidR="00000000" w:rsidDel="00000000" w:rsidP="00000000" w:rsidRDefault="00000000" w:rsidRPr="00000000" w14:paraId="00000CB1">
      <w:pPr>
        <w:rPr/>
      </w:pPr>
      <w:r w:rsidDel="00000000" w:rsidR="00000000" w:rsidRPr="00000000">
        <w:rPr>
          <w:rtl w:val="0"/>
        </w:rPr>
        <w:t xml:space="preserve">    3. application_code             VARCHAR(30)                Null:NO   [UQ]</w:t>
      </w:r>
    </w:p>
    <w:p w:rsidR="00000000" w:rsidDel="00000000" w:rsidP="00000000" w:rsidRDefault="00000000" w:rsidRPr="00000000" w14:paraId="00000CB2">
      <w:pPr>
        <w:rPr/>
      </w:pPr>
      <w:r w:rsidDel="00000000" w:rsidR="00000000" w:rsidRPr="00000000">
        <w:rPr>
          <w:rtl w:val="0"/>
        </w:rPr>
        <w:t xml:space="preserve">        Mã đơn đăng ký hiển thị cho người dùng, sinh tự động khi nộp đơn.</w:t>
      </w:r>
    </w:p>
    <w:p w:rsidR="00000000" w:rsidDel="00000000" w:rsidP="00000000" w:rsidRDefault="00000000" w:rsidRPr="00000000" w14:paraId="00000CB3">
      <w:pPr>
        <w:rPr/>
      </w:pPr>
      <w:r w:rsidDel="00000000" w:rsidR="00000000" w:rsidRPr="00000000">
        <w:rPr>
          <w:rtl w:val="0"/>
        </w:rPr>
        <w:t xml:space="preserve">    4. status                       ENUM('DRAFT','SUBMITTED','UNDER_REVIEW','APPROVED','REJECTED','RESUBMITTED','WITHDRAWN') Null:NO   [IDX]</w:t>
      </w:r>
    </w:p>
    <w:p w:rsidR="00000000" w:rsidDel="00000000" w:rsidP="00000000" w:rsidRDefault="00000000" w:rsidRPr="00000000" w14:paraId="00000CB4">
      <w:pPr>
        <w:rPr/>
      </w:pPr>
      <w:r w:rsidDel="00000000" w:rsidR="00000000" w:rsidRPr="00000000">
        <w:rPr>
          <w:rtl w:val="0"/>
        </w:rPr>
        <w:t xml:space="preserve">        · Mặc định = 'DRAFT'</w:t>
      </w:r>
    </w:p>
    <w:p w:rsidR="00000000" w:rsidDel="00000000" w:rsidP="00000000" w:rsidRDefault="00000000" w:rsidRPr="00000000" w14:paraId="00000CB5">
      <w:pPr>
        <w:rPr/>
      </w:pPr>
      <w:r w:rsidDel="00000000" w:rsidR="00000000" w:rsidRPr="00000000">
        <w:rPr>
          <w:rtl w:val="0"/>
        </w:rPr>
        <w:t xml:space="preserve">        Trạng thái hiện tại của bản ghi.</w:t>
      </w:r>
    </w:p>
    <w:p w:rsidR="00000000" w:rsidDel="00000000" w:rsidP="00000000" w:rsidRDefault="00000000" w:rsidRPr="00000000" w14:paraId="00000CB6">
      <w:pPr>
        <w:rPr/>
      </w:pPr>
      <w:r w:rsidDel="00000000" w:rsidR="00000000" w:rsidRPr="00000000">
        <w:rPr>
          <w:rtl w:val="0"/>
        </w:rPr>
        <w:t xml:space="preserve">        Giá trị hợp lệ: DRAFT | SUBMITTED | UNDER_REVIEW | APPROVED | REJECTED | RESUBMITTED |</w:t>
      </w:r>
    </w:p>
    <w:p w:rsidR="00000000" w:rsidDel="00000000" w:rsidP="00000000" w:rsidRDefault="00000000" w:rsidRPr="00000000" w14:paraId="00000CB7">
      <w:pPr>
        <w:rPr/>
      </w:pPr>
      <w:r w:rsidDel="00000000" w:rsidR="00000000" w:rsidRPr="00000000">
        <w:rPr>
          <w:rtl w:val="0"/>
        </w:rPr>
        <w:t xml:space="preserve">        WITHDRAWN</w:t>
      </w:r>
    </w:p>
    <w:p w:rsidR="00000000" w:rsidDel="00000000" w:rsidP="00000000" w:rsidRDefault="00000000" w:rsidRPr="00000000" w14:paraId="00000CB8">
      <w:pPr>
        <w:rPr/>
      </w:pPr>
      <w:r w:rsidDel="00000000" w:rsidR="00000000" w:rsidRPr="00000000">
        <w:rPr>
          <w:rtl w:val="0"/>
        </w:rPr>
        <w:t xml:space="preserve">    5. submitted_at                 DATETIME(3)                Null:YES  [IDX]</w:t>
      </w:r>
    </w:p>
    <w:p w:rsidR="00000000" w:rsidDel="00000000" w:rsidP="00000000" w:rsidRDefault="00000000" w:rsidRPr="00000000" w14:paraId="00000CB9">
      <w:pPr>
        <w:rPr/>
      </w:pPr>
      <w:r w:rsidDel="00000000" w:rsidR="00000000" w:rsidRPr="00000000">
        <w:rPr>
          <w:rtl w:val="0"/>
        </w:rPr>
        <w:t xml:space="preserve">        Mốc thời gian: nộp.</w:t>
      </w:r>
    </w:p>
    <w:p w:rsidR="00000000" w:rsidDel="00000000" w:rsidP="00000000" w:rsidRDefault="00000000" w:rsidRPr="00000000" w14:paraId="00000CBA">
      <w:pPr>
        <w:rPr/>
      </w:pPr>
      <w:r w:rsidDel="00000000" w:rsidR="00000000" w:rsidRPr="00000000">
        <w:rPr>
          <w:rtl w:val="0"/>
        </w:rPr>
        <w:t xml:space="preserve">    6. reviewed_by                  BIGINT UNSIGNED            Null:YES  [FK]</w:t>
      </w:r>
    </w:p>
    <w:p w:rsidR="00000000" w:rsidDel="00000000" w:rsidP="00000000" w:rsidRDefault="00000000" w:rsidRPr="00000000" w14:paraId="00000CBB">
      <w:pPr>
        <w:rPr/>
      </w:pPr>
      <w:r w:rsidDel="00000000" w:rsidR="00000000" w:rsidRPr="00000000">
        <w:rPr>
          <w:rtl w:val="0"/>
        </w:rPr>
        <w:t xml:space="preserve">        Người duyệt.</w:t>
      </w:r>
    </w:p>
    <w:p w:rsidR="00000000" w:rsidDel="00000000" w:rsidP="00000000" w:rsidRDefault="00000000" w:rsidRPr="00000000" w14:paraId="00000CBC">
      <w:pPr>
        <w:rPr/>
      </w:pPr>
      <w:r w:rsidDel="00000000" w:rsidR="00000000" w:rsidRPr="00000000">
        <w:rPr>
          <w:rtl w:val="0"/>
        </w:rPr>
        <w:t xml:space="preserve">    7. reviewed_at                  DATETIME(3)                Null:YES </w:t>
      </w:r>
    </w:p>
    <w:p w:rsidR="00000000" w:rsidDel="00000000" w:rsidP="00000000" w:rsidRDefault="00000000" w:rsidRPr="00000000" w14:paraId="00000CBD">
      <w:pPr>
        <w:rPr/>
      </w:pPr>
      <w:r w:rsidDel="00000000" w:rsidR="00000000" w:rsidRPr="00000000">
        <w:rPr>
          <w:rtl w:val="0"/>
        </w:rPr>
        <w:t xml:space="preserve">        Thời điểm duyệt.</w:t>
      </w:r>
    </w:p>
    <w:p w:rsidR="00000000" w:rsidDel="00000000" w:rsidP="00000000" w:rsidRDefault="00000000" w:rsidRPr="00000000" w14:paraId="00000CBE">
      <w:pPr>
        <w:rPr/>
      </w:pPr>
      <w:r w:rsidDel="00000000" w:rsidR="00000000" w:rsidRPr="00000000">
        <w:rPr>
          <w:rtl w:val="0"/>
        </w:rPr>
        <w:t xml:space="preserve">    8. decision_note                VARCHAR(1000)              Null:YES </w:t>
      </w:r>
    </w:p>
    <w:p w:rsidR="00000000" w:rsidDel="00000000" w:rsidP="00000000" w:rsidRDefault="00000000" w:rsidRPr="00000000" w14:paraId="00000CBF">
      <w:pPr>
        <w:rPr/>
      </w:pPr>
      <w:r w:rsidDel="00000000" w:rsidR="00000000" w:rsidRPr="00000000">
        <w:rPr>
          <w:rtl w:val="0"/>
        </w:rPr>
        <w:t xml:space="preserve">        Ghi chú quyết định.</w:t>
      </w:r>
    </w:p>
    <w:p w:rsidR="00000000" w:rsidDel="00000000" w:rsidP="00000000" w:rsidRDefault="00000000" w:rsidRPr="00000000" w14:paraId="00000CC0">
      <w:pPr>
        <w:rPr/>
      </w:pPr>
      <w:r w:rsidDel="00000000" w:rsidR="00000000" w:rsidRPr="00000000">
        <w:rPr>
          <w:rtl w:val="0"/>
        </w:rPr>
        <w:t xml:space="preserve">    9. rejection_reason             VARCHAR(500)               Null:YES </w:t>
      </w:r>
    </w:p>
    <w:p w:rsidR="00000000" w:rsidDel="00000000" w:rsidP="00000000" w:rsidRDefault="00000000" w:rsidRPr="00000000" w14:paraId="00000CC1">
      <w:pPr>
        <w:rPr/>
      </w:pPr>
      <w:r w:rsidDel="00000000" w:rsidR="00000000" w:rsidRPr="00000000">
        <w:rPr>
          <w:rtl w:val="0"/>
        </w:rPr>
        <w:t xml:space="preserve">        Lý do từ chối.</w:t>
      </w:r>
    </w:p>
    <w:p w:rsidR="00000000" w:rsidDel="00000000" w:rsidP="00000000" w:rsidRDefault="00000000" w:rsidRPr="00000000" w14:paraId="00000CC2">
      <w:pPr>
        <w:rPr/>
      </w:pPr>
      <w:r w:rsidDel="00000000" w:rsidR="00000000" w:rsidRPr="00000000">
        <w:rPr>
          <w:rtl w:val="0"/>
        </w:rPr>
        <w:t xml:space="preserve">   10. resubmit_count               SMALLINT UNSIGNED          Null:NO  </w:t>
      </w:r>
    </w:p>
    <w:p w:rsidR="00000000" w:rsidDel="00000000" w:rsidP="00000000" w:rsidRDefault="00000000" w:rsidRPr="00000000" w14:paraId="00000CC3">
      <w:pPr>
        <w:rPr/>
      </w:pPr>
      <w:r w:rsidDel="00000000" w:rsidR="00000000" w:rsidRPr="00000000">
        <w:rPr>
          <w:rtl w:val="0"/>
        </w:rPr>
        <w:t xml:space="preserve">        · Mặc định = 0</w:t>
      </w:r>
    </w:p>
    <w:p w:rsidR="00000000" w:rsidDel="00000000" w:rsidP="00000000" w:rsidRDefault="00000000" w:rsidRPr="00000000" w14:paraId="00000CC4">
      <w:pPr>
        <w:rPr/>
      </w:pPr>
      <w:r w:rsidDel="00000000" w:rsidR="00000000" w:rsidRPr="00000000">
        <w:rPr>
          <w:rtl w:val="0"/>
        </w:rPr>
        <w:t xml:space="preserve">        Số lượng nộp lại.</w:t>
      </w:r>
    </w:p>
    <w:p w:rsidR="00000000" w:rsidDel="00000000" w:rsidP="00000000" w:rsidRDefault="00000000" w:rsidRPr="00000000" w14:paraId="00000CC5">
      <w:pPr>
        <w:rPr/>
      </w:pPr>
      <w:r w:rsidDel="00000000" w:rsidR="00000000" w:rsidRPr="00000000">
        <w:rPr>
          <w:rtl w:val="0"/>
        </w:rPr>
        <w:t xml:space="preserve">   11. version                      INT UNSIGNED               Null:NO  </w:t>
      </w:r>
    </w:p>
    <w:p w:rsidR="00000000" w:rsidDel="00000000" w:rsidP="00000000" w:rsidRDefault="00000000" w:rsidRPr="00000000" w14:paraId="00000CC6">
      <w:pPr>
        <w:rPr/>
      </w:pPr>
      <w:r w:rsidDel="00000000" w:rsidR="00000000" w:rsidRPr="00000000">
        <w:rPr>
          <w:rtl w:val="0"/>
        </w:rPr>
        <w:t xml:space="preserve">        · Mặc định = 0</w:t>
      </w:r>
    </w:p>
    <w:p w:rsidR="00000000" w:rsidDel="00000000" w:rsidP="00000000" w:rsidRDefault="00000000" w:rsidRPr="00000000" w14:paraId="00000CC7">
      <w:pPr>
        <w:rPr/>
      </w:pPr>
      <w:r w:rsidDel="00000000" w:rsidR="00000000" w:rsidRPr="00000000">
        <w:rPr>
          <w:rtl w:val="0"/>
        </w:rPr>
        <w:t xml:space="preserve">        Số phiên bản dùng cho optimistic locking (JPA @Version) chống ghi đè đồng thời.</w:t>
      </w:r>
    </w:p>
    <w:p w:rsidR="00000000" w:rsidDel="00000000" w:rsidP="00000000" w:rsidRDefault="00000000" w:rsidRPr="00000000" w14:paraId="00000CC8">
      <w:pPr>
        <w:rPr/>
      </w:pPr>
      <w:r w:rsidDel="00000000" w:rsidR="00000000" w:rsidRPr="00000000">
        <w:rPr>
          <w:rtl w:val="0"/>
        </w:rPr>
        <w:t xml:space="preserve">   12. created_at                   DATETIME(3)                Null:NO  </w:t>
      </w:r>
    </w:p>
    <w:p w:rsidR="00000000" w:rsidDel="00000000" w:rsidP="00000000" w:rsidRDefault="00000000" w:rsidRPr="00000000" w14:paraId="00000CC9">
      <w:pPr>
        <w:rPr/>
      </w:pPr>
      <w:r w:rsidDel="00000000" w:rsidR="00000000" w:rsidRPr="00000000">
        <w:rPr>
          <w:rtl w:val="0"/>
        </w:rPr>
        <w:t xml:space="preserve">        · Mặc định = CURRENT_TIMESTAMP(3)</w:t>
      </w:r>
    </w:p>
    <w:p w:rsidR="00000000" w:rsidDel="00000000" w:rsidP="00000000" w:rsidRDefault="00000000" w:rsidRPr="00000000" w14:paraId="00000CCA">
      <w:pPr>
        <w:rPr/>
      </w:pPr>
      <w:r w:rsidDel="00000000" w:rsidR="00000000" w:rsidRPr="00000000">
        <w:rPr>
          <w:rtl w:val="0"/>
        </w:rPr>
        <w:t xml:space="preserve">        Thời điểm bản ghi được tạo.</w:t>
      </w:r>
    </w:p>
    <w:p w:rsidR="00000000" w:rsidDel="00000000" w:rsidP="00000000" w:rsidRDefault="00000000" w:rsidRPr="00000000" w14:paraId="00000CCB">
      <w:pPr>
        <w:rPr/>
      </w:pPr>
      <w:r w:rsidDel="00000000" w:rsidR="00000000" w:rsidRPr="00000000">
        <w:rPr>
          <w:rtl w:val="0"/>
        </w:rPr>
        <w:t xml:space="preserve">   13. updated_at                   DATETIME(3)                Null:NO  </w:t>
      </w:r>
    </w:p>
    <w:p w:rsidR="00000000" w:rsidDel="00000000" w:rsidP="00000000" w:rsidRDefault="00000000" w:rsidRPr="00000000" w14:paraId="00000CCC">
      <w:pPr>
        <w:rPr/>
      </w:pPr>
      <w:r w:rsidDel="00000000" w:rsidR="00000000" w:rsidRPr="00000000">
        <w:rPr>
          <w:rtl w:val="0"/>
        </w:rPr>
        <w:t xml:space="preserve">        · Mặc định = CURRENT_TIMESTAMP(3)  |  AUTO-UPDATE</w:t>
      </w:r>
    </w:p>
    <w:p w:rsidR="00000000" w:rsidDel="00000000" w:rsidP="00000000" w:rsidRDefault="00000000" w:rsidRPr="00000000" w14:paraId="00000CCD">
      <w:pPr>
        <w:rPr/>
      </w:pPr>
      <w:r w:rsidDel="00000000" w:rsidR="00000000" w:rsidRPr="00000000">
        <w:rPr>
          <w:rtl w:val="0"/>
        </w:rPr>
        <w:t xml:space="preserve">        Thời điểm cập nhật gần nhất (tự động cập nhật).</w:t>
      </w:r>
    </w:p>
    <w:p w:rsidR="00000000" w:rsidDel="00000000" w:rsidP="00000000" w:rsidRDefault="00000000" w:rsidRPr="00000000" w14:paraId="00000CCE">
      <w:pPr>
        <w:rPr/>
      </w:pPr>
      <w:r w:rsidDel="00000000" w:rsidR="00000000" w:rsidRPr="00000000">
        <w:rPr>
          <w:rtl w:val="0"/>
        </w:rPr>
      </w:r>
    </w:p>
    <w:p w:rsidR="00000000" w:rsidDel="00000000" w:rsidP="00000000" w:rsidRDefault="00000000" w:rsidRPr="00000000" w14:paraId="00000CCF">
      <w:pPr>
        <w:rPr/>
      </w:pPr>
      <w:r w:rsidDel="00000000" w:rsidR="00000000" w:rsidRPr="00000000">
        <w:rPr>
          <w:rtl w:val="0"/>
        </w:rPr>
      </w:r>
    </w:p>
    <w:p w:rsidR="00000000" w:rsidDel="00000000" w:rsidP="00000000" w:rsidRDefault="00000000" w:rsidRPr="00000000" w14:paraId="00000CD0">
      <w:pPr>
        <w:rPr/>
      </w:pPr>
      <w:r w:rsidDel="00000000" w:rsidR="00000000" w:rsidRPr="00000000">
        <w:rPr>
          <w:rtl w:val="0"/>
        </w:rPr>
        <w:t xml:space="preserve">====================================================================================================</w:t>
      </w:r>
    </w:p>
    <w:p w:rsidR="00000000" w:rsidDel="00000000" w:rsidP="00000000" w:rsidRDefault="00000000" w:rsidRPr="00000000" w14:paraId="00000CD1">
      <w:pPr>
        <w:rPr/>
      </w:pPr>
      <w:r w:rsidDel="00000000" w:rsidR="00000000" w:rsidRPr="00000000">
        <w:rPr>
          <w:rtl w:val="0"/>
        </w:rPr>
        <w:t xml:space="preserve">BẢNG 15/95 :  ORGANIZER_APPLICATION_STATUS_HISTORY</w:t>
      </w:r>
    </w:p>
    <w:p w:rsidR="00000000" w:rsidDel="00000000" w:rsidP="00000000" w:rsidRDefault="00000000" w:rsidRPr="00000000" w14:paraId="00000CD2">
      <w:pPr>
        <w:rPr/>
      </w:pPr>
      <w:r w:rsidDel="00000000" w:rsidR="00000000" w:rsidRPr="00000000">
        <w:rPr>
          <w:rtl w:val="0"/>
        </w:rPr>
        <w:t xml:space="preserve">====================================================================================================</w:t>
      </w:r>
    </w:p>
    <w:p w:rsidR="00000000" w:rsidDel="00000000" w:rsidP="00000000" w:rsidRDefault="00000000" w:rsidRPr="00000000" w14:paraId="00000CD3">
      <w:pPr>
        <w:rPr/>
      </w:pPr>
      <w:r w:rsidDel="00000000" w:rsidR="00000000" w:rsidRPr="00000000">
        <w:rPr>
          <w:rtl w:val="0"/>
        </w:rPr>
      </w:r>
    </w:p>
    <w:p w:rsidR="00000000" w:rsidDel="00000000" w:rsidP="00000000" w:rsidRDefault="00000000" w:rsidRPr="00000000" w14:paraId="00000CD4">
      <w:pPr>
        <w:rPr/>
      </w:pPr>
      <w:r w:rsidDel="00000000" w:rsidR="00000000" w:rsidRPr="00000000">
        <w:rPr>
          <w:rtl w:val="0"/>
        </w:rPr>
        <w:t xml:space="preserve">Ý NGHĨA: Lịch sử trạng thái đơn đăng ký.</w:t>
      </w:r>
    </w:p>
    <w:p w:rsidR="00000000" w:rsidDel="00000000" w:rsidP="00000000" w:rsidRDefault="00000000" w:rsidRPr="00000000" w14:paraId="00000CD5">
      <w:pPr>
        <w:rPr/>
      </w:pPr>
      <w:r w:rsidDel="00000000" w:rsidR="00000000" w:rsidRPr="00000000">
        <w:rPr>
          <w:rtl w:val="0"/>
        </w:rPr>
      </w:r>
    </w:p>
    <w:p w:rsidR="00000000" w:rsidDel="00000000" w:rsidP="00000000" w:rsidRDefault="00000000" w:rsidRPr="00000000" w14:paraId="00000CD6">
      <w:pPr>
        <w:rPr/>
      </w:pPr>
      <w:r w:rsidDel="00000000" w:rsidR="00000000" w:rsidRPr="00000000">
        <w:rPr>
          <w:rtl w:val="0"/>
        </w:rPr>
        <w:t xml:space="preserve">  Khoá chính : id</w:t>
      </w:r>
    </w:p>
    <w:p w:rsidR="00000000" w:rsidDel="00000000" w:rsidP="00000000" w:rsidRDefault="00000000" w:rsidRPr="00000000" w14:paraId="00000CD7">
      <w:pPr>
        <w:rPr/>
      </w:pPr>
      <w:r w:rsidDel="00000000" w:rsidR="00000000" w:rsidRPr="00000000">
        <w:rPr>
          <w:rtl w:val="0"/>
        </w:rPr>
        <w:t xml:space="preserve">  Tham chiếu tới:</w:t>
      </w:r>
    </w:p>
    <w:p w:rsidR="00000000" w:rsidDel="00000000" w:rsidP="00000000" w:rsidRDefault="00000000" w:rsidRPr="00000000" w14:paraId="00000CD8">
      <w:pPr>
        <w:rPr/>
      </w:pPr>
      <w:r w:rsidDel="00000000" w:rsidR="00000000" w:rsidRPr="00000000">
        <w:rPr>
          <w:rtl w:val="0"/>
        </w:rPr>
        <w:t xml:space="preserve">      - application_id             -&gt; organizer_application.id   [ON DELETE CASCADE]</w:t>
      </w:r>
    </w:p>
    <w:p w:rsidR="00000000" w:rsidDel="00000000" w:rsidP="00000000" w:rsidRDefault="00000000" w:rsidRPr="00000000" w14:paraId="00000CD9">
      <w:pPr>
        <w:rPr/>
      </w:pPr>
      <w:r w:rsidDel="00000000" w:rsidR="00000000" w:rsidRPr="00000000">
        <w:rPr>
          <w:rtl w:val="0"/>
        </w:rPr>
      </w:r>
    </w:p>
    <w:p w:rsidR="00000000" w:rsidDel="00000000" w:rsidP="00000000" w:rsidRDefault="00000000" w:rsidRPr="00000000" w14:paraId="00000CDA">
      <w:pPr>
        <w:rPr/>
      </w:pPr>
      <w:r w:rsidDel="00000000" w:rsidR="00000000" w:rsidRPr="00000000">
        <w:rPr>
          <w:rtl w:val="0"/>
        </w:rPr>
        <w:t xml:space="preserve">  DANH SÁCH THUỘC TÍNH</w:t>
      </w:r>
    </w:p>
    <w:p w:rsidR="00000000" w:rsidDel="00000000" w:rsidP="00000000" w:rsidRDefault="00000000" w:rsidRPr="00000000" w14:paraId="00000CDB">
      <w:pPr>
        <w:rPr/>
      </w:pPr>
      <w:r w:rsidDel="00000000" w:rsidR="00000000" w:rsidRPr="00000000">
        <w:rPr>
          <w:rtl w:val="0"/>
        </w:rPr>
        <w:t xml:space="preserve">  --------------------------------------------------------------------------------------------------</w:t>
      </w:r>
    </w:p>
    <w:p w:rsidR="00000000" w:rsidDel="00000000" w:rsidP="00000000" w:rsidRDefault="00000000" w:rsidRPr="00000000" w14:paraId="00000CDC">
      <w:pPr>
        <w:rPr/>
      </w:pPr>
      <w:r w:rsidDel="00000000" w:rsidR="00000000" w:rsidRPr="00000000">
        <w:rPr>
          <w:rtl w:val="0"/>
        </w:rPr>
        <w:t xml:space="preserve">    1. id                           BIGINT UNSIGNED            Null:NO   [PK]</w:t>
      </w:r>
    </w:p>
    <w:p w:rsidR="00000000" w:rsidDel="00000000" w:rsidP="00000000" w:rsidRDefault="00000000" w:rsidRPr="00000000" w14:paraId="00000CDD">
      <w:pPr>
        <w:rPr/>
      </w:pPr>
      <w:r w:rsidDel="00000000" w:rsidR="00000000" w:rsidRPr="00000000">
        <w:rPr>
          <w:rtl w:val="0"/>
        </w:rPr>
        <w:t xml:space="preserve">        · AUTO_INCREMENT</w:t>
      </w:r>
    </w:p>
    <w:p w:rsidR="00000000" w:rsidDel="00000000" w:rsidP="00000000" w:rsidRDefault="00000000" w:rsidRPr="00000000" w14:paraId="00000CDE">
      <w:pPr>
        <w:rPr/>
      </w:pPr>
      <w:r w:rsidDel="00000000" w:rsidR="00000000" w:rsidRPr="00000000">
        <w:rPr>
          <w:rtl w:val="0"/>
        </w:rPr>
        <w:t xml:space="preserve">        Khoá chính, tự tăng.</w:t>
      </w:r>
    </w:p>
    <w:p w:rsidR="00000000" w:rsidDel="00000000" w:rsidP="00000000" w:rsidRDefault="00000000" w:rsidRPr="00000000" w14:paraId="00000CDF">
      <w:pPr>
        <w:rPr/>
      </w:pPr>
      <w:r w:rsidDel="00000000" w:rsidR="00000000" w:rsidRPr="00000000">
        <w:rPr>
          <w:rtl w:val="0"/>
        </w:rPr>
        <w:t xml:space="preserve">    2. application_id               BIGINT UNSIGNED            Null:NO   [FK/IDX]</w:t>
      </w:r>
    </w:p>
    <w:p w:rsidR="00000000" w:rsidDel="00000000" w:rsidP="00000000" w:rsidRDefault="00000000" w:rsidRPr="00000000" w14:paraId="00000CE0">
      <w:pPr>
        <w:rPr/>
      </w:pPr>
      <w:r w:rsidDel="00000000" w:rsidR="00000000" w:rsidRPr="00000000">
        <w:rPr>
          <w:rtl w:val="0"/>
        </w:rPr>
        <w:t xml:space="preserve">        Khoá ngoại tới bảng organizer_application (Đơn đăng ký Organizer).</w:t>
      </w:r>
    </w:p>
    <w:p w:rsidR="00000000" w:rsidDel="00000000" w:rsidP="00000000" w:rsidRDefault="00000000" w:rsidRPr="00000000" w14:paraId="00000CE1">
      <w:pPr>
        <w:rPr/>
      </w:pPr>
      <w:r w:rsidDel="00000000" w:rsidR="00000000" w:rsidRPr="00000000">
        <w:rPr>
          <w:rtl w:val="0"/>
        </w:rPr>
        <w:t xml:space="preserve">    3. from_status                  VARCHAR(30)                Null:YES </w:t>
      </w:r>
    </w:p>
    <w:p w:rsidR="00000000" w:rsidDel="00000000" w:rsidP="00000000" w:rsidRDefault="00000000" w:rsidRPr="00000000" w14:paraId="00000CE2">
      <w:pPr>
        <w:rPr/>
      </w:pPr>
      <w:r w:rsidDel="00000000" w:rsidR="00000000" w:rsidRPr="00000000">
        <w:rPr>
          <w:rtl w:val="0"/>
        </w:rPr>
        <w:t xml:space="preserve">        Trạng thái trước khi chuyển.</w:t>
      </w:r>
    </w:p>
    <w:p w:rsidR="00000000" w:rsidDel="00000000" w:rsidP="00000000" w:rsidRDefault="00000000" w:rsidRPr="00000000" w14:paraId="00000CE3">
      <w:pPr>
        <w:rPr/>
      </w:pPr>
      <w:r w:rsidDel="00000000" w:rsidR="00000000" w:rsidRPr="00000000">
        <w:rPr>
          <w:rtl w:val="0"/>
        </w:rPr>
        <w:t xml:space="preserve">    4. to_status                    VARCHAR(30)                Null:NO  </w:t>
      </w:r>
    </w:p>
    <w:p w:rsidR="00000000" w:rsidDel="00000000" w:rsidP="00000000" w:rsidRDefault="00000000" w:rsidRPr="00000000" w14:paraId="00000CE4">
      <w:pPr>
        <w:rPr/>
      </w:pPr>
      <w:r w:rsidDel="00000000" w:rsidR="00000000" w:rsidRPr="00000000">
        <w:rPr>
          <w:rtl w:val="0"/>
        </w:rPr>
        <w:t xml:space="preserve">        Trạng thái sau khi chuyển.</w:t>
      </w:r>
    </w:p>
    <w:p w:rsidR="00000000" w:rsidDel="00000000" w:rsidP="00000000" w:rsidRDefault="00000000" w:rsidRPr="00000000" w14:paraId="00000CE5">
      <w:pPr>
        <w:rPr/>
      </w:pPr>
      <w:r w:rsidDel="00000000" w:rsidR="00000000" w:rsidRPr="00000000">
        <w:rPr>
          <w:rtl w:val="0"/>
        </w:rPr>
        <w:t xml:space="preserve">    5. changed_by                   BIGINT UNSIGNED            Null:YES </w:t>
      </w:r>
    </w:p>
    <w:p w:rsidR="00000000" w:rsidDel="00000000" w:rsidP="00000000" w:rsidRDefault="00000000" w:rsidRPr="00000000" w14:paraId="00000CE6">
      <w:pPr>
        <w:rPr/>
      </w:pPr>
      <w:r w:rsidDel="00000000" w:rsidR="00000000" w:rsidRPr="00000000">
        <w:rPr>
          <w:rtl w:val="0"/>
        </w:rPr>
        <w:t xml:space="preserve">        Người thực hiện thay đổi; NULL nếu do hệ thống tự động.</w:t>
      </w:r>
    </w:p>
    <w:p w:rsidR="00000000" w:rsidDel="00000000" w:rsidP="00000000" w:rsidRDefault="00000000" w:rsidRPr="00000000" w14:paraId="00000CE7">
      <w:pPr>
        <w:rPr/>
      </w:pPr>
      <w:r w:rsidDel="00000000" w:rsidR="00000000" w:rsidRPr="00000000">
        <w:rPr>
          <w:rtl w:val="0"/>
        </w:rPr>
        <w:t xml:space="preserve">    6. note                         VARCHAR(500)               Null:YES </w:t>
      </w:r>
    </w:p>
    <w:p w:rsidR="00000000" w:rsidDel="00000000" w:rsidP="00000000" w:rsidRDefault="00000000" w:rsidRPr="00000000" w14:paraId="00000CE8">
      <w:pPr>
        <w:rPr/>
      </w:pPr>
      <w:r w:rsidDel="00000000" w:rsidR="00000000" w:rsidRPr="00000000">
        <w:rPr>
          <w:rtl w:val="0"/>
        </w:rPr>
        <w:t xml:space="preserve">        Ghi chú thêm.</w:t>
      </w:r>
    </w:p>
    <w:p w:rsidR="00000000" w:rsidDel="00000000" w:rsidP="00000000" w:rsidRDefault="00000000" w:rsidRPr="00000000" w14:paraId="00000CE9">
      <w:pPr>
        <w:rPr/>
      </w:pPr>
      <w:r w:rsidDel="00000000" w:rsidR="00000000" w:rsidRPr="00000000">
        <w:rPr>
          <w:rtl w:val="0"/>
        </w:rPr>
        <w:t xml:space="preserve">    7. changed_at                   DATETIME(3)                Null:NO   [IDX]</w:t>
      </w:r>
    </w:p>
    <w:p w:rsidR="00000000" w:rsidDel="00000000" w:rsidP="00000000" w:rsidRDefault="00000000" w:rsidRPr="00000000" w14:paraId="00000CEA">
      <w:pPr>
        <w:rPr/>
      </w:pPr>
      <w:r w:rsidDel="00000000" w:rsidR="00000000" w:rsidRPr="00000000">
        <w:rPr>
          <w:rtl w:val="0"/>
        </w:rPr>
        <w:t xml:space="preserve">        · Mặc định = CURRENT_TIMESTAMP(3)</w:t>
      </w:r>
    </w:p>
    <w:p w:rsidR="00000000" w:rsidDel="00000000" w:rsidP="00000000" w:rsidRDefault="00000000" w:rsidRPr="00000000" w14:paraId="00000CEB">
      <w:pPr>
        <w:rPr/>
      </w:pPr>
      <w:r w:rsidDel="00000000" w:rsidR="00000000" w:rsidRPr="00000000">
        <w:rPr>
          <w:rtl w:val="0"/>
        </w:rPr>
        <w:t xml:space="preserve">        Thời điểm chuyển trạng thái.</w:t>
      </w:r>
    </w:p>
    <w:p w:rsidR="00000000" w:rsidDel="00000000" w:rsidP="00000000" w:rsidRDefault="00000000" w:rsidRPr="00000000" w14:paraId="00000CEC">
      <w:pPr>
        <w:rPr/>
      </w:pPr>
      <w:r w:rsidDel="00000000" w:rsidR="00000000" w:rsidRPr="00000000">
        <w:rPr>
          <w:rtl w:val="0"/>
        </w:rPr>
      </w:r>
    </w:p>
    <w:p w:rsidR="00000000" w:rsidDel="00000000" w:rsidP="00000000" w:rsidRDefault="00000000" w:rsidRPr="00000000" w14:paraId="00000CED">
      <w:pPr>
        <w:rPr/>
      </w:pPr>
      <w:r w:rsidDel="00000000" w:rsidR="00000000" w:rsidRPr="00000000">
        <w:rPr>
          <w:rtl w:val="0"/>
        </w:rPr>
      </w:r>
    </w:p>
    <w:p w:rsidR="00000000" w:rsidDel="00000000" w:rsidP="00000000" w:rsidRDefault="00000000" w:rsidRPr="00000000" w14:paraId="00000CEE">
      <w:pPr>
        <w:rPr/>
      </w:pPr>
      <w:r w:rsidDel="00000000" w:rsidR="00000000" w:rsidRPr="00000000">
        <w:rPr>
          <w:rtl w:val="0"/>
        </w:rPr>
        <w:t xml:space="preserve">====================================================================================================</w:t>
      </w:r>
    </w:p>
    <w:p w:rsidR="00000000" w:rsidDel="00000000" w:rsidP="00000000" w:rsidRDefault="00000000" w:rsidRPr="00000000" w14:paraId="00000CEF">
      <w:pPr>
        <w:rPr/>
      </w:pPr>
      <w:r w:rsidDel="00000000" w:rsidR="00000000" w:rsidRPr="00000000">
        <w:rPr>
          <w:rtl w:val="0"/>
        </w:rPr>
        <w:t xml:space="preserve">BẢNG 16/95 :  VERIFICATION_DOCUMENT</w:t>
      </w:r>
    </w:p>
    <w:p w:rsidR="00000000" w:rsidDel="00000000" w:rsidP="00000000" w:rsidRDefault="00000000" w:rsidRPr="00000000" w14:paraId="00000CF0">
      <w:pPr>
        <w:rPr/>
      </w:pPr>
      <w:r w:rsidDel="00000000" w:rsidR="00000000" w:rsidRPr="00000000">
        <w:rPr>
          <w:rtl w:val="0"/>
        </w:rPr>
        <w:t xml:space="preserve">====================================================================================================</w:t>
      </w:r>
    </w:p>
    <w:p w:rsidR="00000000" w:rsidDel="00000000" w:rsidP="00000000" w:rsidRDefault="00000000" w:rsidRPr="00000000" w14:paraId="00000CF1">
      <w:pPr>
        <w:rPr/>
      </w:pPr>
      <w:r w:rsidDel="00000000" w:rsidR="00000000" w:rsidRPr="00000000">
        <w:rPr>
          <w:rtl w:val="0"/>
        </w:rPr>
      </w:r>
    </w:p>
    <w:p w:rsidR="00000000" w:rsidDel="00000000" w:rsidP="00000000" w:rsidRDefault="00000000" w:rsidRPr="00000000" w14:paraId="00000CF2">
      <w:pPr>
        <w:rPr/>
      </w:pPr>
      <w:r w:rsidDel="00000000" w:rsidR="00000000" w:rsidRPr="00000000">
        <w:rPr>
          <w:rtl w:val="0"/>
        </w:rPr>
        <w:t xml:space="preserve">Ý NGHĨA: Tài liệu xác minh Organizer (BR-04, BR-37).</w:t>
      </w:r>
    </w:p>
    <w:p w:rsidR="00000000" w:rsidDel="00000000" w:rsidP="00000000" w:rsidRDefault="00000000" w:rsidRPr="00000000" w14:paraId="00000CF3">
      <w:pPr>
        <w:rPr/>
      </w:pPr>
      <w:r w:rsidDel="00000000" w:rsidR="00000000" w:rsidRPr="00000000">
        <w:rPr>
          <w:rtl w:val="0"/>
        </w:rPr>
      </w:r>
    </w:p>
    <w:p w:rsidR="00000000" w:rsidDel="00000000" w:rsidP="00000000" w:rsidRDefault="00000000" w:rsidRPr="00000000" w14:paraId="00000CF4">
      <w:pPr>
        <w:rPr/>
      </w:pPr>
      <w:r w:rsidDel="00000000" w:rsidR="00000000" w:rsidRPr="00000000">
        <w:rPr>
          <w:rtl w:val="0"/>
        </w:rPr>
        <w:t xml:space="preserve">  Khoá chính : id</w:t>
      </w:r>
    </w:p>
    <w:p w:rsidR="00000000" w:rsidDel="00000000" w:rsidP="00000000" w:rsidRDefault="00000000" w:rsidRPr="00000000" w14:paraId="00000CF5">
      <w:pPr>
        <w:rPr/>
      </w:pPr>
      <w:r w:rsidDel="00000000" w:rsidR="00000000" w:rsidRPr="00000000">
        <w:rPr>
          <w:rtl w:val="0"/>
        </w:rPr>
        <w:t xml:space="preserve">  Tham chiếu tới:</w:t>
      </w:r>
    </w:p>
    <w:p w:rsidR="00000000" w:rsidDel="00000000" w:rsidP="00000000" w:rsidRDefault="00000000" w:rsidRPr="00000000" w14:paraId="00000CF6">
      <w:pPr>
        <w:rPr/>
      </w:pPr>
      <w:r w:rsidDel="00000000" w:rsidR="00000000" w:rsidRPr="00000000">
        <w:rPr>
          <w:rtl w:val="0"/>
        </w:rPr>
        <w:t xml:space="preserve">      - application_id             -&gt; organizer_application.id   [ON DELETE CASCADE]</w:t>
      </w:r>
    </w:p>
    <w:p w:rsidR="00000000" w:rsidDel="00000000" w:rsidP="00000000" w:rsidRDefault="00000000" w:rsidRPr="00000000" w14:paraId="00000CF7">
      <w:pPr>
        <w:rPr/>
      </w:pPr>
      <w:r w:rsidDel="00000000" w:rsidR="00000000" w:rsidRPr="00000000">
        <w:rPr>
          <w:rtl w:val="0"/>
        </w:rPr>
        <w:t xml:space="preserve">      - verified_by                -&gt; user_account.id   [ON DELETE SET NULL]</w:t>
      </w:r>
    </w:p>
    <w:p w:rsidR="00000000" w:rsidDel="00000000" w:rsidP="00000000" w:rsidRDefault="00000000" w:rsidRPr="00000000" w14:paraId="00000CF8">
      <w:pPr>
        <w:rPr/>
      </w:pPr>
      <w:r w:rsidDel="00000000" w:rsidR="00000000" w:rsidRPr="00000000">
        <w:rPr>
          <w:rtl w:val="0"/>
        </w:rPr>
      </w:r>
    </w:p>
    <w:p w:rsidR="00000000" w:rsidDel="00000000" w:rsidP="00000000" w:rsidRDefault="00000000" w:rsidRPr="00000000" w14:paraId="00000CF9">
      <w:pPr>
        <w:rPr/>
      </w:pPr>
      <w:r w:rsidDel="00000000" w:rsidR="00000000" w:rsidRPr="00000000">
        <w:rPr>
          <w:rtl w:val="0"/>
        </w:rPr>
        <w:t xml:space="preserve">  DANH SÁCH THUỘC TÍNH</w:t>
      </w:r>
    </w:p>
    <w:p w:rsidR="00000000" w:rsidDel="00000000" w:rsidP="00000000" w:rsidRDefault="00000000" w:rsidRPr="00000000" w14:paraId="00000CFA">
      <w:pPr>
        <w:rPr/>
      </w:pPr>
      <w:r w:rsidDel="00000000" w:rsidR="00000000" w:rsidRPr="00000000">
        <w:rPr>
          <w:rtl w:val="0"/>
        </w:rPr>
        <w:t xml:space="preserve">  --------------------------------------------------------------------------------------------------</w:t>
      </w:r>
    </w:p>
    <w:p w:rsidR="00000000" w:rsidDel="00000000" w:rsidP="00000000" w:rsidRDefault="00000000" w:rsidRPr="00000000" w14:paraId="00000CFB">
      <w:pPr>
        <w:rPr/>
      </w:pPr>
      <w:r w:rsidDel="00000000" w:rsidR="00000000" w:rsidRPr="00000000">
        <w:rPr>
          <w:rtl w:val="0"/>
        </w:rPr>
        <w:t xml:space="preserve">    1. id                           BIGINT UNSIGNED            Null:NO   [PK]</w:t>
      </w:r>
    </w:p>
    <w:p w:rsidR="00000000" w:rsidDel="00000000" w:rsidP="00000000" w:rsidRDefault="00000000" w:rsidRPr="00000000" w14:paraId="00000CFC">
      <w:pPr>
        <w:rPr/>
      </w:pPr>
      <w:r w:rsidDel="00000000" w:rsidR="00000000" w:rsidRPr="00000000">
        <w:rPr>
          <w:rtl w:val="0"/>
        </w:rPr>
        <w:t xml:space="preserve">        · AUTO_INCREMENT</w:t>
      </w:r>
    </w:p>
    <w:p w:rsidR="00000000" w:rsidDel="00000000" w:rsidP="00000000" w:rsidRDefault="00000000" w:rsidRPr="00000000" w14:paraId="00000CFD">
      <w:pPr>
        <w:rPr/>
      </w:pPr>
      <w:r w:rsidDel="00000000" w:rsidR="00000000" w:rsidRPr="00000000">
        <w:rPr>
          <w:rtl w:val="0"/>
        </w:rPr>
        <w:t xml:space="preserve">        Khoá chính, tự tăng.</w:t>
      </w:r>
    </w:p>
    <w:p w:rsidR="00000000" w:rsidDel="00000000" w:rsidP="00000000" w:rsidRDefault="00000000" w:rsidRPr="00000000" w14:paraId="00000CFE">
      <w:pPr>
        <w:rPr/>
      </w:pPr>
      <w:r w:rsidDel="00000000" w:rsidR="00000000" w:rsidRPr="00000000">
        <w:rPr>
          <w:rtl w:val="0"/>
        </w:rPr>
        <w:t xml:space="preserve">    2. application_id               BIGINT UNSIGNED            Null:NO   [FK/IDX]</w:t>
      </w:r>
    </w:p>
    <w:p w:rsidR="00000000" w:rsidDel="00000000" w:rsidP="00000000" w:rsidRDefault="00000000" w:rsidRPr="00000000" w14:paraId="00000CFF">
      <w:pPr>
        <w:rPr/>
      </w:pPr>
      <w:r w:rsidDel="00000000" w:rsidR="00000000" w:rsidRPr="00000000">
        <w:rPr>
          <w:rtl w:val="0"/>
        </w:rPr>
        <w:t xml:space="preserve">        Khoá ngoại tới bảng organizer_application (Đơn đăng ký Organizer).</w:t>
      </w:r>
    </w:p>
    <w:p w:rsidR="00000000" w:rsidDel="00000000" w:rsidP="00000000" w:rsidRDefault="00000000" w:rsidRPr="00000000" w14:paraId="00000D00">
      <w:pPr>
        <w:rPr/>
      </w:pPr>
      <w:r w:rsidDel="00000000" w:rsidR="00000000" w:rsidRPr="00000000">
        <w:rPr>
          <w:rtl w:val="0"/>
        </w:rPr>
        <w:t xml:space="preserve">    3. document_type                ENUM('NATIONAL_ID','PASSPORT','BUSINESS_LICENSE','TAX_CERTIFICATE','OWNERSHIP_PROOF','OTHER') Null:NO  </w:t>
      </w:r>
    </w:p>
    <w:p w:rsidR="00000000" w:rsidDel="00000000" w:rsidP="00000000" w:rsidRDefault="00000000" w:rsidRPr="00000000" w14:paraId="00000D01">
      <w:pPr>
        <w:rPr/>
      </w:pPr>
      <w:r w:rsidDel="00000000" w:rsidR="00000000" w:rsidRPr="00000000">
        <w:rPr>
          <w:rtl w:val="0"/>
        </w:rPr>
        <w:t xml:space="preserve">        Phân loại tài liệu. (Tham chiếu SRS: BR-04)</w:t>
      </w:r>
    </w:p>
    <w:p w:rsidR="00000000" w:rsidDel="00000000" w:rsidP="00000000" w:rsidRDefault="00000000" w:rsidRPr="00000000" w14:paraId="00000D02">
      <w:pPr>
        <w:rPr/>
      </w:pPr>
      <w:r w:rsidDel="00000000" w:rsidR="00000000" w:rsidRPr="00000000">
        <w:rPr>
          <w:rtl w:val="0"/>
        </w:rPr>
        <w:t xml:space="preserve">        Giá trị hợp lệ: NATIONAL_ID | PASSPORT | BUSINESS_LICENSE | TAX_CERTIFICATE |</w:t>
      </w:r>
    </w:p>
    <w:p w:rsidR="00000000" w:rsidDel="00000000" w:rsidP="00000000" w:rsidRDefault="00000000" w:rsidRPr="00000000" w14:paraId="00000D03">
      <w:pPr>
        <w:rPr/>
      </w:pPr>
      <w:r w:rsidDel="00000000" w:rsidR="00000000" w:rsidRPr="00000000">
        <w:rPr>
          <w:rtl w:val="0"/>
        </w:rPr>
        <w:t xml:space="preserve">        OWNERSHIP_PROOF | OTHER</w:t>
      </w:r>
    </w:p>
    <w:p w:rsidR="00000000" w:rsidDel="00000000" w:rsidP="00000000" w:rsidRDefault="00000000" w:rsidRPr="00000000" w14:paraId="00000D04">
      <w:pPr>
        <w:rPr/>
      </w:pPr>
      <w:r w:rsidDel="00000000" w:rsidR="00000000" w:rsidRPr="00000000">
        <w:rPr>
          <w:rtl w:val="0"/>
        </w:rPr>
        <w:t xml:space="preserve">    4. file_url                     VARCHAR(512)               Null:NO  </w:t>
      </w:r>
    </w:p>
    <w:p w:rsidR="00000000" w:rsidDel="00000000" w:rsidP="00000000" w:rsidRDefault="00000000" w:rsidRPr="00000000" w14:paraId="00000D05">
      <w:pPr>
        <w:rPr/>
      </w:pPr>
      <w:r w:rsidDel="00000000" w:rsidR="00000000" w:rsidRPr="00000000">
        <w:rPr>
          <w:rtl w:val="0"/>
        </w:rPr>
        <w:t xml:space="preserve">        Đường dẫn file trên Cloudinary (secure_url).</w:t>
      </w:r>
    </w:p>
    <w:p w:rsidR="00000000" w:rsidDel="00000000" w:rsidP="00000000" w:rsidRDefault="00000000" w:rsidRPr="00000000" w14:paraId="00000D06">
      <w:pPr>
        <w:rPr/>
      </w:pPr>
      <w:r w:rsidDel="00000000" w:rsidR="00000000" w:rsidRPr="00000000">
        <w:rPr>
          <w:rtl w:val="0"/>
        </w:rPr>
        <w:t xml:space="preserve">    5. file_public_id               VARCHAR(255)               Null:YES </w:t>
      </w:r>
    </w:p>
    <w:p w:rsidR="00000000" w:rsidDel="00000000" w:rsidP="00000000" w:rsidRDefault="00000000" w:rsidRPr="00000000" w14:paraId="00000D07">
      <w:pPr>
        <w:rPr/>
      </w:pPr>
      <w:r w:rsidDel="00000000" w:rsidR="00000000" w:rsidRPr="00000000">
        <w:rPr>
          <w:rtl w:val="0"/>
        </w:rPr>
        <w:t xml:space="preserve">        public_id của Cloudinary, dùng để thay thế hoặc xoá file.</w:t>
      </w:r>
    </w:p>
    <w:p w:rsidR="00000000" w:rsidDel="00000000" w:rsidP="00000000" w:rsidRDefault="00000000" w:rsidRPr="00000000" w14:paraId="00000D08">
      <w:pPr>
        <w:rPr/>
      </w:pPr>
      <w:r w:rsidDel="00000000" w:rsidR="00000000" w:rsidRPr="00000000">
        <w:rPr>
          <w:rtl w:val="0"/>
        </w:rPr>
        <w:t xml:space="preserve">    6. file_name                    VARCHAR(255)               Null:NO  </w:t>
      </w:r>
    </w:p>
    <w:p w:rsidR="00000000" w:rsidDel="00000000" w:rsidP="00000000" w:rsidRDefault="00000000" w:rsidRPr="00000000" w14:paraId="00000D09">
      <w:pPr>
        <w:rPr/>
      </w:pPr>
      <w:r w:rsidDel="00000000" w:rsidR="00000000" w:rsidRPr="00000000">
        <w:rPr>
          <w:rtl w:val="0"/>
        </w:rPr>
        <w:t xml:space="preserve">        Tên file gốc người dùng tải lên.</w:t>
      </w:r>
    </w:p>
    <w:p w:rsidR="00000000" w:rsidDel="00000000" w:rsidP="00000000" w:rsidRDefault="00000000" w:rsidRPr="00000000" w14:paraId="00000D0A">
      <w:pPr>
        <w:rPr/>
      </w:pPr>
      <w:r w:rsidDel="00000000" w:rsidR="00000000" w:rsidRPr="00000000">
        <w:rPr>
          <w:rtl w:val="0"/>
        </w:rPr>
        <w:t xml:space="preserve">    7. mime_type                    VARCHAR(100)               Null:NO  </w:t>
      </w:r>
    </w:p>
    <w:p w:rsidR="00000000" w:rsidDel="00000000" w:rsidP="00000000" w:rsidRDefault="00000000" w:rsidRPr="00000000" w14:paraId="00000D0B">
      <w:pPr>
        <w:rPr/>
      </w:pPr>
      <w:r w:rsidDel="00000000" w:rsidR="00000000" w:rsidRPr="00000000">
        <w:rPr>
          <w:rtl w:val="0"/>
        </w:rPr>
        <w:t xml:space="preserve">        BR-37: JPG/PNG/PDF.</w:t>
      </w:r>
    </w:p>
    <w:p w:rsidR="00000000" w:rsidDel="00000000" w:rsidP="00000000" w:rsidRDefault="00000000" w:rsidRPr="00000000" w14:paraId="00000D0C">
      <w:pPr>
        <w:rPr/>
      </w:pPr>
      <w:r w:rsidDel="00000000" w:rsidR="00000000" w:rsidRPr="00000000">
        <w:rPr>
          <w:rtl w:val="0"/>
        </w:rPr>
        <w:t xml:space="preserve">    8. file_size_bytes              INT UNSIGNED               Null:NO  </w:t>
      </w:r>
    </w:p>
    <w:p w:rsidR="00000000" w:rsidDel="00000000" w:rsidP="00000000" w:rsidRDefault="00000000" w:rsidRPr="00000000" w14:paraId="00000D0D">
      <w:pPr>
        <w:rPr/>
      </w:pPr>
      <w:r w:rsidDel="00000000" w:rsidR="00000000" w:rsidRPr="00000000">
        <w:rPr>
          <w:rtl w:val="0"/>
        </w:rPr>
        <w:t xml:space="preserve">        BR-37: &lt;= 5MB.</w:t>
      </w:r>
    </w:p>
    <w:p w:rsidR="00000000" w:rsidDel="00000000" w:rsidP="00000000" w:rsidRDefault="00000000" w:rsidRPr="00000000" w14:paraId="00000D0E">
      <w:pPr>
        <w:rPr/>
      </w:pPr>
      <w:r w:rsidDel="00000000" w:rsidR="00000000" w:rsidRPr="00000000">
        <w:rPr>
          <w:rtl w:val="0"/>
        </w:rPr>
        <w:t xml:space="preserve">    9. verification_status          ENUM('PENDING','VERIFIED','REJECTED') Null:NO   [IDX]</w:t>
      </w:r>
    </w:p>
    <w:p w:rsidR="00000000" w:rsidDel="00000000" w:rsidP="00000000" w:rsidRDefault="00000000" w:rsidRPr="00000000" w14:paraId="00000D0F">
      <w:pPr>
        <w:rPr/>
      </w:pPr>
      <w:r w:rsidDel="00000000" w:rsidR="00000000" w:rsidRPr="00000000">
        <w:rPr>
          <w:rtl w:val="0"/>
        </w:rPr>
        <w:t xml:space="preserve">        · Mặc định = 'PENDING'</w:t>
      </w:r>
    </w:p>
    <w:p w:rsidR="00000000" w:rsidDel="00000000" w:rsidP="00000000" w:rsidRDefault="00000000" w:rsidRPr="00000000" w14:paraId="00000D10">
      <w:pPr>
        <w:rPr/>
      </w:pPr>
      <w:r w:rsidDel="00000000" w:rsidR="00000000" w:rsidRPr="00000000">
        <w:rPr>
          <w:rtl w:val="0"/>
        </w:rPr>
        <w:t xml:space="preserve">        Trạng thái xác minh.</w:t>
      </w:r>
    </w:p>
    <w:p w:rsidR="00000000" w:rsidDel="00000000" w:rsidP="00000000" w:rsidRDefault="00000000" w:rsidRPr="00000000" w14:paraId="00000D11">
      <w:pPr>
        <w:rPr/>
      </w:pPr>
      <w:r w:rsidDel="00000000" w:rsidR="00000000" w:rsidRPr="00000000">
        <w:rPr>
          <w:rtl w:val="0"/>
        </w:rPr>
        <w:t xml:space="preserve">        Giá trị hợp lệ: PENDING | VERIFIED | REJECTED</w:t>
      </w:r>
    </w:p>
    <w:p w:rsidR="00000000" w:rsidDel="00000000" w:rsidP="00000000" w:rsidRDefault="00000000" w:rsidRPr="00000000" w14:paraId="00000D12">
      <w:pPr>
        <w:rPr/>
      </w:pPr>
      <w:r w:rsidDel="00000000" w:rsidR="00000000" w:rsidRPr="00000000">
        <w:rPr>
          <w:rtl w:val="0"/>
        </w:rPr>
        <w:t xml:space="preserve">   10. verified_by                  BIGINT UNSIGNED            Null:YES  [FK]</w:t>
      </w:r>
    </w:p>
    <w:p w:rsidR="00000000" w:rsidDel="00000000" w:rsidP="00000000" w:rsidRDefault="00000000" w:rsidRPr="00000000" w14:paraId="00000D13">
      <w:pPr>
        <w:rPr/>
      </w:pPr>
      <w:r w:rsidDel="00000000" w:rsidR="00000000" w:rsidRPr="00000000">
        <w:rPr>
          <w:rtl w:val="0"/>
        </w:rPr>
        <w:t xml:space="preserve">        Khoá ngoại tới bảng user_account (Tài khoản đăng nhập). Có thể bỏ trống.</w:t>
      </w:r>
    </w:p>
    <w:p w:rsidR="00000000" w:rsidDel="00000000" w:rsidP="00000000" w:rsidRDefault="00000000" w:rsidRPr="00000000" w14:paraId="00000D14">
      <w:pPr>
        <w:rPr/>
      </w:pPr>
      <w:r w:rsidDel="00000000" w:rsidR="00000000" w:rsidRPr="00000000">
        <w:rPr>
          <w:rtl w:val="0"/>
        </w:rPr>
        <w:t xml:space="preserve">   11. verified_at                  DATETIME(3)                Null:YES </w:t>
      </w:r>
    </w:p>
    <w:p w:rsidR="00000000" w:rsidDel="00000000" w:rsidP="00000000" w:rsidRDefault="00000000" w:rsidRPr="00000000" w14:paraId="00000D15">
      <w:pPr>
        <w:rPr/>
      </w:pPr>
      <w:r w:rsidDel="00000000" w:rsidR="00000000" w:rsidRPr="00000000">
        <w:rPr>
          <w:rtl w:val="0"/>
        </w:rPr>
        <w:t xml:space="preserve">        Mốc thời gian: xác minh.</w:t>
      </w:r>
    </w:p>
    <w:p w:rsidR="00000000" w:rsidDel="00000000" w:rsidP="00000000" w:rsidRDefault="00000000" w:rsidRPr="00000000" w14:paraId="00000D16">
      <w:pPr>
        <w:rPr/>
      </w:pPr>
      <w:r w:rsidDel="00000000" w:rsidR="00000000" w:rsidRPr="00000000">
        <w:rPr>
          <w:rtl w:val="0"/>
        </w:rPr>
        <w:t xml:space="preserve">   12. reject_reason                VARCHAR(500)               Null:YES </w:t>
      </w:r>
    </w:p>
    <w:p w:rsidR="00000000" w:rsidDel="00000000" w:rsidP="00000000" w:rsidRDefault="00000000" w:rsidRPr="00000000" w14:paraId="00000D17">
      <w:pPr>
        <w:rPr/>
      </w:pPr>
      <w:r w:rsidDel="00000000" w:rsidR="00000000" w:rsidRPr="00000000">
        <w:rPr>
          <w:rtl w:val="0"/>
        </w:rPr>
        <w:t xml:space="preserve">        Lý do quản trị viên từ chối tài liệu xác minh.</w:t>
      </w:r>
    </w:p>
    <w:p w:rsidR="00000000" w:rsidDel="00000000" w:rsidP="00000000" w:rsidRDefault="00000000" w:rsidRPr="00000000" w14:paraId="00000D18">
      <w:pPr>
        <w:rPr/>
      </w:pPr>
      <w:r w:rsidDel="00000000" w:rsidR="00000000" w:rsidRPr="00000000">
        <w:rPr>
          <w:rtl w:val="0"/>
        </w:rPr>
        <w:t xml:space="preserve">   13. uploaded_at                  DATETIME(3)                Null:NO  </w:t>
      </w:r>
    </w:p>
    <w:p w:rsidR="00000000" w:rsidDel="00000000" w:rsidP="00000000" w:rsidRDefault="00000000" w:rsidRPr="00000000" w14:paraId="00000D19">
      <w:pPr>
        <w:rPr/>
      </w:pPr>
      <w:r w:rsidDel="00000000" w:rsidR="00000000" w:rsidRPr="00000000">
        <w:rPr>
          <w:rtl w:val="0"/>
        </w:rPr>
        <w:t xml:space="preserve">        · Mặc định = CURRENT_TIMESTAMP(3)</w:t>
      </w:r>
    </w:p>
    <w:p w:rsidR="00000000" w:rsidDel="00000000" w:rsidP="00000000" w:rsidRDefault="00000000" w:rsidRPr="00000000" w14:paraId="00000D1A">
      <w:pPr>
        <w:rPr/>
      </w:pPr>
      <w:r w:rsidDel="00000000" w:rsidR="00000000" w:rsidRPr="00000000">
        <w:rPr>
          <w:rtl w:val="0"/>
        </w:rPr>
        <w:t xml:space="preserve">        Thời điểm tải lên.</w:t>
      </w:r>
    </w:p>
    <w:p w:rsidR="00000000" w:rsidDel="00000000" w:rsidP="00000000" w:rsidRDefault="00000000" w:rsidRPr="00000000" w14:paraId="00000D1B">
      <w:pPr>
        <w:rPr/>
      </w:pPr>
      <w:r w:rsidDel="00000000" w:rsidR="00000000" w:rsidRPr="00000000">
        <w:rPr>
          <w:rtl w:val="0"/>
        </w:rPr>
        <w:t xml:space="preserve">   14. deleted_at                   DATETIME(3)                Null:YES </w:t>
      </w:r>
    </w:p>
    <w:p w:rsidR="00000000" w:rsidDel="00000000" w:rsidP="00000000" w:rsidRDefault="00000000" w:rsidRPr="00000000" w14:paraId="00000D1C">
      <w:pPr>
        <w:rPr/>
      </w:pPr>
      <w:r w:rsidDel="00000000" w:rsidR="00000000" w:rsidRPr="00000000">
        <w:rPr>
          <w:rtl w:val="0"/>
        </w:rPr>
        <w:t xml:space="preserve">        Thời điểm xoá mềm; NULL nghĩa là bản ghi còn hiệu lực.</w:t>
      </w:r>
    </w:p>
    <w:p w:rsidR="00000000" w:rsidDel="00000000" w:rsidP="00000000" w:rsidRDefault="00000000" w:rsidRPr="00000000" w14:paraId="00000D1D">
      <w:pPr>
        <w:rPr/>
      </w:pPr>
      <w:r w:rsidDel="00000000" w:rsidR="00000000" w:rsidRPr="00000000">
        <w:rPr>
          <w:rtl w:val="0"/>
        </w:rPr>
      </w:r>
    </w:p>
    <w:p w:rsidR="00000000" w:rsidDel="00000000" w:rsidP="00000000" w:rsidRDefault="00000000" w:rsidRPr="00000000" w14:paraId="00000D1E">
      <w:pPr>
        <w:rPr/>
      </w:pPr>
      <w:r w:rsidDel="00000000" w:rsidR="00000000" w:rsidRPr="00000000">
        <w:rPr>
          <w:rtl w:val="0"/>
        </w:rPr>
      </w:r>
    </w:p>
    <w:p w:rsidR="00000000" w:rsidDel="00000000" w:rsidP="00000000" w:rsidRDefault="00000000" w:rsidRPr="00000000" w14:paraId="00000D1F">
      <w:pPr>
        <w:rPr/>
      </w:pPr>
      <w:r w:rsidDel="00000000" w:rsidR="00000000" w:rsidRPr="00000000">
        <w:rPr>
          <w:rtl w:val="0"/>
        </w:rPr>
        <w:t xml:space="preserve">####################################################################################################</w:t>
      </w:r>
    </w:p>
    <w:p w:rsidR="00000000" w:rsidDel="00000000" w:rsidP="00000000" w:rsidRDefault="00000000" w:rsidRPr="00000000" w14:paraId="00000D20">
      <w:pPr>
        <w:rPr/>
      </w:pPr>
      <w:r w:rsidDel="00000000" w:rsidR="00000000" w:rsidRPr="00000000">
        <w:rPr>
          <w:rtl w:val="0"/>
        </w:rPr>
        <w:t xml:space="preserve">#  MODULE M04 — WORKSPACE MANAGEMENT  (16 UC)</w:t>
      </w:r>
    </w:p>
    <w:p w:rsidR="00000000" w:rsidDel="00000000" w:rsidP="00000000" w:rsidRDefault="00000000" w:rsidRPr="00000000" w14:paraId="00000D21">
      <w:pPr>
        <w:rPr/>
      </w:pPr>
      <w:r w:rsidDel="00000000" w:rsidR="00000000" w:rsidRPr="00000000">
        <w:rPr>
          <w:rtl w:val="0"/>
        </w:rPr>
        <w:t xml:space="preserve">####################################################################################################</w:t>
      </w:r>
    </w:p>
    <w:p w:rsidR="00000000" w:rsidDel="00000000" w:rsidP="00000000" w:rsidRDefault="00000000" w:rsidRPr="00000000" w14:paraId="00000D22">
      <w:pPr>
        <w:rPr/>
      </w:pPr>
      <w:r w:rsidDel="00000000" w:rsidR="00000000" w:rsidRPr="00000000">
        <w:rPr>
          <w:rtl w:val="0"/>
        </w:rPr>
      </w:r>
    </w:p>
    <w:p w:rsidR="00000000" w:rsidDel="00000000" w:rsidP="00000000" w:rsidRDefault="00000000" w:rsidRPr="00000000" w14:paraId="00000D23">
      <w:pPr>
        <w:rPr/>
      </w:pPr>
      <w:r w:rsidDel="00000000" w:rsidR="00000000" w:rsidRPr="00000000">
        <w:rPr>
          <w:rtl w:val="0"/>
        </w:rPr>
        <w:t xml:space="preserve">====================================================================================================</w:t>
      </w:r>
    </w:p>
    <w:p w:rsidR="00000000" w:rsidDel="00000000" w:rsidP="00000000" w:rsidRDefault="00000000" w:rsidRPr="00000000" w14:paraId="00000D24">
      <w:pPr>
        <w:rPr/>
      </w:pPr>
      <w:r w:rsidDel="00000000" w:rsidR="00000000" w:rsidRPr="00000000">
        <w:rPr>
          <w:rtl w:val="0"/>
        </w:rPr>
        <w:t xml:space="preserve">BẢNG 17/95 :  WORKSPACE</w:t>
      </w:r>
    </w:p>
    <w:p w:rsidR="00000000" w:rsidDel="00000000" w:rsidP="00000000" w:rsidRDefault="00000000" w:rsidRPr="00000000" w14:paraId="00000D25">
      <w:pPr>
        <w:rPr/>
      </w:pPr>
      <w:r w:rsidDel="00000000" w:rsidR="00000000" w:rsidRPr="00000000">
        <w:rPr>
          <w:rtl w:val="0"/>
        </w:rPr>
        <w:t xml:space="preserve">====================================================================================================</w:t>
      </w:r>
    </w:p>
    <w:p w:rsidR="00000000" w:rsidDel="00000000" w:rsidP="00000000" w:rsidRDefault="00000000" w:rsidRPr="00000000" w14:paraId="00000D26">
      <w:pPr>
        <w:rPr/>
      </w:pPr>
      <w:r w:rsidDel="00000000" w:rsidR="00000000" w:rsidRPr="00000000">
        <w:rPr>
          <w:rtl w:val="0"/>
        </w:rPr>
      </w:r>
    </w:p>
    <w:p w:rsidR="00000000" w:rsidDel="00000000" w:rsidP="00000000" w:rsidRDefault="00000000" w:rsidRPr="00000000" w14:paraId="00000D27">
      <w:pPr>
        <w:rPr/>
      </w:pPr>
      <w:r w:rsidDel="00000000" w:rsidR="00000000" w:rsidRPr="00000000">
        <w:rPr>
          <w:rtl w:val="0"/>
        </w:rPr>
        <w:t xml:space="preserve">Ý NGHĨA: Không gian làm việc (M04).</w:t>
      </w:r>
    </w:p>
    <w:p w:rsidR="00000000" w:rsidDel="00000000" w:rsidP="00000000" w:rsidRDefault="00000000" w:rsidRPr="00000000" w14:paraId="00000D28">
      <w:pPr>
        <w:rPr/>
      </w:pPr>
      <w:r w:rsidDel="00000000" w:rsidR="00000000" w:rsidRPr="00000000">
        <w:rPr>
          <w:rtl w:val="0"/>
        </w:rPr>
      </w:r>
    </w:p>
    <w:p w:rsidR="00000000" w:rsidDel="00000000" w:rsidP="00000000" w:rsidRDefault="00000000" w:rsidRPr="00000000" w14:paraId="00000D29">
      <w:pPr>
        <w:rPr/>
      </w:pPr>
      <w:r w:rsidDel="00000000" w:rsidR="00000000" w:rsidRPr="00000000">
        <w:rPr>
          <w:rtl w:val="0"/>
        </w:rPr>
        <w:t xml:space="preserve">  Khoá chính : id</w:t>
      </w:r>
    </w:p>
    <w:p w:rsidR="00000000" w:rsidDel="00000000" w:rsidP="00000000" w:rsidRDefault="00000000" w:rsidRPr="00000000" w14:paraId="00000D2A">
      <w:pPr>
        <w:rPr/>
      </w:pPr>
      <w:r w:rsidDel="00000000" w:rsidR="00000000" w:rsidRPr="00000000">
        <w:rPr>
          <w:rtl w:val="0"/>
        </w:rPr>
        <w:t xml:space="preserve">  Duy nhất   : uk_ws_public_id (public_id); uk_ws_slug (slug)</w:t>
      </w:r>
    </w:p>
    <w:p w:rsidR="00000000" w:rsidDel="00000000" w:rsidP="00000000" w:rsidRDefault="00000000" w:rsidRPr="00000000" w14:paraId="00000D2B">
      <w:pPr>
        <w:rPr/>
      </w:pPr>
      <w:r w:rsidDel="00000000" w:rsidR="00000000" w:rsidRPr="00000000">
        <w:rPr>
          <w:rtl w:val="0"/>
        </w:rPr>
        <w:t xml:space="preserve">  Tham chiếu tới:</w:t>
      </w:r>
    </w:p>
    <w:p w:rsidR="00000000" w:rsidDel="00000000" w:rsidP="00000000" w:rsidRDefault="00000000" w:rsidRPr="00000000" w14:paraId="00000D2C">
      <w:pPr>
        <w:rPr/>
      </w:pPr>
      <w:r w:rsidDel="00000000" w:rsidR="00000000" w:rsidRPr="00000000">
        <w:rPr>
          <w:rtl w:val="0"/>
        </w:rPr>
        <w:t xml:space="preserve">      - organizer_id               -&gt; organizer_profile.id   [ON DELETE RESTRICT]</w:t>
      </w:r>
    </w:p>
    <w:p w:rsidR="00000000" w:rsidDel="00000000" w:rsidP="00000000" w:rsidRDefault="00000000" w:rsidRPr="00000000" w14:paraId="00000D2D">
      <w:pPr>
        <w:rPr/>
      </w:pPr>
      <w:r w:rsidDel="00000000" w:rsidR="00000000" w:rsidRPr="00000000">
        <w:rPr>
          <w:rtl w:val="0"/>
        </w:rPr>
        <w:t xml:space="preserve">      - cover_media_id             -&gt; workspace_media.id   [ON DELETE SET NULL]</w:t>
      </w:r>
    </w:p>
    <w:p w:rsidR="00000000" w:rsidDel="00000000" w:rsidP="00000000" w:rsidRDefault="00000000" w:rsidRPr="00000000" w14:paraId="00000D2E">
      <w:pPr>
        <w:rPr/>
      </w:pPr>
      <w:r w:rsidDel="00000000" w:rsidR="00000000" w:rsidRPr="00000000">
        <w:rPr>
          <w:rtl w:val="0"/>
        </w:rPr>
        <w:t xml:space="preserve">      - cancellation_policy_id     -&gt; cancellation_policy.id   [ON DELETE SET NULL]</w:t>
      </w:r>
    </w:p>
    <w:p w:rsidR="00000000" w:rsidDel="00000000" w:rsidP="00000000" w:rsidRDefault="00000000" w:rsidRPr="00000000" w14:paraId="00000D2F">
      <w:pPr>
        <w:rPr/>
      </w:pPr>
      <w:r w:rsidDel="00000000" w:rsidR="00000000" w:rsidRPr="00000000">
        <w:rPr>
          <w:rtl w:val="0"/>
        </w:rPr>
        <w:t xml:space="preserve">  Được tham chiếu bởi: analytics_daily_snapshot.workspace_id, blocked_time_slot.workspace_id, booking.workspace_id, campaign_workspace.workspace_id, cancellation_policy.workspace_id, chatbot_message.referenced_workspace_id, discount_rule.workspace_id, favorite.workspace_id, featured_workspace.workspace_id, floor_plan.workspace_id, membership_plan.workspace_id, pricing_rule.workspace_id, recommendation_request.seed_workspace_id, recommendation_result.workspace_id, resource_hold.workspace_id, review.workspace_id, workspace_amenity.workspace_id, workspace_media.workspace_id, workspace_operating_hour.workspace_id, workspace_rating_summary.workspace_id, workspace_resource.workspace_id, workspace_similarity.similar_workspace_id, workspace_similarity.workspace_id, workspace_status_history.workspace_id, workspace_submission.workspace_id</w:t>
      </w:r>
    </w:p>
    <w:p w:rsidR="00000000" w:rsidDel="00000000" w:rsidP="00000000" w:rsidRDefault="00000000" w:rsidRPr="00000000" w14:paraId="00000D30">
      <w:pPr>
        <w:rPr/>
      </w:pPr>
      <w:r w:rsidDel="00000000" w:rsidR="00000000" w:rsidRPr="00000000">
        <w:rPr>
          <w:rtl w:val="0"/>
        </w:rPr>
      </w:r>
    </w:p>
    <w:p w:rsidR="00000000" w:rsidDel="00000000" w:rsidP="00000000" w:rsidRDefault="00000000" w:rsidRPr="00000000" w14:paraId="00000D31">
      <w:pPr>
        <w:rPr/>
      </w:pPr>
      <w:r w:rsidDel="00000000" w:rsidR="00000000" w:rsidRPr="00000000">
        <w:rPr>
          <w:rtl w:val="0"/>
        </w:rPr>
        <w:t xml:space="preserve">  DANH SÁCH THUỘC TÍNH</w:t>
      </w:r>
    </w:p>
    <w:p w:rsidR="00000000" w:rsidDel="00000000" w:rsidP="00000000" w:rsidRDefault="00000000" w:rsidRPr="00000000" w14:paraId="00000D32">
      <w:pPr>
        <w:rPr/>
      </w:pPr>
      <w:r w:rsidDel="00000000" w:rsidR="00000000" w:rsidRPr="00000000">
        <w:rPr>
          <w:rtl w:val="0"/>
        </w:rPr>
        <w:t xml:space="preserve">  --------------------------------------------------------------------------------------------------</w:t>
      </w:r>
    </w:p>
    <w:p w:rsidR="00000000" w:rsidDel="00000000" w:rsidP="00000000" w:rsidRDefault="00000000" w:rsidRPr="00000000" w14:paraId="00000D33">
      <w:pPr>
        <w:rPr/>
      </w:pPr>
      <w:r w:rsidDel="00000000" w:rsidR="00000000" w:rsidRPr="00000000">
        <w:rPr>
          <w:rtl w:val="0"/>
        </w:rPr>
        <w:t xml:space="preserve">    1. id                           BIGINT UNSIGNED            Null:NO   [PK]</w:t>
      </w:r>
    </w:p>
    <w:p w:rsidR="00000000" w:rsidDel="00000000" w:rsidP="00000000" w:rsidRDefault="00000000" w:rsidRPr="00000000" w14:paraId="00000D34">
      <w:pPr>
        <w:rPr/>
      </w:pPr>
      <w:r w:rsidDel="00000000" w:rsidR="00000000" w:rsidRPr="00000000">
        <w:rPr>
          <w:rtl w:val="0"/>
        </w:rPr>
        <w:t xml:space="preserve">        · AUTO_INCREMENT</w:t>
      </w:r>
    </w:p>
    <w:p w:rsidR="00000000" w:rsidDel="00000000" w:rsidP="00000000" w:rsidRDefault="00000000" w:rsidRPr="00000000" w14:paraId="00000D35">
      <w:pPr>
        <w:rPr/>
      </w:pPr>
      <w:r w:rsidDel="00000000" w:rsidR="00000000" w:rsidRPr="00000000">
        <w:rPr>
          <w:rtl w:val="0"/>
        </w:rPr>
        <w:t xml:space="preserve">        Khoá chính, tự tăng.</w:t>
      </w:r>
    </w:p>
    <w:p w:rsidR="00000000" w:rsidDel="00000000" w:rsidP="00000000" w:rsidRDefault="00000000" w:rsidRPr="00000000" w14:paraId="00000D36">
      <w:pPr>
        <w:rPr/>
      </w:pPr>
      <w:r w:rsidDel="00000000" w:rsidR="00000000" w:rsidRPr="00000000">
        <w:rPr>
          <w:rtl w:val="0"/>
        </w:rPr>
        <w:t xml:space="preserve">    2. public_id                    CHAR(36)                   Null:NO   [UQ]</w:t>
      </w:r>
    </w:p>
    <w:p w:rsidR="00000000" w:rsidDel="00000000" w:rsidP="00000000" w:rsidRDefault="00000000" w:rsidRPr="00000000" w14:paraId="00000D37">
      <w:pPr>
        <w:rPr/>
      </w:pPr>
      <w:r w:rsidDel="00000000" w:rsidR="00000000" w:rsidRPr="00000000">
        <w:rPr>
          <w:rtl w:val="0"/>
        </w:rPr>
        <w:t xml:space="preserve">        Định danh UUID công khai dùng trên API, tránh lộ số thứ tự nội bộ.</w:t>
      </w:r>
    </w:p>
    <w:p w:rsidR="00000000" w:rsidDel="00000000" w:rsidP="00000000" w:rsidRDefault="00000000" w:rsidRPr="00000000" w14:paraId="00000D38">
      <w:pPr>
        <w:rPr/>
      </w:pPr>
      <w:r w:rsidDel="00000000" w:rsidR="00000000" w:rsidRPr="00000000">
        <w:rPr>
          <w:rtl w:val="0"/>
        </w:rPr>
        <w:t xml:space="preserve">    3. organizer_id                 BIGINT UNSIGNED            Null:NO   [FK/IDX]</w:t>
      </w:r>
    </w:p>
    <w:p w:rsidR="00000000" w:rsidDel="00000000" w:rsidP="00000000" w:rsidRDefault="00000000" w:rsidRPr="00000000" w14:paraId="00000D39">
      <w:pPr>
        <w:rPr/>
      </w:pPr>
      <w:r w:rsidDel="00000000" w:rsidR="00000000" w:rsidRPr="00000000">
        <w:rPr>
          <w:rtl w:val="0"/>
        </w:rPr>
        <w:t xml:space="preserve">        Khoá ngoại tới bảng organizer_profile (Hồ sơ doanh nghiệp Organizer).</w:t>
      </w:r>
    </w:p>
    <w:p w:rsidR="00000000" w:rsidDel="00000000" w:rsidP="00000000" w:rsidRDefault="00000000" w:rsidRPr="00000000" w14:paraId="00000D3A">
      <w:pPr>
        <w:rPr/>
      </w:pPr>
      <w:r w:rsidDel="00000000" w:rsidR="00000000" w:rsidRPr="00000000">
        <w:rPr>
          <w:rtl w:val="0"/>
        </w:rPr>
        <w:t xml:space="preserve">    4. name                         VARCHAR(200)               Null:NO   [IDX]</w:t>
      </w:r>
    </w:p>
    <w:p w:rsidR="00000000" w:rsidDel="00000000" w:rsidP="00000000" w:rsidRDefault="00000000" w:rsidRPr="00000000" w14:paraId="00000D3B">
      <w:pPr>
        <w:rPr/>
      </w:pPr>
      <w:r w:rsidDel="00000000" w:rsidR="00000000" w:rsidRPr="00000000">
        <w:rPr>
          <w:rtl w:val="0"/>
        </w:rPr>
        <w:t xml:space="preserve">        Tên hiển thị.</w:t>
      </w:r>
    </w:p>
    <w:p w:rsidR="00000000" w:rsidDel="00000000" w:rsidP="00000000" w:rsidRDefault="00000000" w:rsidRPr="00000000" w14:paraId="00000D3C">
      <w:pPr>
        <w:rPr/>
      </w:pPr>
      <w:r w:rsidDel="00000000" w:rsidR="00000000" w:rsidRPr="00000000">
        <w:rPr>
          <w:rtl w:val="0"/>
        </w:rPr>
        <w:t xml:space="preserve">    5. slug                         VARCHAR(220)               Null:NO   [UQ]</w:t>
      </w:r>
    </w:p>
    <w:p w:rsidR="00000000" w:rsidDel="00000000" w:rsidP="00000000" w:rsidRDefault="00000000" w:rsidRPr="00000000" w14:paraId="00000D3D">
      <w:pPr>
        <w:rPr/>
      </w:pPr>
      <w:r w:rsidDel="00000000" w:rsidR="00000000" w:rsidRPr="00000000">
        <w:rPr>
          <w:rtl w:val="0"/>
        </w:rPr>
        <w:t xml:space="preserve">        Chuỗi thân thiện URL sinh từ tên, dùng cho đường dẫn công khai.</w:t>
      </w:r>
    </w:p>
    <w:p w:rsidR="00000000" w:rsidDel="00000000" w:rsidP="00000000" w:rsidRDefault="00000000" w:rsidRPr="00000000" w14:paraId="00000D3E">
      <w:pPr>
        <w:rPr/>
      </w:pPr>
      <w:r w:rsidDel="00000000" w:rsidR="00000000" w:rsidRPr="00000000">
        <w:rPr>
          <w:rtl w:val="0"/>
        </w:rPr>
        <w:t xml:space="preserve">    6. description                  TEXT                       Null:YES  [IDX]</w:t>
      </w:r>
    </w:p>
    <w:p w:rsidR="00000000" w:rsidDel="00000000" w:rsidP="00000000" w:rsidRDefault="00000000" w:rsidRPr="00000000" w14:paraId="00000D3F">
      <w:pPr>
        <w:rPr/>
      </w:pPr>
      <w:r w:rsidDel="00000000" w:rsidR="00000000" w:rsidRPr="00000000">
        <w:rPr>
          <w:rtl w:val="0"/>
        </w:rPr>
        <w:t xml:space="preserve">        Mô tả chi tiết.</w:t>
      </w:r>
    </w:p>
    <w:p w:rsidR="00000000" w:rsidDel="00000000" w:rsidP="00000000" w:rsidRDefault="00000000" w:rsidRPr="00000000" w14:paraId="00000D40">
      <w:pPr>
        <w:rPr/>
      </w:pPr>
      <w:r w:rsidDel="00000000" w:rsidR="00000000" w:rsidRPr="00000000">
        <w:rPr>
          <w:rtl w:val="0"/>
        </w:rPr>
        <w:t xml:space="preserve">    7. status                       ENUM('DRAFT','PENDING_REVIEW','APPROVED','REJECTED','ACTIVE','INACTIVE','SUSPENDED','ARCHIVED') Null:NO   [IDX]</w:t>
      </w:r>
    </w:p>
    <w:p w:rsidR="00000000" w:rsidDel="00000000" w:rsidP="00000000" w:rsidRDefault="00000000" w:rsidRPr="00000000" w14:paraId="00000D41">
      <w:pPr>
        <w:rPr/>
      </w:pPr>
      <w:r w:rsidDel="00000000" w:rsidR="00000000" w:rsidRPr="00000000">
        <w:rPr>
          <w:rtl w:val="0"/>
        </w:rPr>
        <w:t xml:space="preserve">        · Mặc định = 'DRAFT'</w:t>
      </w:r>
    </w:p>
    <w:p w:rsidR="00000000" w:rsidDel="00000000" w:rsidP="00000000" w:rsidRDefault="00000000" w:rsidRPr="00000000" w14:paraId="00000D42">
      <w:pPr>
        <w:rPr/>
      </w:pPr>
      <w:r w:rsidDel="00000000" w:rsidR="00000000" w:rsidRPr="00000000">
        <w:rPr>
          <w:rtl w:val="0"/>
        </w:rPr>
        <w:t xml:space="preserve">        Trạng thái hiện tại của bản ghi. (Tham chiếu SRS: BR-06, BR-07)</w:t>
      </w:r>
    </w:p>
    <w:p w:rsidR="00000000" w:rsidDel="00000000" w:rsidP="00000000" w:rsidRDefault="00000000" w:rsidRPr="00000000" w14:paraId="00000D43">
      <w:pPr>
        <w:rPr/>
      </w:pPr>
      <w:r w:rsidDel="00000000" w:rsidR="00000000" w:rsidRPr="00000000">
        <w:rPr>
          <w:rtl w:val="0"/>
        </w:rPr>
        <w:t xml:space="preserve">        Giá trị hợp lệ: DRAFT | PENDING_REVIEW | APPROVED | REJECTED | ACTIVE | INACTIVE | SUSPENDED</w:t>
      </w:r>
    </w:p>
    <w:p w:rsidR="00000000" w:rsidDel="00000000" w:rsidP="00000000" w:rsidRDefault="00000000" w:rsidRPr="00000000" w14:paraId="00000D44">
      <w:pPr>
        <w:rPr/>
      </w:pPr>
      <w:r w:rsidDel="00000000" w:rsidR="00000000" w:rsidRPr="00000000">
        <w:rPr>
          <w:rtl w:val="0"/>
        </w:rPr>
        <w:t xml:space="preserve">        | ARCHIVED</w:t>
      </w:r>
    </w:p>
    <w:p w:rsidR="00000000" w:rsidDel="00000000" w:rsidP="00000000" w:rsidRDefault="00000000" w:rsidRPr="00000000" w14:paraId="00000D45">
      <w:pPr>
        <w:rPr/>
      </w:pPr>
      <w:r w:rsidDel="00000000" w:rsidR="00000000" w:rsidRPr="00000000">
        <w:rPr>
          <w:rtl w:val="0"/>
        </w:rPr>
        <w:t xml:space="preserve">    8. ward                         VARCHAR(100)               Null:YES </w:t>
      </w:r>
    </w:p>
    <w:p w:rsidR="00000000" w:rsidDel="00000000" w:rsidP="00000000" w:rsidRDefault="00000000" w:rsidRPr="00000000" w14:paraId="00000D46">
      <w:pPr>
        <w:rPr/>
      </w:pPr>
      <w:r w:rsidDel="00000000" w:rsidR="00000000" w:rsidRPr="00000000">
        <w:rPr>
          <w:rtl w:val="0"/>
        </w:rPr>
        <w:t xml:space="preserve">        Phường/Xã.</w:t>
      </w:r>
    </w:p>
    <w:p w:rsidR="00000000" w:rsidDel="00000000" w:rsidP="00000000" w:rsidRDefault="00000000" w:rsidRPr="00000000" w14:paraId="00000D47">
      <w:pPr>
        <w:rPr/>
      </w:pPr>
      <w:r w:rsidDel="00000000" w:rsidR="00000000" w:rsidRPr="00000000">
        <w:rPr>
          <w:rtl w:val="0"/>
        </w:rPr>
        <w:t xml:space="preserve">    9. district                     VARCHAR(100)               Null:YES </w:t>
      </w:r>
    </w:p>
    <w:p w:rsidR="00000000" w:rsidDel="00000000" w:rsidP="00000000" w:rsidRDefault="00000000" w:rsidRPr="00000000" w14:paraId="00000D48">
      <w:pPr>
        <w:rPr/>
      </w:pPr>
      <w:r w:rsidDel="00000000" w:rsidR="00000000" w:rsidRPr="00000000">
        <w:rPr>
          <w:rtl w:val="0"/>
        </w:rPr>
        <w:t xml:space="preserve">        Quận/Huyện.</w:t>
      </w:r>
    </w:p>
    <w:p w:rsidR="00000000" w:rsidDel="00000000" w:rsidP="00000000" w:rsidRDefault="00000000" w:rsidRPr="00000000" w14:paraId="00000D49">
      <w:pPr>
        <w:rPr/>
      </w:pPr>
      <w:r w:rsidDel="00000000" w:rsidR="00000000" w:rsidRPr="00000000">
        <w:rPr>
          <w:rtl w:val="0"/>
        </w:rPr>
        <w:t xml:space="preserve">   10. city                         VARCHAR(100)               Null:YES  [IDX]</w:t>
      </w:r>
    </w:p>
    <w:p w:rsidR="00000000" w:rsidDel="00000000" w:rsidP="00000000" w:rsidRDefault="00000000" w:rsidRPr="00000000" w14:paraId="00000D4A">
      <w:pPr>
        <w:rPr/>
      </w:pPr>
      <w:r w:rsidDel="00000000" w:rsidR="00000000" w:rsidRPr="00000000">
        <w:rPr>
          <w:rtl w:val="0"/>
        </w:rPr>
        <w:t xml:space="preserve">        Tỉnh/Thành phố.</w:t>
      </w:r>
    </w:p>
    <w:p w:rsidR="00000000" w:rsidDel="00000000" w:rsidP="00000000" w:rsidRDefault="00000000" w:rsidRPr="00000000" w14:paraId="00000D4B">
      <w:pPr>
        <w:rPr/>
      </w:pPr>
      <w:r w:rsidDel="00000000" w:rsidR="00000000" w:rsidRPr="00000000">
        <w:rPr>
          <w:rtl w:val="0"/>
        </w:rPr>
        <w:t xml:space="preserve">   11. country_code                 CHAR(2)                    Null:NO  </w:t>
      </w:r>
    </w:p>
    <w:p w:rsidR="00000000" w:rsidDel="00000000" w:rsidP="00000000" w:rsidRDefault="00000000" w:rsidRPr="00000000" w14:paraId="00000D4C">
      <w:pPr>
        <w:rPr/>
      </w:pPr>
      <w:r w:rsidDel="00000000" w:rsidR="00000000" w:rsidRPr="00000000">
        <w:rPr>
          <w:rtl w:val="0"/>
        </w:rPr>
        <w:t xml:space="preserve">        · Mặc định = 'VN'</w:t>
      </w:r>
    </w:p>
    <w:p w:rsidR="00000000" w:rsidDel="00000000" w:rsidP="00000000" w:rsidRDefault="00000000" w:rsidRPr="00000000" w14:paraId="00000D4D">
      <w:pPr>
        <w:rPr/>
      </w:pPr>
      <w:r w:rsidDel="00000000" w:rsidR="00000000" w:rsidRPr="00000000">
        <w:rPr>
          <w:rtl w:val="0"/>
        </w:rPr>
        <w:t xml:space="preserve">        Mã quốc gia ISO-3166 alpha-2.</w:t>
      </w:r>
    </w:p>
    <w:p w:rsidR="00000000" w:rsidDel="00000000" w:rsidP="00000000" w:rsidRDefault="00000000" w:rsidRPr="00000000" w14:paraId="00000D4E">
      <w:pPr>
        <w:rPr/>
      </w:pPr>
      <w:r w:rsidDel="00000000" w:rsidR="00000000" w:rsidRPr="00000000">
        <w:rPr>
          <w:rtl w:val="0"/>
        </w:rPr>
        <w:t xml:space="preserve">   12. postal_code                  VARCHAR(20)                Null:YES </w:t>
      </w:r>
    </w:p>
    <w:p w:rsidR="00000000" w:rsidDel="00000000" w:rsidP="00000000" w:rsidRDefault="00000000" w:rsidRPr="00000000" w14:paraId="00000D4F">
      <w:pPr>
        <w:rPr/>
      </w:pPr>
      <w:r w:rsidDel="00000000" w:rsidR="00000000" w:rsidRPr="00000000">
        <w:rPr>
          <w:rtl w:val="0"/>
        </w:rPr>
        <w:t xml:space="preserve">        Mã bưu chính.</w:t>
      </w:r>
    </w:p>
    <w:p w:rsidR="00000000" w:rsidDel="00000000" w:rsidP="00000000" w:rsidRDefault="00000000" w:rsidRPr="00000000" w14:paraId="00000D50">
      <w:pPr>
        <w:rPr/>
      </w:pPr>
      <w:r w:rsidDel="00000000" w:rsidR="00000000" w:rsidRPr="00000000">
        <w:rPr>
          <w:rtl w:val="0"/>
        </w:rPr>
        <w:t xml:space="preserve">   13. latitude                     DECIMAL(10,7)              Null:YES  [IDX]</w:t>
      </w:r>
    </w:p>
    <w:p w:rsidR="00000000" w:rsidDel="00000000" w:rsidP="00000000" w:rsidRDefault="00000000" w:rsidRPr="00000000" w14:paraId="00000D51">
      <w:pPr>
        <w:rPr/>
      </w:pPr>
      <w:r w:rsidDel="00000000" w:rsidR="00000000" w:rsidRPr="00000000">
        <w:rPr>
          <w:rtl w:val="0"/>
        </w:rPr>
        <w:t xml:space="preserve">        Vĩ độ (WGS-84), dùng cho tìm kiếm theo bán kính.</w:t>
      </w:r>
    </w:p>
    <w:p w:rsidR="00000000" w:rsidDel="00000000" w:rsidP="00000000" w:rsidRDefault="00000000" w:rsidRPr="00000000" w14:paraId="00000D52">
      <w:pPr>
        <w:rPr/>
      </w:pPr>
      <w:r w:rsidDel="00000000" w:rsidR="00000000" w:rsidRPr="00000000">
        <w:rPr>
          <w:rtl w:val="0"/>
        </w:rPr>
        <w:t xml:space="preserve">   14. longitude                    DECIMAL(10,7)              Null:YES  [IDX]</w:t>
      </w:r>
    </w:p>
    <w:p w:rsidR="00000000" w:rsidDel="00000000" w:rsidP="00000000" w:rsidRDefault="00000000" w:rsidRPr="00000000" w14:paraId="00000D53">
      <w:pPr>
        <w:rPr/>
      </w:pPr>
      <w:r w:rsidDel="00000000" w:rsidR="00000000" w:rsidRPr="00000000">
        <w:rPr>
          <w:rtl w:val="0"/>
        </w:rPr>
        <w:t xml:space="preserve">        Kinh độ (WGS-84), dùng cho tìm kiếm theo bán kính.</w:t>
      </w:r>
    </w:p>
    <w:p w:rsidR="00000000" w:rsidDel="00000000" w:rsidP="00000000" w:rsidRDefault="00000000" w:rsidRPr="00000000" w14:paraId="00000D54">
      <w:pPr>
        <w:rPr/>
      </w:pPr>
      <w:r w:rsidDel="00000000" w:rsidR="00000000" w:rsidRPr="00000000">
        <w:rPr>
          <w:rtl w:val="0"/>
        </w:rPr>
        <w:t xml:space="preserve">   15. timezone                     VARCHAR(64)                Null:NO  </w:t>
      </w:r>
    </w:p>
    <w:p w:rsidR="00000000" w:rsidDel="00000000" w:rsidP="00000000" w:rsidRDefault="00000000" w:rsidRPr="00000000" w14:paraId="00000D55">
      <w:pPr>
        <w:rPr/>
      </w:pPr>
      <w:r w:rsidDel="00000000" w:rsidR="00000000" w:rsidRPr="00000000">
        <w:rPr>
          <w:rtl w:val="0"/>
        </w:rPr>
        <w:t xml:space="preserve">        · Mặc định = 'Asia/Ho_Chi_Minh'</w:t>
      </w:r>
    </w:p>
    <w:p w:rsidR="00000000" w:rsidDel="00000000" w:rsidP="00000000" w:rsidRDefault="00000000" w:rsidRPr="00000000" w14:paraId="00000D56">
      <w:pPr>
        <w:rPr/>
      </w:pPr>
      <w:r w:rsidDel="00000000" w:rsidR="00000000" w:rsidRPr="00000000">
        <w:rPr>
          <w:rtl w:val="0"/>
        </w:rPr>
        <w:t xml:space="preserve">        Múi giờ dùng để quy đổi hiển thị (CR03). (Tham chiếu SRS: CR03)</w:t>
      </w:r>
    </w:p>
    <w:p w:rsidR="00000000" w:rsidDel="00000000" w:rsidP="00000000" w:rsidRDefault="00000000" w:rsidRPr="00000000" w14:paraId="00000D57">
      <w:pPr>
        <w:rPr/>
      </w:pPr>
      <w:r w:rsidDel="00000000" w:rsidR="00000000" w:rsidRPr="00000000">
        <w:rPr>
          <w:rtl w:val="0"/>
        </w:rPr>
        <w:t xml:space="preserve">   16. currency                     CHAR(3)                    Null:NO  </w:t>
      </w:r>
    </w:p>
    <w:p w:rsidR="00000000" w:rsidDel="00000000" w:rsidP="00000000" w:rsidRDefault="00000000" w:rsidRPr="00000000" w14:paraId="00000D58">
      <w:pPr>
        <w:rPr/>
      </w:pPr>
      <w:r w:rsidDel="00000000" w:rsidR="00000000" w:rsidRPr="00000000">
        <w:rPr>
          <w:rtl w:val="0"/>
        </w:rPr>
        <w:t xml:space="preserve">        · Mặc định = 'VND'</w:t>
      </w:r>
    </w:p>
    <w:p w:rsidR="00000000" w:rsidDel="00000000" w:rsidP="00000000" w:rsidRDefault="00000000" w:rsidRPr="00000000" w14:paraId="00000D59">
      <w:pPr>
        <w:rPr/>
      </w:pPr>
      <w:r w:rsidDel="00000000" w:rsidR="00000000" w:rsidRPr="00000000">
        <w:rPr>
          <w:rtl w:val="0"/>
        </w:rPr>
        <w:t xml:space="preserve">        Đơn vị tiền tệ theo ISO-4217, mặc định VND.</w:t>
      </w:r>
    </w:p>
    <w:p w:rsidR="00000000" w:rsidDel="00000000" w:rsidP="00000000" w:rsidRDefault="00000000" w:rsidRPr="00000000" w14:paraId="00000D5A">
      <w:pPr>
        <w:rPr/>
      </w:pPr>
      <w:r w:rsidDel="00000000" w:rsidR="00000000" w:rsidRPr="00000000">
        <w:rPr>
          <w:rtl w:val="0"/>
        </w:rPr>
        <w:t xml:space="preserve">   17. contact_phone                VARCHAR(20)                Null:YES </w:t>
      </w:r>
    </w:p>
    <w:p w:rsidR="00000000" w:rsidDel="00000000" w:rsidP="00000000" w:rsidRDefault="00000000" w:rsidRPr="00000000" w14:paraId="00000D5B">
      <w:pPr>
        <w:rPr/>
      </w:pPr>
      <w:r w:rsidDel="00000000" w:rsidR="00000000" w:rsidRPr="00000000">
        <w:rPr>
          <w:rtl w:val="0"/>
        </w:rPr>
        <w:t xml:space="preserve">        Số điện thoại liên hệ.</w:t>
      </w:r>
    </w:p>
    <w:p w:rsidR="00000000" w:rsidDel="00000000" w:rsidP="00000000" w:rsidRDefault="00000000" w:rsidRPr="00000000" w14:paraId="00000D5C">
      <w:pPr>
        <w:rPr/>
      </w:pPr>
      <w:r w:rsidDel="00000000" w:rsidR="00000000" w:rsidRPr="00000000">
        <w:rPr>
          <w:rtl w:val="0"/>
        </w:rPr>
        <w:t xml:space="preserve">   18. contact_email                VARCHAR(255)               Null:YES </w:t>
      </w:r>
    </w:p>
    <w:p w:rsidR="00000000" w:rsidDel="00000000" w:rsidP="00000000" w:rsidRDefault="00000000" w:rsidRPr="00000000" w14:paraId="00000D5D">
      <w:pPr>
        <w:rPr/>
      </w:pPr>
      <w:r w:rsidDel="00000000" w:rsidR="00000000" w:rsidRPr="00000000">
        <w:rPr>
          <w:rtl w:val="0"/>
        </w:rPr>
        <w:t xml:space="preserve">        Email liên hệ.</w:t>
      </w:r>
    </w:p>
    <w:p w:rsidR="00000000" w:rsidDel="00000000" w:rsidP="00000000" w:rsidRDefault="00000000" w:rsidRPr="00000000" w14:paraId="00000D5E">
      <w:pPr>
        <w:rPr/>
      </w:pPr>
      <w:r w:rsidDel="00000000" w:rsidR="00000000" w:rsidRPr="00000000">
        <w:rPr>
          <w:rtl w:val="0"/>
        </w:rPr>
        <w:t xml:space="preserve">   19. cover_media_id               BIGINT UNSIGNED            Null:YES  [FK]</w:t>
      </w:r>
    </w:p>
    <w:p w:rsidR="00000000" w:rsidDel="00000000" w:rsidP="00000000" w:rsidRDefault="00000000" w:rsidRPr="00000000" w14:paraId="00000D5F">
      <w:pPr>
        <w:rPr/>
      </w:pPr>
      <w:r w:rsidDel="00000000" w:rsidR="00000000" w:rsidRPr="00000000">
        <w:rPr>
          <w:rtl w:val="0"/>
        </w:rPr>
        <w:t xml:space="preserve">        Khoá ngoại tới bảng workspace_media (Thư viện ảnh/video/360 của workspace). Có thể bỏ trống.</w:t>
      </w:r>
    </w:p>
    <w:p w:rsidR="00000000" w:rsidDel="00000000" w:rsidP="00000000" w:rsidRDefault="00000000" w:rsidRPr="00000000" w14:paraId="00000D60">
      <w:pPr>
        <w:rPr/>
      </w:pPr>
      <w:r w:rsidDel="00000000" w:rsidR="00000000" w:rsidRPr="00000000">
        <w:rPr>
          <w:rtl w:val="0"/>
        </w:rPr>
        <w:t xml:space="preserve">   20. cancellation_policy_id       BIGINT UNSIGNED            Null:YES  [FK]</w:t>
      </w:r>
    </w:p>
    <w:p w:rsidR="00000000" w:rsidDel="00000000" w:rsidP="00000000" w:rsidRDefault="00000000" w:rsidRPr="00000000" w14:paraId="00000D61">
      <w:pPr>
        <w:rPr/>
      </w:pPr>
      <w:r w:rsidDel="00000000" w:rsidR="00000000" w:rsidRPr="00000000">
        <w:rPr>
          <w:rtl w:val="0"/>
        </w:rPr>
        <w:t xml:space="preserve">        Khoá ngoại tới bảng cancellation_policy (Chính sách huỷ đặt chỗ). Có thể bỏ trống.</w:t>
      </w:r>
    </w:p>
    <w:p w:rsidR="00000000" w:rsidDel="00000000" w:rsidP="00000000" w:rsidRDefault="00000000" w:rsidRPr="00000000" w14:paraId="00000D62">
      <w:pPr>
        <w:rPr/>
      </w:pPr>
      <w:r w:rsidDel="00000000" w:rsidR="00000000" w:rsidRPr="00000000">
        <w:rPr>
          <w:rtl w:val="0"/>
        </w:rPr>
        <w:t xml:space="preserve">   21. suspended_by                 BIGINT UNSIGNED            Null:YES </w:t>
      </w:r>
    </w:p>
    <w:p w:rsidR="00000000" w:rsidDel="00000000" w:rsidP="00000000" w:rsidRDefault="00000000" w:rsidRPr="00000000" w14:paraId="00000D63">
      <w:pPr>
        <w:rPr/>
      </w:pPr>
      <w:r w:rsidDel="00000000" w:rsidR="00000000" w:rsidRPr="00000000">
        <w:rPr>
          <w:rtl w:val="0"/>
        </w:rPr>
        <w:t xml:space="preserve">        Quản trị viên đã ra quyết định tạm ngưng. Quyết định này ghi đè cấu hình bật/tắt của</w:t>
      </w:r>
    </w:p>
    <w:p w:rsidR="00000000" w:rsidDel="00000000" w:rsidP="00000000" w:rsidRDefault="00000000" w:rsidRPr="00000000" w14:paraId="00000D64">
      <w:pPr>
        <w:rPr/>
      </w:pPr>
      <w:r w:rsidDel="00000000" w:rsidR="00000000" w:rsidRPr="00000000">
        <w:rPr>
          <w:rtl w:val="0"/>
        </w:rPr>
        <w:t xml:space="preserve">        Organizer (BR-07).</w:t>
      </w:r>
    </w:p>
    <w:p w:rsidR="00000000" w:rsidDel="00000000" w:rsidP="00000000" w:rsidRDefault="00000000" w:rsidRPr="00000000" w14:paraId="00000D65">
      <w:pPr>
        <w:rPr/>
      </w:pPr>
      <w:r w:rsidDel="00000000" w:rsidR="00000000" w:rsidRPr="00000000">
        <w:rPr>
          <w:rtl w:val="0"/>
        </w:rPr>
        <w:t xml:space="preserve">   22. suspended_reason             VARCHAR(500)               Null:YES </w:t>
      </w:r>
    </w:p>
    <w:p w:rsidR="00000000" w:rsidDel="00000000" w:rsidP="00000000" w:rsidRDefault="00000000" w:rsidRPr="00000000" w14:paraId="00000D66">
      <w:pPr>
        <w:rPr/>
      </w:pPr>
      <w:r w:rsidDel="00000000" w:rsidR="00000000" w:rsidRPr="00000000">
        <w:rPr>
          <w:rtl w:val="0"/>
        </w:rPr>
        <w:t xml:space="preserve">        Lý do tạm ngưng.</w:t>
      </w:r>
    </w:p>
    <w:p w:rsidR="00000000" w:rsidDel="00000000" w:rsidP="00000000" w:rsidRDefault="00000000" w:rsidRPr="00000000" w14:paraId="00000D67">
      <w:pPr>
        <w:rPr/>
      </w:pPr>
      <w:r w:rsidDel="00000000" w:rsidR="00000000" w:rsidRPr="00000000">
        <w:rPr>
          <w:rtl w:val="0"/>
        </w:rPr>
        <w:t xml:space="preserve">   23. published_at                 DATETIME(3)                Null:YES </w:t>
      </w:r>
    </w:p>
    <w:p w:rsidR="00000000" w:rsidDel="00000000" w:rsidP="00000000" w:rsidRDefault="00000000" w:rsidRPr="00000000" w14:paraId="00000D68">
      <w:pPr>
        <w:rPr/>
      </w:pPr>
      <w:r w:rsidDel="00000000" w:rsidR="00000000" w:rsidRPr="00000000">
        <w:rPr>
          <w:rtl w:val="0"/>
        </w:rPr>
        <w:t xml:space="preserve">        Mốc thời gian: công bố.</w:t>
      </w:r>
    </w:p>
    <w:p w:rsidR="00000000" w:rsidDel="00000000" w:rsidP="00000000" w:rsidRDefault="00000000" w:rsidRPr="00000000" w14:paraId="00000D69">
      <w:pPr>
        <w:rPr/>
      </w:pPr>
      <w:r w:rsidDel="00000000" w:rsidR="00000000" w:rsidRPr="00000000">
        <w:rPr>
          <w:rtl w:val="0"/>
        </w:rPr>
        <w:t xml:space="preserve">   24. version                      INT UNSIGNED               Null:NO  </w:t>
      </w:r>
    </w:p>
    <w:p w:rsidR="00000000" w:rsidDel="00000000" w:rsidP="00000000" w:rsidRDefault="00000000" w:rsidRPr="00000000" w14:paraId="00000D6A">
      <w:pPr>
        <w:rPr/>
      </w:pPr>
      <w:r w:rsidDel="00000000" w:rsidR="00000000" w:rsidRPr="00000000">
        <w:rPr>
          <w:rtl w:val="0"/>
        </w:rPr>
        <w:t xml:space="preserve">        · Mặc định = 0</w:t>
      </w:r>
    </w:p>
    <w:p w:rsidR="00000000" w:rsidDel="00000000" w:rsidP="00000000" w:rsidRDefault="00000000" w:rsidRPr="00000000" w14:paraId="00000D6B">
      <w:pPr>
        <w:rPr/>
      </w:pPr>
      <w:r w:rsidDel="00000000" w:rsidR="00000000" w:rsidRPr="00000000">
        <w:rPr>
          <w:rtl w:val="0"/>
        </w:rPr>
        <w:t xml:space="preserve">        Số phiên bản dùng cho optimistic locking (JPA @Version) chống ghi đè đồng thời.</w:t>
      </w:r>
    </w:p>
    <w:p w:rsidR="00000000" w:rsidDel="00000000" w:rsidP="00000000" w:rsidRDefault="00000000" w:rsidRPr="00000000" w14:paraId="00000D6C">
      <w:pPr>
        <w:rPr/>
      </w:pPr>
      <w:r w:rsidDel="00000000" w:rsidR="00000000" w:rsidRPr="00000000">
        <w:rPr>
          <w:rtl w:val="0"/>
        </w:rPr>
        <w:t xml:space="preserve">   25. created_at                   DATETIME(3)                Null:NO  </w:t>
      </w:r>
    </w:p>
    <w:p w:rsidR="00000000" w:rsidDel="00000000" w:rsidP="00000000" w:rsidRDefault="00000000" w:rsidRPr="00000000" w14:paraId="00000D6D">
      <w:pPr>
        <w:rPr/>
      </w:pPr>
      <w:r w:rsidDel="00000000" w:rsidR="00000000" w:rsidRPr="00000000">
        <w:rPr>
          <w:rtl w:val="0"/>
        </w:rPr>
        <w:t xml:space="preserve">        · Mặc định = CURRENT_TIMESTAMP(3)</w:t>
      </w:r>
    </w:p>
    <w:p w:rsidR="00000000" w:rsidDel="00000000" w:rsidP="00000000" w:rsidRDefault="00000000" w:rsidRPr="00000000" w14:paraId="00000D6E">
      <w:pPr>
        <w:rPr/>
      </w:pPr>
      <w:r w:rsidDel="00000000" w:rsidR="00000000" w:rsidRPr="00000000">
        <w:rPr>
          <w:rtl w:val="0"/>
        </w:rPr>
        <w:t xml:space="preserve">        Thời điểm bản ghi được tạo.</w:t>
      </w:r>
    </w:p>
    <w:p w:rsidR="00000000" w:rsidDel="00000000" w:rsidP="00000000" w:rsidRDefault="00000000" w:rsidRPr="00000000" w14:paraId="00000D6F">
      <w:pPr>
        <w:rPr/>
      </w:pPr>
      <w:r w:rsidDel="00000000" w:rsidR="00000000" w:rsidRPr="00000000">
        <w:rPr>
          <w:rtl w:val="0"/>
        </w:rPr>
        <w:t xml:space="preserve">   26. updated_at                   DATETIME(3)                Null:NO  </w:t>
      </w:r>
    </w:p>
    <w:p w:rsidR="00000000" w:rsidDel="00000000" w:rsidP="00000000" w:rsidRDefault="00000000" w:rsidRPr="00000000" w14:paraId="00000D70">
      <w:pPr>
        <w:rPr/>
      </w:pPr>
      <w:r w:rsidDel="00000000" w:rsidR="00000000" w:rsidRPr="00000000">
        <w:rPr>
          <w:rtl w:val="0"/>
        </w:rPr>
        <w:t xml:space="preserve">        · Mặc định = CURRENT_TIMESTAMP(3)  |  AUTO-UPDATE</w:t>
      </w:r>
    </w:p>
    <w:p w:rsidR="00000000" w:rsidDel="00000000" w:rsidP="00000000" w:rsidRDefault="00000000" w:rsidRPr="00000000" w14:paraId="00000D71">
      <w:pPr>
        <w:rPr/>
      </w:pPr>
      <w:r w:rsidDel="00000000" w:rsidR="00000000" w:rsidRPr="00000000">
        <w:rPr>
          <w:rtl w:val="0"/>
        </w:rPr>
        <w:t xml:space="preserve">        Thời điểm cập nhật gần nhất (tự động cập nhật).</w:t>
      </w:r>
    </w:p>
    <w:p w:rsidR="00000000" w:rsidDel="00000000" w:rsidP="00000000" w:rsidRDefault="00000000" w:rsidRPr="00000000" w14:paraId="00000D72">
      <w:pPr>
        <w:rPr/>
      </w:pPr>
      <w:r w:rsidDel="00000000" w:rsidR="00000000" w:rsidRPr="00000000">
        <w:rPr>
          <w:rtl w:val="0"/>
        </w:rPr>
        <w:t xml:space="preserve">   27. archived_at                  DATETIME(3)                Null:YES </w:t>
      </w:r>
    </w:p>
    <w:p w:rsidR="00000000" w:rsidDel="00000000" w:rsidP="00000000" w:rsidRDefault="00000000" w:rsidRPr="00000000" w14:paraId="00000D73">
      <w:pPr>
        <w:rPr/>
      </w:pPr>
      <w:r w:rsidDel="00000000" w:rsidR="00000000" w:rsidRPr="00000000">
        <w:rPr>
          <w:rtl w:val="0"/>
        </w:rPr>
        <w:t xml:space="preserve">        Mốc thời gian: lưu trữ.</w:t>
      </w:r>
    </w:p>
    <w:p w:rsidR="00000000" w:rsidDel="00000000" w:rsidP="00000000" w:rsidRDefault="00000000" w:rsidRPr="00000000" w14:paraId="00000D74">
      <w:pPr>
        <w:rPr/>
      </w:pPr>
      <w:r w:rsidDel="00000000" w:rsidR="00000000" w:rsidRPr="00000000">
        <w:rPr>
          <w:rtl w:val="0"/>
        </w:rPr>
      </w:r>
    </w:p>
    <w:p w:rsidR="00000000" w:rsidDel="00000000" w:rsidP="00000000" w:rsidRDefault="00000000" w:rsidRPr="00000000" w14:paraId="00000D75">
      <w:pPr>
        <w:rPr/>
      </w:pPr>
      <w:r w:rsidDel="00000000" w:rsidR="00000000" w:rsidRPr="00000000">
        <w:rPr>
          <w:rtl w:val="0"/>
        </w:rPr>
      </w:r>
    </w:p>
    <w:p w:rsidR="00000000" w:rsidDel="00000000" w:rsidP="00000000" w:rsidRDefault="00000000" w:rsidRPr="00000000" w14:paraId="00000D76">
      <w:pPr>
        <w:rPr/>
      </w:pPr>
      <w:r w:rsidDel="00000000" w:rsidR="00000000" w:rsidRPr="00000000">
        <w:rPr>
          <w:rtl w:val="0"/>
        </w:rPr>
        <w:t xml:space="preserve">====================================================================================================</w:t>
      </w:r>
    </w:p>
    <w:p w:rsidR="00000000" w:rsidDel="00000000" w:rsidP="00000000" w:rsidRDefault="00000000" w:rsidRPr="00000000" w14:paraId="00000D77">
      <w:pPr>
        <w:rPr/>
      </w:pPr>
      <w:r w:rsidDel="00000000" w:rsidR="00000000" w:rsidRPr="00000000">
        <w:rPr>
          <w:rtl w:val="0"/>
        </w:rPr>
        <w:t xml:space="preserve">BẢNG 18/95 :  WORKSPACE_OPERATING_HOUR</w:t>
      </w:r>
    </w:p>
    <w:p w:rsidR="00000000" w:rsidDel="00000000" w:rsidP="00000000" w:rsidRDefault="00000000" w:rsidRPr="00000000" w14:paraId="00000D78">
      <w:pPr>
        <w:rPr/>
      </w:pPr>
      <w:r w:rsidDel="00000000" w:rsidR="00000000" w:rsidRPr="00000000">
        <w:rPr>
          <w:rtl w:val="0"/>
        </w:rPr>
        <w:t xml:space="preserve">====================================================================================================</w:t>
      </w:r>
    </w:p>
    <w:p w:rsidR="00000000" w:rsidDel="00000000" w:rsidP="00000000" w:rsidRDefault="00000000" w:rsidRPr="00000000" w14:paraId="00000D79">
      <w:pPr>
        <w:rPr/>
      </w:pPr>
      <w:r w:rsidDel="00000000" w:rsidR="00000000" w:rsidRPr="00000000">
        <w:rPr>
          <w:rtl w:val="0"/>
        </w:rPr>
      </w:r>
    </w:p>
    <w:p w:rsidR="00000000" w:rsidDel="00000000" w:rsidP="00000000" w:rsidRDefault="00000000" w:rsidRPr="00000000" w14:paraId="00000D7A">
      <w:pPr>
        <w:rPr/>
      </w:pPr>
      <w:r w:rsidDel="00000000" w:rsidR="00000000" w:rsidRPr="00000000">
        <w:rPr>
          <w:rtl w:val="0"/>
        </w:rPr>
        <w:t xml:space="preserve">Ý NGHĨA: Giờ hoạt động theo ngày trong tuần (BR-10).</w:t>
      </w:r>
    </w:p>
    <w:p w:rsidR="00000000" w:rsidDel="00000000" w:rsidP="00000000" w:rsidRDefault="00000000" w:rsidRPr="00000000" w14:paraId="00000D7B">
      <w:pPr>
        <w:rPr/>
      </w:pPr>
      <w:r w:rsidDel="00000000" w:rsidR="00000000" w:rsidRPr="00000000">
        <w:rPr>
          <w:rtl w:val="0"/>
        </w:rPr>
      </w:r>
    </w:p>
    <w:p w:rsidR="00000000" w:rsidDel="00000000" w:rsidP="00000000" w:rsidRDefault="00000000" w:rsidRPr="00000000" w14:paraId="00000D7C">
      <w:pPr>
        <w:rPr/>
      </w:pPr>
      <w:r w:rsidDel="00000000" w:rsidR="00000000" w:rsidRPr="00000000">
        <w:rPr>
          <w:rtl w:val="0"/>
        </w:rPr>
        <w:t xml:space="preserve">  Khoá chính : id</w:t>
      </w:r>
    </w:p>
    <w:p w:rsidR="00000000" w:rsidDel="00000000" w:rsidP="00000000" w:rsidRDefault="00000000" w:rsidRPr="00000000" w14:paraId="00000D7D">
      <w:pPr>
        <w:rPr/>
      </w:pPr>
      <w:r w:rsidDel="00000000" w:rsidR="00000000" w:rsidRPr="00000000">
        <w:rPr>
          <w:rtl w:val="0"/>
        </w:rPr>
        <w:t xml:space="preserve">  Duy nhất   : uk_woh_ws_day (workspace_id, day_of_week, effective_from)</w:t>
      </w:r>
    </w:p>
    <w:p w:rsidR="00000000" w:rsidDel="00000000" w:rsidP="00000000" w:rsidRDefault="00000000" w:rsidRPr="00000000" w14:paraId="00000D7E">
      <w:pPr>
        <w:rPr/>
      </w:pPr>
      <w:r w:rsidDel="00000000" w:rsidR="00000000" w:rsidRPr="00000000">
        <w:rPr>
          <w:rtl w:val="0"/>
        </w:rPr>
        <w:t xml:space="preserve">  Tham chiếu tới:</w:t>
      </w:r>
    </w:p>
    <w:p w:rsidR="00000000" w:rsidDel="00000000" w:rsidP="00000000" w:rsidRDefault="00000000" w:rsidRPr="00000000" w14:paraId="00000D7F">
      <w:pPr>
        <w:rPr/>
      </w:pPr>
      <w:r w:rsidDel="00000000" w:rsidR="00000000" w:rsidRPr="00000000">
        <w:rPr>
          <w:rtl w:val="0"/>
        </w:rPr>
        <w:t xml:space="preserve">      - workspace_id               -&gt; workspace.id   [ON DELETE CASCADE]</w:t>
      </w:r>
    </w:p>
    <w:p w:rsidR="00000000" w:rsidDel="00000000" w:rsidP="00000000" w:rsidRDefault="00000000" w:rsidRPr="00000000" w14:paraId="00000D80">
      <w:pPr>
        <w:rPr/>
      </w:pPr>
      <w:r w:rsidDel="00000000" w:rsidR="00000000" w:rsidRPr="00000000">
        <w:rPr>
          <w:rtl w:val="0"/>
        </w:rPr>
      </w:r>
    </w:p>
    <w:p w:rsidR="00000000" w:rsidDel="00000000" w:rsidP="00000000" w:rsidRDefault="00000000" w:rsidRPr="00000000" w14:paraId="00000D81">
      <w:pPr>
        <w:rPr/>
      </w:pPr>
      <w:r w:rsidDel="00000000" w:rsidR="00000000" w:rsidRPr="00000000">
        <w:rPr>
          <w:rtl w:val="0"/>
        </w:rPr>
        <w:t xml:space="preserve">  DANH SÁCH THUỘC TÍNH</w:t>
      </w:r>
    </w:p>
    <w:p w:rsidR="00000000" w:rsidDel="00000000" w:rsidP="00000000" w:rsidRDefault="00000000" w:rsidRPr="00000000" w14:paraId="00000D82">
      <w:pPr>
        <w:rPr/>
      </w:pPr>
      <w:r w:rsidDel="00000000" w:rsidR="00000000" w:rsidRPr="00000000">
        <w:rPr>
          <w:rtl w:val="0"/>
        </w:rPr>
        <w:t xml:space="preserve">  --------------------------------------------------------------------------------------------------</w:t>
      </w:r>
    </w:p>
    <w:p w:rsidR="00000000" w:rsidDel="00000000" w:rsidP="00000000" w:rsidRDefault="00000000" w:rsidRPr="00000000" w14:paraId="00000D83">
      <w:pPr>
        <w:rPr/>
      </w:pPr>
      <w:r w:rsidDel="00000000" w:rsidR="00000000" w:rsidRPr="00000000">
        <w:rPr>
          <w:rtl w:val="0"/>
        </w:rPr>
        <w:t xml:space="preserve">    1. id                           BIGINT UNSIGNED            Null:NO   [PK]</w:t>
      </w:r>
    </w:p>
    <w:p w:rsidR="00000000" w:rsidDel="00000000" w:rsidP="00000000" w:rsidRDefault="00000000" w:rsidRPr="00000000" w14:paraId="00000D84">
      <w:pPr>
        <w:rPr/>
      </w:pPr>
      <w:r w:rsidDel="00000000" w:rsidR="00000000" w:rsidRPr="00000000">
        <w:rPr>
          <w:rtl w:val="0"/>
        </w:rPr>
        <w:t xml:space="preserve">        · AUTO_INCREMENT</w:t>
      </w:r>
    </w:p>
    <w:p w:rsidR="00000000" w:rsidDel="00000000" w:rsidP="00000000" w:rsidRDefault="00000000" w:rsidRPr="00000000" w14:paraId="00000D85">
      <w:pPr>
        <w:rPr/>
      </w:pPr>
      <w:r w:rsidDel="00000000" w:rsidR="00000000" w:rsidRPr="00000000">
        <w:rPr>
          <w:rtl w:val="0"/>
        </w:rPr>
        <w:t xml:space="preserve">        Khoá chính, tự tăng.</w:t>
      </w:r>
    </w:p>
    <w:p w:rsidR="00000000" w:rsidDel="00000000" w:rsidP="00000000" w:rsidRDefault="00000000" w:rsidRPr="00000000" w14:paraId="00000D86">
      <w:pPr>
        <w:rPr/>
      </w:pPr>
      <w:r w:rsidDel="00000000" w:rsidR="00000000" w:rsidRPr="00000000">
        <w:rPr>
          <w:rtl w:val="0"/>
        </w:rPr>
        <w:t xml:space="preserve">    2. workspace_id                 BIGINT UNSIGNED            Null:NO   [FK/UQ]</w:t>
      </w:r>
    </w:p>
    <w:p w:rsidR="00000000" w:rsidDel="00000000" w:rsidP="00000000" w:rsidRDefault="00000000" w:rsidRPr="00000000" w14:paraId="00000D87">
      <w:pPr>
        <w:rPr/>
      </w:pPr>
      <w:r w:rsidDel="00000000" w:rsidR="00000000" w:rsidRPr="00000000">
        <w:rPr>
          <w:rtl w:val="0"/>
        </w:rPr>
        <w:t xml:space="preserve">        Khoá ngoại tới bảng workspace (Không gian làm việc).</w:t>
      </w:r>
    </w:p>
    <w:p w:rsidR="00000000" w:rsidDel="00000000" w:rsidP="00000000" w:rsidRDefault="00000000" w:rsidRPr="00000000" w14:paraId="00000D88">
      <w:pPr>
        <w:rPr/>
      </w:pPr>
      <w:r w:rsidDel="00000000" w:rsidR="00000000" w:rsidRPr="00000000">
        <w:rPr>
          <w:rtl w:val="0"/>
        </w:rPr>
        <w:t xml:space="preserve">    3. day_of_week                  TINYINT UNSIGNED           Null:NO   [UQ]</w:t>
      </w:r>
    </w:p>
    <w:p w:rsidR="00000000" w:rsidDel="00000000" w:rsidP="00000000" w:rsidRDefault="00000000" w:rsidRPr="00000000" w14:paraId="00000D89">
      <w:pPr>
        <w:rPr/>
      </w:pPr>
      <w:r w:rsidDel="00000000" w:rsidR="00000000" w:rsidRPr="00000000">
        <w:rPr>
          <w:rtl w:val="0"/>
        </w:rPr>
        <w:t xml:space="preserve">        Ngày trong tuần, quy ước 0 là Chủ nhật và 6 là Thứ bảy.</w:t>
      </w:r>
    </w:p>
    <w:p w:rsidR="00000000" w:rsidDel="00000000" w:rsidP="00000000" w:rsidRDefault="00000000" w:rsidRPr="00000000" w14:paraId="00000D8A">
      <w:pPr>
        <w:rPr/>
      </w:pPr>
      <w:r w:rsidDel="00000000" w:rsidR="00000000" w:rsidRPr="00000000">
        <w:rPr>
          <w:rtl w:val="0"/>
        </w:rPr>
        <w:t xml:space="preserve">    4. is_closed                    TINYINT(1)                 Null:NO  </w:t>
      </w:r>
    </w:p>
    <w:p w:rsidR="00000000" w:rsidDel="00000000" w:rsidP="00000000" w:rsidRDefault="00000000" w:rsidRPr="00000000" w14:paraId="00000D8B">
      <w:pPr>
        <w:rPr/>
      </w:pPr>
      <w:r w:rsidDel="00000000" w:rsidR="00000000" w:rsidRPr="00000000">
        <w:rPr>
          <w:rtl w:val="0"/>
        </w:rPr>
        <w:t xml:space="preserve">        · Mặc định = 0</w:t>
      </w:r>
    </w:p>
    <w:p w:rsidR="00000000" w:rsidDel="00000000" w:rsidP="00000000" w:rsidRDefault="00000000" w:rsidRPr="00000000" w14:paraId="00000D8C">
      <w:pPr>
        <w:rPr/>
      </w:pPr>
      <w:r w:rsidDel="00000000" w:rsidR="00000000" w:rsidRPr="00000000">
        <w:rPr>
          <w:rtl w:val="0"/>
        </w:rPr>
        <w:t xml:space="preserve">        Đánh dấu ngày này workspace không hoạt động; khi bằng 1 thì bỏ qua giờ mở và giờ đóng.</w:t>
      </w:r>
    </w:p>
    <w:p w:rsidR="00000000" w:rsidDel="00000000" w:rsidP="00000000" w:rsidRDefault="00000000" w:rsidRPr="00000000" w14:paraId="00000D8D">
      <w:pPr>
        <w:rPr/>
      </w:pPr>
      <w:r w:rsidDel="00000000" w:rsidR="00000000" w:rsidRPr="00000000">
        <w:rPr>
          <w:rtl w:val="0"/>
        </w:rPr>
        <w:t xml:space="preserve">    5. open_time                    TIME                       Null:YES </w:t>
      </w:r>
    </w:p>
    <w:p w:rsidR="00000000" w:rsidDel="00000000" w:rsidP="00000000" w:rsidRDefault="00000000" w:rsidRPr="00000000" w14:paraId="00000D8E">
      <w:pPr>
        <w:rPr/>
      </w:pPr>
      <w:r w:rsidDel="00000000" w:rsidR="00000000" w:rsidRPr="00000000">
        <w:rPr>
          <w:rtl w:val="0"/>
        </w:rPr>
        <w:t xml:space="preserve">        Giờ mở cửa trong ngày (BR-10).</w:t>
      </w:r>
    </w:p>
    <w:p w:rsidR="00000000" w:rsidDel="00000000" w:rsidP="00000000" w:rsidRDefault="00000000" w:rsidRPr="00000000" w14:paraId="00000D8F">
      <w:pPr>
        <w:rPr/>
      </w:pPr>
      <w:r w:rsidDel="00000000" w:rsidR="00000000" w:rsidRPr="00000000">
        <w:rPr>
          <w:rtl w:val="0"/>
        </w:rPr>
        <w:t xml:space="preserve">    6. close_time                   TIME                       Null:YES </w:t>
      </w:r>
    </w:p>
    <w:p w:rsidR="00000000" w:rsidDel="00000000" w:rsidP="00000000" w:rsidRDefault="00000000" w:rsidRPr="00000000" w14:paraId="00000D90">
      <w:pPr>
        <w:rPr/>
      </w:pPr>
      <w:r w:rsidDel="00000000" w:rsidR="00000000" w:rsidRPr="00000000">
        <w:rPr>
          <w:rtl w:val="0"/>
        </w:rPr>
        <w:t xml:space="preserve">        Giờ đóng cửa trong ngày (BR-10).</w:t>
      </w:r>
    </w:p>
    <w:p w:rsidR="00000000" w:rsidDel="00000000" w:rsidP="00000000" w:rsidRDefault="00000000" w:rsidRPr="00000000" w14:paraId="00000D91">
      <w:pPr>
        <w:rPr/>
      </w:pPr>
      <w:r w:rsidDel="00000000" w:rsidR="00000000" w:rsidRPr="00000000">
        <w:rPr>
          <w:rtl w:val="0"/>
        </w:rPr>
        <w:t xml:space="preserve">    7. effective_from               DATE                       Null:YES  [UQ]</w:t>
      </w:r>
    </w:p>
    <w:p w:rsidR="00000000" w:rsidDel="00000000" w:rsidP="00000000" w:rsidRDefault="00000000" w:rsidRPr="00000000" w14:paraId="00000D92">
      <w:pPr>
        <w:rPr/>
      </w:pPr>
      <w:r w:rsidDel="00000000" w:rsidR="00000000" w:rsidRPr="00000000">
        <w:rPr>
          <w:rtl w:val="0"/>
        </w:rPr>
        <w:t xml:space="preserve">        Ngày bắt đầu có hiệu lực.</w:t>
      </w:r>
    </w:p>
    <w:p w:rsidR="00000000" w:rsidDel="00000000" w:rsidP="00000000" w:rsidRDefault="00000000" w:rsidRPr="00000000" w14:paraId="00000D93">
      <w:pPr>
        <w:rPr/>
      </w:pPr>
      <w:r w:rsidDel="00000000" w:rsidR="00000000" w:rsidRPr="00000000">
        <w:rPr>
          <w:rtl w:val="0"/>
        </w:rPr>
        <w:t xml:space="preserve">    8. effective_to                 DATE                       Null:YES </w:t>
      </w:r>
    </w:p>
    <w:p w:rsidR="00000000" w:rsidDel="00000000" w:rsidP="00000000" w:rsidRDefault="00000000" w:rsidRPr="00000000" w14:paraId="00000D94">
      <w:pPr>
        <w:rPr/>
      </w:pPr>
      <w:r w:rsidDel="00000000" w:rsidR="00000000" w:rsidRPr="00000000">
        <w:rPr>
          <w:rtl w:val="0"/>
        </w:rPr>
        <w:t xml:space="preserve">        Ngày hết hiệu lực; để trống nghĩa là còn hiệu lực vô thời hạn.</w:t>
      </w:r>
    </w:p>
    <w:p w:rsidR="00000000" w:rsidDel="00000000" w:rsidP="00000000" w:rsidRDefault="00000000" w:rsidRPr="00000000" w14:paraId="00000D95">
      <w:pPr>
        <w:rPr/>
      </w:pPr>
      <w:r w:rsidDel="00000000" w:rsidR="00000000" w:rsidRPr="00000000">
        <w:rPr>
          <w:rtl w:val="0"/>
        </w:rPr>
      </w:r>
    </w:p>
    <w:p w:rsidR="00000000" w:rsidDel="00000000" w:rsidP="00000000" w:rsidRDefault="00000000" w:rsidRPr="00000000" w14:paraId="00000D96">
      <w:pPr>
        <w:rPr/>
      </w:pPr>
      <w:r w:rsidDel="00000000" w:rsidR="00000000" w:rsidRPr="00000000">
        <w:rPr>
          <w:rtl w:val="0"/>
        </w:rPr>
      </w:r>
    </w:p>
    <w:p w:rsidR="00000000" w:rsidDel="00000000" w:rsidP="00000000" w:rsidRDefault="00000000" w:rsidRPr="00000000" w14:paraId="00000D97">
      <w:pPr>
        <w:rPr/>
      </w:pPr>
      <w:r w:rsidDel="00000000" w:rsidR="00000000" w:rsidRPr="00000000">
        <w:rPr>
          <w:rtl w:val="0"/>
        </w:rPr>
        <w:t xml:space="preserve">====================================================================================================</w:t>
      </w:r>
    </w:p>
    <w:p w:rsidR="00000000" w:rsidDel="00000000" w:rsidP="00000000" w:rsidRDefault="00000000" w:rsidRPr="00000000" w14:paraId="00000D98">
      <w:pPr>
        <w:rPr/>
      </w:pPr>
      <w:r w:rsidDel="00000000" w:rsidR="00000000" w:rsidRPr="00000000">
        <w:rPr>
          <w:rtl w:val="0"/>
        </w:rPr>
        <w:t xml:space="preserve">BẢNG 19/95 :  WORKSPACE_SUBMISSION</w:t>
      </w:r>
    </w:p>
    <w:p w:rsidR="00000000" w:rsidDel="00000000" w:rsidP="00000000" w:rsidRDefault="00000000" w:rsidRPr="00000000" w14:paraId="00000D99">
      <w:pPr>
        <w:rPr/>
      </w:pPr>
      <w:r w:rsidDel="00000000" w:rsidR="00000000" w:rsidRPr="00000000">
        <w:rPr>
          <w:rtl w:val="0"/>
        </w:rPr>
        <w:t xml:space="preserve">====================================================================================================</w:t>
      </w:r>
    </w:p>
    <w:p w:rsidR="00000000" w:rsidDel="00000000" w:rsidP="00000000" w:rsidRDefault="00000000" w:rsidRPr="00000000" w14:paraId="00000D9A">
      <w:pPr>
        <w:rPr/>
      </w:pPr>
      <w:r w:rsidDel="00000000" w:rsidR="00000000" w:rsidRPr="00000000">
        <w:rPr>
          <w:rtl w:val="0"/>
        </w:rPr>
      </w:r>
    </w:p>
    <w:p w:rsidR="00000000" w:rsidDel="00000000" w:rsidP="00000000" w:rsidRDefault="00000000" w:rsidRPr="00000000" w14:paraId="00000D9B">
      <w:pPr>
        <w:rPr/>
      </w:pPr>
      <w:r w:rsidDel="00000000" w:rsidR="00000000" w:rsidRPr="00000000">
        <w:rPr>
          <w:rtl w:val="0"/>
        </w:rPr>
        <w:t xml:space="preserve">Ý NGHĨA: Phiếu trình duyệt workspace (BR-06).</w:t>
      </w:r>
    </w:p>
    <w:p w:rsidR="00000000" w:rsidDel="00000000" w:rsidP="00000000" w:rsidRDefault="00000000" w:rsidRPr="00000000" w14:paraId="00000D9C">
      <w:pPr>
        <w:rPr/>
      </w:pPr>
      <w:r w:rsidDel="00000000" w:rsidR="00000000" w:rsidRPr="00000000">
        <w:rPr>
          <w:rtl w:val="0"/>
        </w:rPr>
      </w:r>
    </w:p>
    <w:p w:rsidR="00000000" w:rsidDel="00000000" w:rsidP="00000000" w:rsidRDefault="00000000" w:rsidRPr="00000000" w14:paraId="00000D9D">
      <w:pPr>
        <w:rPr/>
      </w:pPr>
      <w:r w:rsidDel="00000000" w:rsidR="00000000" w:rsidRPr="00000000">
        <w:rPr>
          <w:rtl w:val="0"/>
        </w:rPr>
        <w:t xml:space="preserve">  Khoá chính : id</w:t>
      </w:r>
    </w:p>
    <w:p w:rsidR="00000000" w:rsidDel="00000000" w:rsidP="00000000" w:rsidRDefault="00000000" w:rsidRPr="00000000" w14:paraId="00000D9E">
      <w:pPr>
        <w:rPr/>
      </w:pPr>
      <w:r w:rsidDel="00000000" w:rsidR="00000000" w:rsidRPr="00000000">
        <w:rPr>
          <w:rtl w:val="0"/>
        </w:rPr>
        <w:t xml:space="preserve">  Tham chiếu tới:</w:t>
      </w:r>
    </w:p>
    <w:p w:rsidR="00000000" w:rsidDel="00000000" w:rsidP="00000000" w:rsidRDefault="00000000" w:rsidRPr="00000000" w14:paraId="00000D9F">
      <w:pPr>
        <w:rPr/>
      </w:pPr>
      <w:r w:rsidDel="00000000" w:rsidR="00000000" w:rsidRPr="00000000">
        <w:rPr>
          <w:rtl w:val="0"/>
        </w:rPr>
        <w:t xml:space="preserve">      - workspace_id               -&gt; workspace.id   [ON DELETE CASCADE]</w:t>
      </w:r>
    </w:p>
    <w:p w:rsidR="00000000" w:rsidDel="00000000" w:rsidP="00000000" w:rsidRDefault="00000000" w:rsidRPr="00000000" w14:paraId="00000DA0">
      <w:pPr>
        <w:rPr/>
      </w:pPr>
      <w:r w:rsidDel="00000000" w:rsidR="00000000" w:rsidRPr="00000000">
        <w:rPr>
          <w:rtl w:val="0"/>
        </w:rPr>
        <w:t xml:space="preserve">      - submitted_by               -&gt; user_account.id   [ON DELETE RESTRICT]</w:t>
      </w:r>
    </w:p>
    <w:p w:rsidR="00000000" w:rsidDel="00000000" w:rsidP="00000000" w:rsidRDefault="00000000" w:rsidRPr="00000000" w14:paraId="00000DA1">
      <w:pPr>
        <w:rPr/>
      </w:pPr>
      <w:r w:rsidDel="00000000" w:rsidR="00000000" w:rsidRPr="00000000">
        <w:rPr>
          <w:rtl w:val="0"/>
        </w:rPr>
        <w:t xml:space="preserve">      - reviewed_by                -&gt; user_account.id   [ON DELETE SET NULL]</w:t>
      </w:r>
    </w:p>
    <w:p w:rsidR="00000000" w:rsidDel="00000000" w:rsidP="00000000" w:rsidRDefault="00000000" w:rsidRPr="00000000" w14:paraId="00000DA2">
      <w:pPr>
        <w:rPr/>
      </w:pPr>
      <w:r w:rsidDel="00000000" w:rsidR="00000000" w:rsidRPr="00000000">
        <w:rPr>
          <w:rtl w:val="0"/>
        </w:rPr>
      </w:r>
    </w:p>
    <w:p w:rsidR="00000000" w:rsidDel="00000000" w:rsidP="00000000" w:rsidRDefault="00000000" w:rsidRPr="00000000" w14:paraId="00000DA3">
      <w:pPr>
        <w:rPr/>
      </w:pPr>
      <w:r w:rsidDel="00000000" w:rsidR="00000000" w:rsidRPr="00000000">
        <w:rPr>
          <w:rtl w:val="0"/>
        </w:rPr>
        <w:t xml:space="preserve">  DANH SÁCH THUỘC TÍNH</w:t>
      </w:r>
    </w:p>
    <w:p w:rsidR="00000000" w:rsidDel="00000000" w:rsidP="00000000" w:rsidRDefault="00000000" w:rsidRPr="00000000" w14:paraId="00000DA4">
      <w:pPr>
        <w:rPr/>
      </w:pPr>
      <w:r w:rsidDel="00000000" w:rsidR="00000000" w:rsidRPr="00000000">
        <w:rPr>
          <w:rtl w:val="0"/>
        </w:rPr>
        <w:t xml:space="preserve">  --------------------------------------------------------------------------------------------------</w:t>
      </w:r>
    </w:p>
    <w:p w:rsidR="00000000" w:rsidDel="00000000" w:rsidP="00000000" w:rsidRDefault="00000000" w:rsidRPr="00000000" w14:paraId="00000DA5">
      <w:pPr>
        <w:rPr/>
      </w:pPr>
      <w:r w:rsidDel="00000000" w:rsidR="00000000" w:rsidRPr="00000000">
        <w:rPr>
          <w:rtl w:val="0"/>
        </w:rPr>
        <w:t xml:space="preserve">    1. id                           BIGINT UNSIGNED            Null:NO   [PK]</w:t>
      </w:r>
    </w:p>
    <w:p w:rsidR="00000000" w:rsidDel="00000000" w:rsidP="00000000" w:rsidRDefault="00000000" w:rsidRPr="00000000" w14:paraId="00000DA6">
      <w:pPr>
        <w:rPr/>
      </w:pPr>
      <w:r w:rsidDel="00000000" w:rsidR="00000000" w:rsidRPr="00000000">
        <w:rPr>
          <w:rtl w:val="0"/>
        </w:rPr>
        <w:t xml:space="preserve">        · AUTO_INCREMENT</w:t>
      </w:r>
    </w:p>
    <w:p w:rsidR="00000000" w:rsidDel="00000000" w:rsidP="00000000" w:rsidRDefault="00000000" w:rsidRPr="00000000" w14:paraId="00000DA7">
      <w:pPr>
        <w:rPr/>
      </w:pPr>
      <w:r w:rsidDel="00000000" w:rsidR="00000000" w:rsidRPr="00000000">
        <w:rPr>
          <w:rtl w:val="0"/>
        </w:rPr>
        <w:t xml:space="preserve">        Khoá chính, tự tăng.</w:t>
      </w:r>
    </w:p>
    <w:p w:rsidR="00000000" w:rsidDel="00000000" w:rsidP="00000000" w:rsidRDefault="00000000" w:rsidRPr="00000000" w14:paraId="00000DA8">
      <w:pPr>
        <w:rPr/>
      </w:pPr>
      <w:r w:rsidDel="00000000" w:rsidR="00000000" w:rsidRPr="00000000">
        <w:rPr>
          <w:rtl w:val="0"/>
        </w:rPr>
        <w:t xml:space="preserve">    2. workspace_id                 BIGINT UNSIGNED            Null:NO   [FK/IDX]</w:t>
      </w:r>
    </w:p>
    <w:p w:rsidR="00000000" w:rsidDel="00000000" w:rsidP="00000000" w:rsidRDefault="00000000" w:rsidRPr="00000000" w14:paraId="00000DA9">
      <w:pPr>
        <w:rPr/>
      </w:pPr>
      <w:r w:rsidDel="00000000" w:rsidR="00000000" w:rsidRPr="00000000">
        <w:rPr>
          <w:rtl w:val="0"/>
        </w:rPr>
        <w:t xml:space="preserve">        Khoá ngoại tới bảng workspace (Không gian làm việc).</w:t>
      </w:r>
    </w:p>
    <w:p w:rsidR="00000000" w:rsidDel="00000000" w:rsidP="00000000" w:rsidRDefault="00000000" w:rsidRPr="00000000" w14:paraId="00000DAA">
      <w:pPr>
        <w:rPr/>
      </w:pPr>
      <w:r w:rsidDel="00000000" w:rsidR="00000000" w:rsidRPr="00000000">
        <w:rPr>
          <w:rtl w:val="0"/>
        </w:rPr>
        <w:t xml:space="preserve">    3. submission_type              ENUM('NEW','MAJOR_UPDATE') Null:NO  </w:t>
      </w:r>
    </w:p>
    <w:p w:rsidR="00000000" w:rsidDel="00000000" w:rsidP="00000000" w:rsidRDefault="00000000" w:rsidRPr="00000000" w14:paraId="00000DAB">
      <w:pPr>
        <w:rPr/>
      </w:pPr>
      <w:r w:rsidDel="00000000" w:rsidR="00000000" w:rsidRPr="00000000">
        <w:rPr>
          <w:rtl w:val="0"/>
        </w:rPr>
        <w:t xml:space="preserve">        · Mặc định = 'NEW'</w:t>
      </w:r>
    </w:p>
    <w:p w:rsidR="00000000" w:rsidDel="00000000" w:rsidP="00000000" w:rsidRDefault="00000000" w:rsidRPr="00000000" w14:paraId="00000DAC">
      <w:pPr>
        <w:rPr/>
      </w:pPr>
      <w:r w:rsidDel="00000000" w:rsidR="00000000" w:rsidRPr="00000000">
        <w:rPr>
          <w:rtl w:val="0"/>
        </w:rPr>
        <w:t xml:space="preserve">        Phân loại submission. (Tham chiếu SRS: BR-06)</w:t>
      </w:r>
    </w:p>
    <w:p w:rsidR="00000000" w:rsidDel="00000000" w:rsidP="00000000" w:rsidRDefault="00000000" w:rsidRPr="00000000" w14:paraId="00000DAD">
      <w:pPr>
        <w:rPr/>
      </w:pPr>
      <w:r w:rsidDel="00000000" w:rsidR="00000000" w:rsidRPr="00000000">
        <w:rPr>
          <w:rtl w:val="0"/>
        </w:rPr>
        <w:t xml:space="preserve">        Giá trị hợp lệ: NEW | MAJOR_UPDATE</w:t>
      </w:r>
    </w:p>
    <w:p w:rsidR="00000000" w:rsidDel="00000000" w:rsidP="00000000" w:rsidRDefault="00000000" w:rsidRPr="00000000" w14:paraId="00000DAE">
      <w:pPr>
        <w:rPr/>
      </w:pPr>
      <w:r w:rsidDel="00000000" w:rsidR="00000000" w:rsidRPr="00000000">
        <w:rPr>
          <w:rtl w:val="0"/>
        </w:rPr>
        <w:t xml:space="preserve">    4. status                       ENUM('SUBMITTED','UNDER_REVIEW','APPROVED','REJECTED') Null:NO   [IDX]</w:t>
      </w:r>
    </w:p>
    <w:p w:rsidR="00000000" w:rsidDel="00000000" w:rsidP="00000000" w:rsidRDefault="00000000" w:rsidRPr="00000000" w14:paraId="00000DAF">
      <w:pPr>
        <w:rPr/>
      </w:pPr>
      <w:r w:rsidDel="00000000" w:rsidR="00000000" w:rsidRPr="00000000">
        <w:rPr>
          <w:rtl w:val="0"/>
        </w:rPr>
        <w:t xml:space="preserve">        · Mặc định = 'SUBMITTED'</w:t>
      </w:r>
    </w:p>
    <w:p w:rsidR="00000000" w:rsidDel="00000000" w:rsidP="00000000" w:rsidRDefault="00000000" w:rsidRPr="00000000" w14:paraId="00000DB0">
      <w:pPr>
        <w:rPr/>
      </w:pPr>
      <w:r w:rsidDel="00000000" w:rsidR="00000000" w:rsidRPr="00000000">
        <w:rPr>
          <w:rtl w:val="0"/>
        </w:rPr>
        <w:t xml:space="preserve">        Trạng thái hiện tại của bản ghi.</w:t>
      </w:r>
    </w:p>
    <w:p w:rsidR="00000000" w:rsidDel="00000000" w:rsidP="00000000" w:rsidRDefault="00000000" w:rsidRPr="00000000" w14:paraId="00000DB1">
      <w:pPr>
        <w:rPr/>
      </w:pPr>
      <w:r w:rsidDel="00000000" w:rsidR="00000000" w:rsidRPr="00000000">
        <w:rPr>
          <w:rtl w:val="0"/>
        </w:rPr>
        <w:t xml:space="preserve">        Giá trị hợp lệ: SUBMITTED | UNDER_REVIEW | APPROVED | REJECTED</w:t>
      </w:r>
    </w:p>
    <w:p w:rsidR="00000000" w:rsidDel="00000000" w:rsidP="00000000" w:rsidRDefault="00000000" w:rsidRPr="00000000" w14:paraId="00000DB2">
      <w:pPr>
        <w:rPr/>
      </w:pPr>
      <w:r w:rsidDel="00000000" w:rsidR="00000000" w:rsidRPr="00000000">
        <w:rPr>
          <w:rtl w:val="0"/>
        </w:rPr>
        <w:t xml:space="preserve">    5. submitted_by                 BIGINT UNSIGNED            Null:NO   [FK]</w:t>
      </w:r>
    </w:p>
    <w:p w:rsidR="00000000" w:rsidDel="00000000" w:rsidP="00000000" w:rsidRDefault="00000000" w:rsidRPr="00000000" w14:paraId="00000DB3">
      <w:pPr>
        <w:rPr/>
      </w:pPr>
      <w:r w:rsidDel="00000000" w:rsidR="00000000" w:rsidRPr="00000000">
        <w:rPr>
          <w:rtl w:val="0"/>
        </w:rPr>
        <w:t xml:space="preserve">        Khoá ngoại tới bảng user_account (Tài khoản đăng nhập).</w:t>
      </w:r>
    </w:p>
    <w:p w:rsidR="00000000" w:rsidDel="00000000" w:rsidP="00000000" w:rsidRDefault="00000000" w:rsidRPr="00000000" w14:paraId="00000DB4">
      <w:pPr>
        <w:rPr/>
      </w:pPr>
      <w:r w:rsidDel="00000000" w:rsidR="00000000" w:rsidRPr="00000000">
        <w:rPr>
          <w:rtl w:val="0"/>
        </w:rPr>
        <w:t xml:space="preserve">    6. submitted_at                 DATETIME(3)                Null:NO   [IDX]</w:t>
      </w:r>
    </w:p>
    <w:p w:rsidR="00000000" w:rsidDel="00000000" w:rsidP="00000000" w:rsidRDefault="00000000" w:rsidRPr="00000000" w14:paraId="00000DB5">
      <w:pPr>
        <w:rPr/>
      </w:pPr>
      <w:r w:rsidDel="00000000" w:rsidR="00000000" w:rsidRPr="00000000">
        <w:rPr>
          <w:rtl w:val="0"/>
        </w:rPr>
        <w:t xml:space="preserve">        · Mặc định = CURRENT_TIMESTAMP(3)</w:t>
      </w:r>
    </w:p>
    <w:p w:rsidR="00000000" w:rsidDel="00000000" w:rsidP="00000000" w:rsidRDefault="00000000" w:rsidRPr="00000000" w14:paraId="00000DB6">
      <w:pPr>
        <w:rPr/>
      </w:pPr>
      <w:r w:rsidDel="00000000" w:rsidR="00000000" w:rsidRPr="00000000">
        <w:rPr>
          <w:rtl w:val="0"/>
        </w:rPr>
        <w:t xml:space="preserve">        Mốc thời gian: nộp.</w:t>
      </w:r>
    </w:p>
    <w:p w:rsidR="00000000" w:rsidDel="00000000" w:rsidP="00000000" w:rsidRDefault="00000000" w:rsidRPr="00000000" w14:paraId="00000DB7">
      <w:pPr>
        <w:rPr/>
      </w:pPr>
      <w:r w:rsidDel="00000000" w:rsidR="00000000" w:rsidRPr="00000000">
        <w:rPr>
          <w:rtl w:val="0"/>
        </w:rPr>
        <w:t xml:space="preserve">    7. reviewed_by                  BIGINT UNSIGNED            Null:YES  [FK]</w:t>
      </w:r>
    </w:p>
    <w:p w:rsidR="00000000" w:rsidDel="00000000" w:rsidP="00000000" w:rsidRDefault="00000000" w:rsidRPr="00000000" w14:paraId="00000DB8">
      <w:pPr>
        <w:rPr/>
      </w:pPr>
      <w:r w:rsidDel="00000000" w:rsidR="00000000" w:rsidRPr="00000000">
        <w:rPr>
          <w:rtl w:val="0"/>
        </w:rPr>
        <w:t xml:space="preserve">        Người duyệt.</w:t>
      </w:r>
    </w:p>
    <w:p w:rsidR="00000000" w:rsidDel="00000000" w:rsidP="00000000" w:rsidRDefault="00000000" w:rsidRPr="00000000" w14:paraId="00000DB9">
      <w:pPr>
        <w:rPr/>
      </w:pPr>
      <w:r w:rsidDel="00000000" w:rsidR="00000000" w:rsidRPr="00000000">
        <w:rPr>
          <w:rtl w:val="0"/>
        </w:rPr>
        <w:t xml:space="preserve">    8. reviewed_at                  DATETIME(3)                Null:YES </w:t>
      </w:r>
    </w:p>
    <w:p w:rsidR="00000000" w:rsidDel="00000000" w:rsidP="00000000" w:rsidRDefault="00000000" w:rsidRPr="00000000" w14:paraId="00000DBA">
      <w:pPr>
        <w:rPr/>
      </w:pPr>
      <w:r w:rsidDel="00000000" w:rsidR="00000000" w:rsidRPr="00000000">
        <w:rPr>
          <w:rtl w:val="0"/>
        </w:rPr>
        <w:t xml:space="preserve">        Thời điểm duyệt.</w:t>
      </w:r>
    </w:p>
    <w:p w:rsidR="00000000" w:rsidDel="00000000" w:rsidP="00000000" w:rsidRDefault="00000000" w:rsidRPr="00000000" w14:paraId="00000DBB">
      <w:pPr>
        <w:rPr/>
      </w:pPr>
      <w:r w:rsidDel="00000000" w:rsidR="00000000" w:rsidRPr="00000000">
        <w:rPr>
          <w:rtl w:val="0"/>
        </w:rPr>
        <w:t xml:space="preserve">    9. decision_note                VARCHAR(1000)              Null:YES </w:t>
      </w:r>
    </w:p>
    <w:p w:rsidR="00000000" w:rsidDel="00000000" w:rsidP="00000000" w:rsidRDefault="00000000" w:rsidRPr="00000000" w14:paraId="00000DBC">
      <w:pPr>
        <w:rPr/>
      </w:pPr>
      <w:r w:rsidDel="00000000" w:rsidR="00000000" w:rsidRPr="00000000">
        <w:rPr>
          <w:rtl w:val="0"/>
        </w:rPr>
        <w:t xml:space="preserve">        Ghi chú quyết định.</w:t>
      </w:r>
    </w:p>
    <w:p w:rsidR="00000000" w:rsidDel="00000000" w:rsidP="00000000" w:rsidRDefault="00000000" w:rsidRPr="00000000" w14:paraId="00000DBD">
      <w:pPr>
        <w:rPr/>
      </w:pPr>
      <w:r w:rsidDel="00000000" w:rsidR="00000000" w:rsidRPr="00000000">
        <w:rPr>
          <w:rtl w:val="0"/>
        </w:rPr>
        <w:t xml:space="preserve">   10. snapshot_json                JSON                       Null:YES </w:t>
      </w:r>
    </w:p>
    <w:p w:rsidR="00000000" w:rsidDel="00000000" w:rsidP="00000000" w:rsidRDefault="00000000" w:rsidRPr="00000000" w14:paraId="00000DBE">
      <w:pPr>
        <w:rPr/>
      </w:pPr>
      <w:r w:rsidDel="00000000" w:rsidR="00000000" w:rsidRPr="00000000">
        <w:rPr>
          <w:rtl w:val="0"/>
        </w:rPr>
        <w:t xml:space="preserve">        Ảnh chụp cấu hình workspace tại thời điểm nộp.</w:t>
      </w:r>
    </w:p>
    <w:p w:rsidR="00000000" w:rsidDel="00000000" w:rsidP="00000000" w:rsidRDefault="00000000" w:rsidRPr="00000000" w14:paraId="00000DBF">
      <w:pPr>
        <w:rPr/>
      </w:pPr>
      <w:r w:rsidDel="00000000" w:rsidR="00000000" w:rsidRPr="00000000">
        <w:rPr>
          <w:rtl w:val="0"/>
        </w:rPr>
      </w:r>
    </w:p>
    <w:p w:rsidR="00000000" w:rsidDel="00000000" w:rsidP="00000000" w:rsidRDefault="00000000" w:rsidRPr="00000000" w14:paraId="00000DC0">
      <w:pPr>
        <w:rPr/>
      </w:pPr>
      <w:r w:rsidDel="00000000" w:rsidR="00000000" w:rsidRPr="00000000">
        <w:rPr>
          <w:rtl w:val="0"/>
        </w:rPr>
      </w:r>
    </w:p>
    <w:p w:rsidR="00000000" w:rsidDel="00000000" w:rsidP="00000000" w:rsidRDefault="00000000" w:rsidRPr="00000000" w14:paraId="00000DC1">
      <w:pPr>
        <w:rPr/>
      </w:pPr>
      <w:r w:rsidDel="00000000" w:rsidR="00000000" w:rsidRPr="00000000">
        <w:rPr>
          <w:rtl w:val="0"/>
        </w:rPr>
        <w:t xml:space="preserve">====================================================================================================</w:t>
      </w:r>
    </w:p>
    <w:p w:rsidR="00000000" w:rsidDel="00000000" w:rsidP="00000000" w:rsidRDefault="00000000" w:rsidRPr="00000000" w14:paraId="00000DC2">
      <w:pPr>
        <w:rPr/>
      </w:pPr>
      <w:r w:rsidDel="00000000" w:rsidR="00000000" w:rsidRPr="00000000">
        <w:rPr>
          <w:rtl w:val="0"/>
        </w:rPr>
        <w:t xml:space="preserve">BẢNG 20/95 :  WORKSPACE_STATUS_HISTORY</w:t>
      </w:r>
    </w:p>
    <w:p w:rsidR="00000000" w:rsidDel="00000000" w:rsidP="00000000" w:rsidRDefault="00000000" w:rsidRPr="00000000" w14:paraId="00000DC3">
      <w:pPr>
        <w:rPr/>
      </w:pPr>
      <w:r w:rsidDel="00000000" w:rsidR="00000000" w:rsidRPr="00000000">
        <w:rPr>
          <w:rtl w:val="0"/>
        </w:rPr>
        <w:t xml:space="preserve">====================================================================================================</w:t>
      </w:r>
    </w:p>
    <w:p w:rsidR="00000000" w:rsidDel="00000000" w:rsidP="00000000" w:rsidRDefault="00000000" w:rsidRPr="00000000" w14:paraId="00000DC4">
      <w:pPr>
        <w:rPr/>
      </w:pPr>
      <w:r w:rsidDel="00000000" w:rsidR="00000000" w:rsidRPr="00000000">
        <w:rPr>
          <w:rtl w:val="0"/>
        </w:rPr>
      </w:r>
    </w:p>
    <w:p w:rsidR="00000000" w:rsidDel="00000000" w:rsidP="00000000" w:rsidRDefault="00000000" w:rsidRPr="00000000" w14:paraId="00000DC5">
      <w:pPr>
        <w:rPr/>
      </w:pPr>
      <w:r w:rsidDel="00000000" w:rsidR="00000000" w:rsidRPr="00000000">
        <w:rPr>
          <w:rtl w:val="0"/>
        </w:rPr>
        <w:t xml:space="preserve">Ý NGHĨA: Lịch sử vòng đời workspace (activate/suspend/restore/archive).</w:t>
      </w:r>
    </w:p>
    <w:p w:rsidR="00000000" w:rsidDel="00000000" w:rsidP="00000000" w:rsidRDefault="00000000" w:rsidRPr="00000000" w14:paraId="00000DC6">
      <w:pPr>
        <w:rPr/>
      </w:pPr>
      <w:r w:rsidDel="00000000" w:rsidR="00000000" w:rsidRPr="00000000">
        <w:rPr>
          <w:rtl w:val="0"/>
        </w:rPr>
      </w:r>
    </w:p>
    <w:p w:rsidR="00000000" w:rsidDel="00000000" w:rsidP="00000000" w:rsidRDefault="00000000" w:rsidRPr="00000000" w14:paraId="00000DC7">
      <w:pPr>
        <w:rPr/>
      </w:pPr>
      <w:r w:rsidDel="00000000" w:rsidR="00000000" w:rsidRPr="00000000">
        <w:rPr>
          <w:rtl w:val="0"/>
        </w:rPr>
        <w:t xml:space="preserve">  Khoá chính : id</w:t>
      </w:r>
    </w:p>
    <w:p w:rsidR="00000000" w:rsidDel="00000000" w:rsidP="00000000" w:rsidRDefault="00000000" w:rsidRPr="00000000" w14:paraId="00000DC8">
      <w:pPr>
        <w:rPr/>
      </w:pPr>
      <w:r w:rsidDel="00000000" w:rsidR="00000000" w:rsidRPr="00000000">
        <w:rPr>
          <w:rtl w:val="0"/>
        </w:rPr>
        <w:t xml:space="preserve">  Tham chiếu tới:</w:t>
      </w:r>
    </w:p>
    <w:p w:rsidR="00000000" w:rsidDel="00000000" w:rsidP="00000000" w:rsidRDefault="00000000" w:rsidRPr="00000000" w14:paraId="00000DC9">
      <w:pPr>
        <w:rPr/>
      </w:pPr>
      <w:r w:rsidDel="00000000" w:rsidR="00000000" w:rsidRPr="00000000">
        <w:rPr>
          <w:rtl w:val="0"/>
        </w:rPr>
        <w:t xml:space="preserve">      - workspace_id               -&gt; workspace.id   [ON DELETE CASCADE]</w:t>
      </w:r>
    </w:p>
    <w:p w:rsidR="00000000" w:rsidDel="00000000" w:rsidP="00000000" w:rsidRDefault="00000000" w:rsidRPr="00000000" w14:paraId="00000DCA">
      <w:pPr>
        <w:rPr/>
      </w:pPr>
      <w:r w:rsidDel="00000000" w:rsidR="00000000" w:rsidRPr="00000000">
        <w:rPr>
          <w:rtl w:val="0"/>
        </w:rPr>
      </w:r>
    </w:p>
    <w:p w:rsidR="00000000" w:rsidDel="00000000" w:rsidP="00000000" w:rsidRDefault="00000000" w:rsidRPr="00000000" w14:paraId="00000DCB">
      <w:pPr>
        <w:rPr/>
      </w:pPr>
      <w:r w:rsidDel="00000000" w:rsidR="00000000" w:rsidRPr="00000000">
        <w:rPr>
          <w:rtl w:val="0"/>
        </w:rPr>
        <w:t xml:space="preserve">  DANH SÁCH THUỘC TÍNH</w:t>
      </w:r>
    </w:p>
    <w:p w:rsidR="00000000" w:rsidDel="00000000" w:rsidP="00000000" w:rsidRDefault="00000000" w:rsidRPr="00000000" w14:paraId="00000DCC">
      <w:pPr>
        <w:rPr/>
      </w:pPr>
      <w:r w:rsidDel="00000000" w:rsidR="00000000" w:rsidRPr="00000000">
        <w:rPr>
          <w:rtl w:val="0"/>
        </w:rPr>
        <w:t xml:space="preserve">  --------------------------------------------------------------------------------------------------</w:t>
      </w:r>
    </w:p>
    <w:p w:rsidR="00000000" w:rsidDel="00000000" w:rsidP="00000000" w:rsidRDefault="00000000" w:rsidRPr="00000000" w14:paraId="00000DCD">
      <w:pPr>
        <w:rPr/>
      </w:pPr>
      <w:r w:rsidDel="00000000" w:rsidR="00000000" w:rsidRPr="00000000">
        <w:rPr>
          <w:rtl w:val="0"/>
        </w:rPr>
        <w:t xml:space="preserve">    1. id                           BIGINT UNSIGNED            Null:NO   [PK]</w:t>
      </w:r>
    </w:p>
    <w:p w:rsidR="00000000" w:rsidDel="00000000" w:rsidP="00000000" w:rsidRDefault="00000000" w:rsidRPr="00000000" w14:paraId="00000DCE">
      <w:pPr>
        <w:rPr/>
      </w:pPr>
      <w:r w:rsidDel="00000000" w:rsidR="00000000" w:rsidRPr="00000000">
        <w:rPr>
          <w:rtl w:val="0"/>
        </w:rPr>
        <w:t xml:space="preserve">        · AUTO_INCREMENT</w:t>
      </w:r>
    </w:p>
    <w:p w:rsidR="00000000" w:rsidDel="00000000" w:rsidP="00000000" w:rsidRDefault="00000000" w:rsidRPr="00000000" w14:paraId="00000DCF">
      <w:pPr>
        <w:rPr/>
      </w:pPr>
      <w:r w:rsidDel="00000000" w:rsidR="00000000" w:rsidRPr="00000000">
        <w:rPr>
          <w:rtl w:val="0"/>
        </w:rPr>
        <w:t xml:space="preserve">        Khoá chính, tự tăng.</w:t>
      </w:r>
    </w:p>
    <w:p w:rsidR="00000000" w:rsidDel="00000000" w:rsidP="00000000" w:rsidRDefault="00000000" w:rsidRPr="00000000" w14:paraId="00000DD0">
      <w:pPr>
        <w:rPr/>
      </w:pPr>
      <w:r w:rsidDel="00000000" w:rsidR="00000000" w:rsidRPr="00000000">
        <w:rPr>
          <w:rtl w:val="0"/>
        </w:rPr>
        <w:t xml:space="preserve">    2. workspace_id                 BIGINT UNSIGNED            Null:NO   [FK/IDX]</w:t>
      </w:r>
    </w:p>
    <w:p w:rsidR="00000000" w:rsidDel="00000000" w:rsidP="00000000" w:rsidRDefault="00000000" w:rsidRPr="00000000" w14:paraId="00000DD1">
      <w:pPr>
        <w:rPr/>
      </w:pPr>
      <w:r w:rsidDel="00000000" w:rsidR="00000000" w:rsidRPr="00000000">
        <w:rPr>
          <w:rtl w:val="0"/>
        </w:rPr>
        <w:t xml:space="preserve">        Khoá ngoại tới bảng workspace (Không gian làm việc).</w:t>
      </w:r>
    </w:p>
    <w:p w:rsidR="00000000" w:rsidDel="00000000" w:rsidP="00000000" w:rsidRDefault="00000000" w:rsidRPr="00000000" w14:paraId="00000DD2">
      <w:pPr>
        <w:rPr/>
      </w:pPr>
      <w:r w:rsidDel="00000000" w:rsidR="00000000" w:rsidRPr="00000000">
        <w:rPr>
          <w:rtl w:val="0"/>
        </w:rPr>
        <w:t xml:space="preserve">    3. from_status                  VARCHAR(30)                Null:YES </w:t>
      </w:r>
    </w:p>
    <w:p w:rsidR="00000000" w:rsidDel="00000000" w:rsidP="00000000" w:rsidRDefault="00000000" w:rsidRPr="00000000" w14:paraId="00000DD3">
      <w:pPr>
        <w:rPr/>
      </w:pPr>
      <w:r w:rsidDel="00000000" w:rsidR="00000000" w:rsidRPr="00000000">
        <w:rPr>
          <w:rtl w:val="0"/>
        </w:rPr>
        <w:t xml:space="preserve">        Trạng thái trước khi chuyển.</w:t>
      </w:r>
    </w:p>
    <w:p w:rsidR="00000000" w:rsidDel="00000000" w:rsidP="00000000" w:rsidRDefault="00000000" w:rsidRPr="00000000" w14:paraId="00000DD4">
      <w:pPr>
        <w:rPr/>
      </w:pPr>
      <w:r w:rsidDel="00000000" w:rsidR="00000000" w:rsidRPr="00000000">
        <w:rPr>
          <w:rtl w:val="0"/>
        </w:rPr>
        <w:t xml:space="preserve">    4. to_status                    VARCHAR(30)                Null:NO  </w:t>
      </w:r>
    </w:p>
    <w:p w:rsidR="00000000" w:rsidDel="00000000" w:rsidP="00000000" w:rsidRDefault="00000000" w:rsidRPr="00000000" w14:paraId="00000DD5">
      <w:pPr>
        <w:rPr/>
      </w:pPr>
      <w:r w:rsidDel="00000000" w:rsidR="00000000" w:rsidRPr="00000000">
        <w:rPr>
          <w:rtl w:val="0"/>
        </w:rPr>
        <w:t xml:space="preserve">        Trạng thái sau khi chuyển.</w:t>
      </w:r>
    </w:p>
    <w:p w:rsidR="00000000" w:rsidDel="00000000" w:rsidP="00000000" w:rsidRDefault="00000000" w:rsidRPr="00000000" w14:paraId="00000DD6">
      <w:pPr>
        <w:rPr/>
      </w:pPr>
      <w:r w:rsidDel="00000000" w:rsidR="00000000" w:rsidRPr="00000000">
        <w:rPr>
          <w:rtl w:val="0"/>
        </w:rPr>
        <w:t xml:space="preserve">    5. changed_by                   BIGINT UNSIGNED            Null:YES </w:t>
      </w:r>
    </w:p>
    <w:p w:rsidR="00000000" w:rsidDel="00000000" w:rsidP="00000000" w:rsidRDefault="00000000" w:rsidRPr="00000000" w14:paraId="00000DD7">
      <w:pPr>
        <w:rPr/>
      </w:pPr>
      <w:r w:rsidDel="00000000" w:rsidR="00000000" w:rsidRPr="00000000">
        <w:rPr>
          <w:rtl w:val="0"/>
        </w:rPr>
        <w:t xml:space="preserve">        Người thực hiện thay đổi; NULL nếu do hệ thống tự động.</w:t>
      </w:r>
    </w:p>
    <w:p w:rsidR="00000000" w:rsidDel="00000000" w:rsidP="00000000" w:rsidRDefault="00000000" w:rsidRPr="00000000" w14:paraId="00000DD8">
      <w:pPr>
        <w:rPr/>
      </w:pPr>
      <w:r w:rsidDel="00000000" w:rsidR="00000000" w:rsidRPr="00000000">
        <w:rPr>
          <w:rtl w:val="0"/>
        </w:rPr>
        <w:t xml:space="preserve">    6. actor_role                   VARCHAR(30)                Null:YES </w:t>
      </w:r>
    </w:p>
    <w:p w:rsidR="00000000" w:rsidDel="00000000" w:rsidP="00000000" w:rsidRDefault="00000000" w:rsidRPr="00000000" w14:paraId="00000DD9">
      <w:pPr>
        <w:rPr/>
      </w:pPr>
      <w:r w:rsidDel="00000000" w:rsidR="00000000" w:rsidRPr="00000000">
        <w:rPr>
          <w:rtl w:val="0"/>
        </w:rPr>
        <w:t xml:space="preserve">        Vai trò của người thực hiện tại thời điểm đó.</w:t>
      </w:r>
    </w:p>
    <w:p w:rsidR="00000000" w:rsidDel="00000000" w:rsidP="00000000" w:rsidRDefault="00000000" w:rsidRPr="00000000" w14:paraId="00000DDA">
      <w:pPr>
        <w:rPr/>
      </w:pPr>
      <w:r w:rsidDel="00000000" w:rsidR="00000000" w:rsidRPr="00000000">
        <w:rPr>
          <w:rtl w:val="0"/>
        </w:rPr>
        <w:t xml:space="preserve">    7. reason                       VARCHAR(500)               Null:YES </w:t>
      </w:r>
    </w:p>
    <w:p w:rsidR="00000000" w:rsidDel="00000000" w:rsidP="00000000" w:rsidRDefault="00000000" w:rsidRPr="00000000" w14:paraId="00000DDB">
      <w:pPr>
        <w:rPr/>
      </w:pPr>
      <w:r w:rsidDel="00000000" w:rsidR="00000000" w:rsidRPr="00000000">
        <w:rPr>
          <w:rtl w:val="0"/>
        </w:rPr>
        <w:t xml:space="preserve">        Lý do thực hiện.</w:t>
      </w:r>
    </w:p>
    <w:p w:rsidR="00000000" w:rsidDel="00000000" w:rsidP="00000000" w:rsidRDefault="00000000" w:rsidRPr="00000000" w14:paraId="00000DDC">
      <w:pPr>
        <w:rPr/>
      </w:pPr>
      <w:r w:rsidDel="00000000" w:rsidR="00000000" w:rsidRPr="00000000">
        <w:rPr>
          <w:rtl w:val="0"/>
        </w:rPr>
        <w:t xml:space="preserve">    8. changed_at                   DATETIME(3)                Null:NO   [IDX]</w:t>
      </w:r>
    </w:p>
    <w:p w:rsidR="00000000" w:rsidDel="00000000" w:rsidP="00000000" w:rsidRDefault="00000000" w:rsidRPr="00000000" w14:paraId="00000DDD">
      <w:pPr>
        <w:rPr/>
      </w:pPr>
      <w:r w:rsidDel="00000000" w:rsidR="00000000" w:rsidRPr="00000000">
        <w:rPr>
          <w:rtl w:val="0"/>
        </w:rPr>
        <w:t xml:space="preserve">        · Mặc định = CURRENT_TIMESTAMP(3)</w:t>
      </w:r>
    </w:p>
    <w:p w:rsidR="00000000" w:rsidDel="00000000" w:rsidP="00000000" w:rsidRDefault="00000000" w:rsidRPr="00000000" w14:paraId="00000DDE">
      <w:pPr>
        <w:rPr/>
      </w:pPr>
      <w:r w:rsidDel="00000000" w:rsidR="00000000" w:rsidRPr="00000000">
        <w:rPr>
          <w:rtl w:val="0"/>
        </w:rPr>
        <w:t xml:space="preserve">        Thời điểm chuyển trạng thái.</w:t>
      </w:r>
    </w:p>
    <w:p w:rsidR="00000000" w:rsidDel="00000000" w:rsidP="00000000" w:rsidRDefault="00000000" w:rsidRPr="00000000" w14:paraId="00000DDF">
      <w:pPr>
        <w:rPr/>
      </w:pPr>
      <w:r w:rsidDel="00000000" w:rsidR="00000000" w:rsidRPr="00000000">
        <w:rPr>
          <w:rtl w:val="0"/>
        </w:rPr>
      </w:r>
    </w:p>
    <w:p w:rsidR="00000000" w:rsidDel="00000000" w:rsidP="00000000" w:rsidRDefault="00000000" w:rsidRPr="00000000" w14:paraId="00000DE0">
      <w:pPr>
        <w:rPr/>
      </w:pPr>
      <w:r w:rsidDel="00000000" w:rsidR="00000000" w:rsidRPr="00000000">
        <w:rPr>
          <w:rtl w:val="0"/>
        </w:rPr>
      </w:r>
    </w:p>
    <w:p w:rsidR="00000000" w:rsidDel="00000000" w:rsidP="00000000" w:rsidRDefault="00000000" w:rsidRPr="00000000" w14:paraId="00000DE1">
      <w:pPr>
        <w:rPr/>
      </w:pPr>
      <w:r w:rsidDel="00000000" w:rsidR="00000000" w:rsidRPr="00000000">
        <w:rPr>
          <w:rtl w:val="0"/>
        </w:rPr>
        <w:t xml:space="preserve">####################################################################################################</w:t>
      </w:r>
    </w:p>
    <w:p w:rsidR="00000000" w:rsidDel="00000000" w:rsidP="00000000" w:rsidRDefault="00000000" w:rsidRPr="00000000" w14:paraId="00000DE2">
      <w:pPr>
        <w:rPr/>
      </w:pPr>
      <w:r w:rsidDel="00000000" w:rsidR="00000000" w:rsidRPr="00000000">
        <w:rPr>
          <w:rtl w:val="0"/>
        </w:rPr>
        <w:t xml:space="preserve">#  MODULE M05 — AMENITY &amp; MEDIA MANAGEMENT  (16 UC)</w:t>
      </w:r>
    </w:p>
    <w:p w:rsidR="00000000" w:rsidDel="00000000" w:rsidP="00000000" w:rsidRDefault="00000000" w:rsidRPr="00000000" w14:paraId="00000DE3">
      <w:pPr>
        <w:rPr/>
      </w:pPr>
      <w:r w:rsidDel="00000000" w:rsidR="00000000" w:rsidRPr="00000000">
        <w:rPr>
          <w:rtl w:val="0"/>
        </w:rPr>
        <w:t xml:space="preserve">####################################################################################################</w:t>
      </w:r>
    </w:p>
    <w:p w:rsidR="00000000" w:rsidDel="00000000" w:rsidP="00000000" w:rsidRDefault="00000000" w:rsidRPr="00000000" w14:paraId="00000DE4">
      <w:pPr>
        <w:rPr/>
      </w:pPr>
      <w:r w:rsidDel="00000000" w:rsidR="00000000" w:rsidRPr="00000000">
        <w:rPr>
          <w:rtl w:val="0"/>
        </w:rPr>
      </w:r>
    </w:p>
    <w:p w:rsidR="00000000" w:rsidDel="00000000" w:rsidP="00000000" w:rsidRDefault="00000000" w:rsidRPr="00000000" w14:paraId="00000DE5">
      <w:pPr>
        <w:rPr/>
      </w:pPr>
      <w:r w:rsidDel="00000000" w:rsidR="00000000" w:rsidRPr="00000000">
        <w:rPr>
          <w:rtl w:val="0"/>
        </w:rPr>
        <w:t xml:space="preserve">====================================================================================================</w:t>
      </w:r>
    </w:p>
    <w:p w:rsidR="00000000" w:rsidDel="00000000" w:rsidP="00000000" w:rsidRDefault="00000000" w:rsidRPr="00000000" w14:paraId="00000DE6">
      <w:pPr>
        <w:rPr/>
      </w:pPr>
      <w:r w:rsidDel="00000000" w:rsidR="00000000" w:rsidRPr="00000000">
        <w:rPr>
          <w:rtl w:val="0"/>
        </w:rPr>
        <w:t xml:space="preserve">BẢNG 21/95 :  AMENITY</w:t>
      </w:r>
    </w:p>
    <w:p w:rsidR="00000000" w:rsidDel="00000000" w:rsidP="00000000" w:rsidRDefault="00000000" w:rsidRPr="00000000" w14:paraId="00000DE7">
      <w:pPr>
        <w:rPr/>
      </w:pPr>
      <w:r w:rsidDel="00000000" w:rsidR="00000000" w:rsidRPr="00000000">
        <w:rPr>
          <w:rtl w:val="0"/>
        </w:rPr>
        <w:t xml:space="preserve">====================================================================================================</w:t>
      </w:r>
    </w:p>
    <w:p w:rsidR="00000000" w:rsidDel="00000000" w:rsidP="00000000" w:rsidRDefault="00000000" w:rsidRPr="00000000" w14:paraId="00000DE8">
      <w:pPr>
        <w:rPr/>
      </w:pPr>
      <w:r w:rsidDel="00000000" w:rsidR="00000000" w:rsidRPr="00000000">
        <w:rPr>
          <w:rtl w:val="0"/>
        </w:rPr>
      </w:r>
    </w:p>
    <w:p w:rsidR="00000000" w:rsidDel="00000000" w:rsidP="00000000" w:rsidRDefault="00000000" w:rsidRPr="00000000" w14:paraId="00000DE9">
      <w:pPr>
        <w:rPr/>
      </w:pPr>
      <w:r w:rsidDel="00000000" w:rsidR="00000000" w:rsidRPr="00000000">
        <w:rPr>
          <w:rtl w:val="0"/>
        </w:rPr>
        <w:t xml:space="preserve">Ý NGHĨA: Danh mục tiện ích do Administrator quản lý (M05-UC01..UC04).</w:t>
      </w:r>
    </w:p>
    <w:p w:rsidR="00000000" w:rsidDel="00000000" w:rsidP="00000000" w:rsidRDefault="00000000" w:rsidRPr="00000000" w14:paraId="00000DEA">
      <w:pPr>
        <w:rPr/>
      </w:pPr>
      <w:r w:rsidDel="00000000" w:rsidR="00000000" w:rsidRPr="00000000">
        <w:rPr>
          <w:rtl w:val="0"/>
        </w:rPr>
      </w:r>
    </w:p>
    <w:p w:rsidR="00000000" w:rsidDel="00000000" w:rsidP="00000000" w:rsidRDefault="00000000" w:rsidRPr="00000000" w14:paraId="00000DEB">
      <w:pPr>
        <w:rPr/>
      </w:pPr>
      <w:r w:rsidDel="00000000" w:rsidR="00000000" w:rsidRPr="00000000">
        <w:rPr>
          <w:rtl w:val="0"/>
        </w:rPr>
        <w:t xml:space="preserve">  Khoá chính : id</w:t>
      </w:r>
    </w:p>
    <w:p w:rsidR="00000000" w:rsidDel="00000000" w:rsidP="00000000" w:rsidRDefault="00000000" w:rsidRPr="00000000" w14:paraId="00000DEC">
      <w:pPr>
        <w:rPr/>
      </w:pPr>
      <w:r w:rsidDel="00000000" w:rsidR="00000000" w:rsidRPr="00000000">
        <w:rPr>
          <w:rtl w:val="0"/>
        </w:rPr>
        <w:t xml:space="preserve">  Duy nhất   : uk_amenity_code (code)</w:t>
      </w:r>
    </w:p>
    <w:p w:rsidR="00000000" w:rsidDel="00000000" w:rsidP="00000000" w:rsidRDefault="00000000" w:rsidRPr="00000000" w14:paraId="00000DED">
      <w:pPr>
        <w:rPr/>
      </w:pPr>
      <w:r w:rsidDel="00000000" w:rsidR="00000000" w:rsidRPr="00000000">
        <w:rPr>
          <w:rtl w:val="0"/>
        </w:rPr>
        <w:t xml:space="preserve">  Được tham chiếu bởi: customer_preference_amenity.amenity_id, workspace_amenity.amenity_id</w:t>
      </w:r>
    </w:p>
    <w:p w:rsidR="00000000" w:rsidDel="00000000" w:rsidP="00000000" w:rsidRDefault="00000000" w:rsidRPr="00000000" w14:paraId="00000DEE">
      <w:pPr>
        <w:rPr/>
      </w:pPr>
      <w:r w:rsidDel="00000000" w:rsidR="00000000" w:rsidRPr="00000000">
        <w:rPr>
          <w:rtl w:val="0"/>
        </w:rPr>
      </w:r>
    </w:p>
    <w:p w:rsidR="00000000" w:rsidDel="00000000" w:rsidP="00000000" w:rsidRDefault="00000000" w:rsidRPr="00000000" w14:paraId="00000DEF">
      <w:pPr>
        <w:rPr/>
      </w:pPr>
      <w:r w:rsidDel="00000000" w:rsidR="00000000" w:rsidRPr="00000000">
        <w:rPr>
          <w:rtl w:val="0"/>
        </w:rPr>
        <w:t xml:space="preserve">  DANH SÁCH THUỘC TÍNH</w:t>
      </w:r>
    </w:p>
    <w:p w:rsidR="00000000" w:rsidDel="00000000" w:rsidP="00000000" w:rsidRDefault="00000000" w:rsidRPr="00000000" w14:paraId="00000DF0">
      <w:pPr>
        <w:rPr/>
      </w:pPr>
      <w:r w:rsidDel="00000000" w:rsidR="00000000" w:rsidRPr="00000000">
        <w:rPr>
          <w:rtl w:val="0"/>
        </w:rPr>
        <w:t xml:space="preserve">  --------------------------------------------------------------------------------------------------</w:t>
      </w:r>
    </w:p>
    <w:p w:rsidR="00000000" w:rsidDel="00000000" w:rsidP="00000000" w:rsidRDefault="00000000" w:rsidRPr="00000000" w14:paraId="00000DF1">
      <w:pPr>
        <w:rPr/>
      </w:pPr>
      <w:r w:rsidDel="00000000" w:rsidR="00000000" w:rsidRPr="00000000">
        <w:rPr>
          <w:rtl w:val="0"/>
        </w:rPr>
        <w:t xml:space="preserve">    1. id                           BIGINT UNSIGNED            Null:NO   [PK]</w:t>
      </w:r>
    </w:p>
    <w:p w:rsidR="00000000" w:rsidDel="00000000" w:rsidP="00000000" w:rsidRDefault="00000000" w:rsidRPr="00000000" w14:paraId="00000DF2">
      <w:pPr>
        <w:rPr/>
      </w:pPr>
      <w:r w:rsidDel="00000000" w:rsidR="00000000" w:rsidRPr="00000000">
        <w:rPr>
          <w:rtl w:val="0"/>
        </w:rPr>
        <w:t xml:space="preserve">        · AUTO_INCREMENT</w:t>
      </w:r>
    </w:p>
    <w:p w:rsidR="00000000" w:rsidDel="00000000" w:rsidP="00000000" w:rsidRDefault="00000000" w:rsidRPr="00000000" w14:paraId="00000DF3">
      <w:pPr>
        <w:rPr/>
      </w:pPr>
      <w:r w:rsidDel="00000000" w:rsidR="00000000" w:rsidRPr="00000000">
        <w:rPr>
          <w:rtl w:val="0"/>
        </w:rPr>
        <w:t xml:space="preserve">        Khoá chính, tự tăng.</w:t>
      </w:r>
    </w:p>
    <w:p w:rsidR="00000000" w:rsidDel="00000000" w:rsidP="00000000" w:rsidRDefault="00000000" w:rsidRPr="00000000" w14:paraId="00000DF4">
      <w:pPr>
        <w:rPr/>
      </w:pPr>
      <w:r w:rsidDel="00000000" w:rsidR="00000000" w:rsidRPr="00000000">
        <w:rPr>
          <w:rtl w:val="0"/>
        </w:rPr>
        <w:t xml:space="preserve">    2. code                         VARCHAR(50)                Null:NO   [UQ]</w:t>
      </w:r>
    </w:p>
    <w:p w:rsidR="00000000" w:rsidDel="00000000" w:rsidP="00000000" w:rsidRDefault="00000000" w:rsidRPr="00000000" w14:paraId="00000DF5">
      <w:pPr>
        <w:rPr/>
      </w:pPr>
      <w:r w:rsidDel="00000000" w:rsidR="00000000" w:rsidRPr="00000000">
        <w:rPr>
          <w:rtl w:val="0"/>
        </w:rPr>
        <w:t xml:space="preserve">        Mã định danh nghiệp vụ, duy nhất.</w:t>
      </w:r>
    </w:p>
    <w:p w:rsidR="00000000" w:rsidDel="00000000" w:rsidP="00000000" w:rsidRDefault="00000000" w:rsidRPr="00000000" w14:paraId="00000DF6">
      <w:pPr>
        <w:rPr/>
      </w:pPr>
      <w:r w:rsidDel="00000000" w:rsidR="00000000" w:rsidRPr="00000000">
        <w:rPr>
          <w:rtl w:val="0"/>
        </w:rPr>
        <w:t xml:space="preserve">    3. name_vi                      VARCHAR(100)               Null:NO  </w:t>
      </w:r>
    </w:p>
    <w:p w:rsidR="00000000" w:rsidDel="00000000" w:rsidP="00000000" w:rsidRDefault="00000000" w:rsidRPr="00000000" w14:paraId="00000DF7">
      <w:pPr>
        <w:rPr/>
      </w:pPr>
      <w:r w:rsidDel="00000000" w:rsidR="00000000" w:rsidRPr="00000000">
        <w:rPr>
          <w:rtl w:val="0"/>
        </w:rPr>
        <w:t xml:space="preserve">        Tên hiển thị bằng tiếng Việt (CR03).</w:t>
      </w:r>
    </w:p>
    <w:p w:rsidR="00000000" w:rsidDel="00000000" w:rsidP="00000000" w:rsidRDefault="00000000" w:rsidRPr="00000000" w14:paraId="00000DF8">
      <w:pPr>
        <w:rPr/>
      </w:pPr>
      <w:r w:rsidDel="00000000" w:rsidR="00000000" w:rsidRPr="00000000">
        <w:rPr>
          <w:rtl w:val="0"/>
        </w:rPr>
        <w:t xml:space="preserve">    4. name_en                      VARCHAR(100)               Null:NO  </w:t>
      </w:r>
    </w:p>
    <w:p w:rsidR="00000000" w:rsidDel="00000000" w:rsidP="00000000" w:rsidRDefault="00000000" w:rsidRPr="00000000" w14:paraId="00000DF9">
      <w:pPr>
        <w:rPr/>
      </w:pPr>
      <w:r w:rsidDel="00000000" w:rsidR="00000000" w:rsidRPr="00000000">
        <w:rPr>
          <w:rtl w:val="0"/>
        </w:rPr>
        <w:t xml:space="preserve">        Tên hiển thị bằng tiếng Anh, phục vụ yêu cầu song ngữ (CR03).</w:t>
      </w:r>
    </w:p>
    <w:p w:rsidR="00000000" w:rsidDel="00000000" w:rsidP="00000000" w:rsidRDefault="00000000" w:rsidRPr="00000000" w14:paraId="00000DFA">
      <w:pPr>
        <w:rPr/>
      </w:pPr>
      <w:r w:rsidDel="00000000" w:rsidR="00000000" w:rsidRPr="00000000">
        <w:rPr>
          <w:rtl w:val="0"/>
        </w:rPr>
        <w:t xml:space="preserve">    5. category                     ENUM('FACILITY','SERVICE','EQUIPMENT','ACCESSIBILITY','FOOD_DRINK','OTHER') Null:NO  </w:t>
      </w:r>
    </w:p>
    <w:p w:rsidR="00000000" w:rsidDel="00000000" w:rsidP="00000000" w:rsidRDefault="00000000" w:rsidRPr="00000000" w14:paraId="00000DFB">
      <w:pPr>
        <w:rPr/>
      </w:pPr>
      <w:r w:rsidDel="00000000" w:rsidR="00000000" w:rsidRPr="00000000">
        <w:rPr>
          <w:rtl w:val="0"/>
        </w:rPr>
        <w:t xml:space="preserve">        · Mặc định = 'FACILITY'</w:t>
      </w:r>
    </w:p>
    <w:p w:rsidR="00000000" w:rsidDel="00000000" w:rsidP="00000000" w:rsidRDefault="00000000" w:rsidRPr="00000000" w14:paraId="00000DFC">
      <w:pPr>
        <w:rPr/>
      </w:pPr>
      <w:r w:rsidDel="00000000" w:rsidR="00000000" w:rsidRPr="00000000">
        <w:rPr>
          <w:rtl w:val="0"/>
        </w:rPr>
        <w:t xml:space="preserve">        Nhóm phân loại.</w:t>
      </w:r>
    </w:p>
    <w:p w:rsidR="00000000" w:rsidDel="00000000" w:rsidP="00000000" w:rsidRDefault="00000000" w:rsidRPr="00000000" w14:paraId="00000DFD">
      <w:pPr>
        <w:rPr/>
      </w:pPr>
      <w:r w:rsidDel="00000000" w:rsidR="00000000" w:rsidRPr="00000000">
        <w:rPr>
          <w:rtl w:val="0"/>
        </w:rPr>
        <w:t xml:space="preserve">        Giá trị hợp lệ: FACILITY | SERVICE | EQUIPMENT | ACCESSIBILITY | FOOD_DRINK | OTHER</w:t>
      </w:r>
    </w:p>
    <w:p w:rsidR="00000000" w:rsidDel="00000000" w:rsidP="00000000" w:rsidRDefault="00000000" w:rsidRPr="00000000" w14:paraId="00000DFE">
      <w:pPr>
        <w:rPr/>
      </w:pPr>
      <w:r w:rsidDel="00000000" w:rsidR="00000000" w:rsidRPr="00000000">
        <w:rPr>
          <w:rtl w:val="0"/>
        </w:rPr>
        <w:t xml:space="preserve">    6. icon_name                    VARCHAR(100)               Null:YES </w:t>
      </w:r>
    </w:p>
    <w:p w:rsidR="00000000" w:rsidDel="00000000" w:rsidP="00000000" w:rsidRDefault="00000000" w:rsidRPr="00000000" w14:paraId="00000DFF">
      <w:pPr>
        <w:rPr/>
      </w:pPr>
      <w:r w:rsidDel="00000000" w:rsidR="00000000" w:rsidRPr="00000000">
        <w:rPr>
          <w:rtl w:val="0"/>
        </w:rPr>
        <w:t xml:space="preserve">        Tên biểu tượng dùng để hiển thị trên giao diện.</w:t>
      </w:r>
    </w:p>
    <w:p w:rsidR="00000000" w:rsidDel="00000000" w:rsidP="00000000" w:rsidRDefault="00000000" w:rsidRPr="00000000" w14:paraId="00000E00">
      <w:pPr>
        <w:rPr/>
      </w:pPr>
      <w:r w:rsidDel="00000000" w:rsidR="00000000" w:rsidRPr="00000000">
        <w:rPr>
          <w:rtl w:val="0"/>
        </w:rPr>
        <w:t xml:space="preserve">    7. is_active                    TINYINT(1)                 Null:NO   [IDX]</w:t>
      </w:r>
    </w:p>
    <w:p w:rsidR="00000000" w:rsidDel="00000000" w:rsidP="00000000" w:rsidRDefault="00000000" w:rsidRPr="00000000" w14:paraId="00000E01">
      <w:pPr>
        <w:rPr/>
      </w:pPr>
      <w:r w:rsidDel="00000000" w:rsidR="00000000" w:rsidRPr="00000000">
        <w:rPr>
          <w:rtl w:val="0"/>
        </w:rPr>
        <w:t xml:space="preserve">        · Mặc định = 1</w:t>
      </w:r>
    </w:p>
    <w:p w:rsidR="00000000" w:rsidDel="00000000" w:rsidP="00000000" w:rsidRDefault="00000000" w:rsidRPr="00000000" w14:paraId="00000E02">
      <w:pPr>
        <w:rPr/>
      </w:pPr>
      <w:r w:rsidDel="00000000" w:rsidR="00000000" w:rsidRPr="00000000">
        <w:rPr>
          <w:rtl w:val="0"/>
        </w:rPr>
        <w:t xml:space="preserve">        Cờ bật/tắt hiệu lực.</w:t>
      </w:r>
    </w:p>
    <w:p w:rsidR="00000000" w:rsidDel="00000000" w:rsidP="00000000" w:rsidRDefault="00000000" w:rsidRPr="00000000" w14:paraId="00000E03">
      <w:pPr>
        <w:rPr/>
      </w:pPr>
      <w:r w:rsidDel="00000000" w:rsidR="00000000" w:rsidRPr="00000000">
        <w:rPr>
          <w:rtl w:val="0"/>
        </w:rPr>
        <w:t xml:space="preserve">    8. created_by                   BIGINT UNSIGNED            Null:YES </w:t>
      </w:r>
    </w:p>
    <w:p w:rsidR="00000000" w:rsidDel="00000000" w:rsidP="00000000" w:rsidRDefault="00000000" w:rsidRPr="00000000" w14:paraId="00000E04">
      <w:pPr>
        <w:rPr/>
      </w:pPr>
      <w:r w:rsidDel="00000000" w:rsidR="00000000" w:rsidRPr="00000000">
        <w:rPr>
          <w:rtl w:val="0"/>
        </w:rPr>
        <w:t xml:space="preserve">        Người tạo bản ghi.</w:t>
      </w:r>
    </w:p>
    <w:p w:rsidR="00000000" w:rsidDel="00000000" w:rsidP="00000000" w:rsidRDefault="00000000" w:rsidRPr="00000000" w14:paraId="00000E05">
      <w:pPr>
        <w:rPr/>
      </w:pPr>
      <w:r w:rsidDel="00000000" w:rsidR="00000000" w:rsidRPr="00000000">
        <w:rPr>
          <w:rtl w:val="0"/>
        </w:rPr>
        <w:t xml:space="preserve">    9. created_at                   DATETIME(3)                Null:NO  </w:t>
      </w:r>
    </w:p>
    <w:p w:rsidR="00000000" w:rsidDel="00000000" w:rsidP="00000000" w:rsidRDefault="00000000" w:rsidRPr="00000000" w14:paraId="00000E06">
      <w:pPr>
        <w:rPr/>
      </w:pPr>
      <w:r w:rsidDel="00000000" w:rsidR="00000000" w:rsidRPr="00000000">
        <w:rPr>
          <w:rtl w:val="0"/>
        </w:rPr>
        <w:t xml:space="preserve">        · Mặc định = CURRENT_TIMESTAMP(3)</w:t>
      </w:r>
    </w:p>
    <w:p w:rsidR="00000000" w:rsidDel="00000000" w:rsidP="00000000" w:rsidRDefault="00000000" w:rsidRPr="00000000" w14:paraId="00000E07">
      <w:pPr>
        <w:rPr/>
      </w:pPr>
      <w:r w:rsidDel="00000000" w:rsidR="00000000" w:rsidRPr="00000000">
        <w:rPr>
          <w:rtl w:val="0"/>
        </w:rPr>
        <w:t xml:space="preserve">        Thời điểm bản ghi được tạo.</w:t>
      </w:r>
    </w:p>
    <w:p w:rsidR="00000000" w:rsidDel="00000000" w:rsidP="00000000" w:rsidRDefault="00000000" w:rsidRPr="00000000" w14:paraId="00000E08">
      <w:pPr>
        <w:rPr/>
      </w:pPr>
      <w:r w:rsidDel="00000000" w:rsidR="00000000" w:rsidRPr="00000000">
        <w:rPr>
          <w:rtl w:val="0"/>
        </w:rPr>
        <w:t xml:space="preserve">   10. updated_at                   DATETIME(3)                Null:NO  </w:t>
      </w:r>
    </w:p>
    <w:p w:rsidR="00000000" w:rsidDel="00000000" w:rsidP="00000000" w:rsidRDefault="00000000" w:rsidRPr="00000000" w14:paraId="00000E09">
      <w:pPr>
        <w:rPr/>
      </w:pPr>
      <w:r w:rsidDel="00000000" w:rsidR="00000000" w:rsidRPr="00000000">
        <w:rPr>
          <w:rtl w:val="0"/>
        </w:rPr>
        <w:t xml:space="preserve">        · Mặc định = CURRENT_TIMESTAMP(3)  |  AUTO-UPDATE</w:t>
      </w:r>
    </w:p>
    <w:p w:rsidR="00000000" w:rsidDel="00000000" w:rsidP="00000000" w:rsidRDefault="00000000" w:rsidRPr="00000000" w14:paraId="00000E0A">
      <w:pPr>
        <w:rPr/>
      </w:pPr>
      <w:r w:rsidDel="00000000" w:rsidR="00000000" w:rsidRPr="00000000">
        <w:rPr>
          <w:rtl w:val="0"/>
        </w:rPr>
        <w:t xml:space="preserve">        Thời điểm cập nhật gần nhất (tự động cập nhật).</w:t>
      </w:r>
    </w:p>
    <w:p w:rsidR="00000000" w:rsidDel="00000000" w:rsidP="00000000" w:rsidRDefault="00000000" w:rsidRPr="00000000" w14:paraId="00000E0B">
      <w:pPr>
        <w:rPr/>
      </w:pPr>
      <w:r w:rsidDel="00000000" w:rsidR="00000000" w:rsidRPr="00000000">
        <w:rPr>
          <w:rtl w:val="0"/>
        </w:rPr>
        <w:t xml:space="preserve">   11. deleted_at                   DATETIME(3)                Null:YES </w:t>
      </w:r>
    </w:p>
    <w:p w:rsidR="00000000" w:rsidDel="00000000" w:rsidP="00000000" w:rsidRDefault="00000000" w:rsidRPr="00000000" w14:paraId="00000E0C">
      <w:pPr>
        <w:rPr/>
      </w:pPr>
      <w:r w:rsidDel="00000000" w:rsidR="00000000" w:rsidRPr="00000000">
        <w:rPr>
          <w:rtl w:val="0"/>
        </w:rPr>
        <w:t xml:space="preserve">        Thời điểm xoá mềm; NULL nghĩa là bản ghi còn hiệu lực.</w:t>
      </w:r>
    </w:p>
    <w:p w:rsidR="00000000" w:rsidDel="00000000" w:rsidP="00000000" w:rsidRDefault="00000000" w:rsidRPr="00000000" w14:paraId="00000E0D">
      <w:pPr>
        <w:rPr/>
      </w:pPr>
      <w:r w:rsidDel="00000000" w:rsidR="00000000" w:rsidRPr="00000000">
        <w:rPr>
          <w:rtl w:val="0"/>
        </w:rPr>
      </w:r>
    </w:p>
    <w:p w:rsidR="00000000" w:rsidDel="00000000" w:rsidP="00000000" w:rsidRDefault="00000000" w:rsidRPr="00000000" w14:paraId="00000E0E">
      <w:pPr>
        <w:rPr/>
      </w:pPr>
      <w:r w:rsidDel="00000000" w:rsidR="00000000" w:rsidRPr="00000000">
        <w:rPr>
          <w:rtl w:val="0"/>
        </w:rPr>
      </w:r>
    </w:p>
    <w:p w:rsidR="00000000" w:rsidDel="00000000" w:rsidP="00000000" w:rsidRDefault="00000000" w:rsidRPr="00000000" w14:paraId="00000E0F">
      <w:pPr>
        <w:rPr/>
      </w:pPr>
      <w:r w:rsidDel="00000000" w:rsidR="00000000" w:rsidRPr="00000000">
        <w:rPr>
          <w:rtl w:val="0"/>
        </w:rPr>
        <w:t xml:space="preserve">====================================================================================================</w:t>
      </w:r>
    </w:p>
    <w:p w:rsidR="00000000" w:rsidDel="00000000" w:rsidP="00000000" w:rsidRDefault="00000000" w:rsidRPr="00000000" w14:paraId="00000E10">
      <w:pPr>
        <w:rPr/>
      </w:pPr>
      <w:r w:rsidDel="00000000" w:rsidR="00000000" w:rsidRPr="00000000">
        <w:rPr>
          <w:rtl w:val="0"/>
        </w:rPr>
        <w:t xml:space="preserve">BẢNG 22/95 :  WORKSPACE_AMENITY</w:t>
      </w:r>
    </w:p>
    <w:p w:rsidR="00000000" w:rsidDel="00000000" w:rsidP="00000000" w:rsidRDefault="00000000" w:rsidRPr="00000000" w14:paraId="00000E11">
      <w:pPr>
        <w:rPr/>
      </w:pPr>
      <w:r w:rsidDel="00000000" w:rsidR="00000000" w:rsidRPr="00000000">
        <w:rPr>
          <w:rtl w:val="0"/>
        </w:rPr>
        <w:t xml:space="preserve">====================================================================================================</w:t>
      </w:r>
    </w:p>
    <w:p w:rsidR="00000000" w:rsidDel="00000000" w:rsidP="00000000" w:rsidRDefault="00000000" w:rsidRPr="00000000" w14:paraId="00000E12">
      <w:pPr>
        <w:rPr/>
      </w:pPr>
      <w:r w:rsidDel="00000000" w:rsidR="00000000" w:rsidRPr="00000000">
        <w:rPr>
          <w:rtl w:val="0"/>
        </w:rPr>
      </w:r>
    </w:p>
    <w:p w:rsidR="00000000" w:rsidDel="00000000" w:rsidP="00000000" w:rsidRDefault="00000000" w:rsidRPr="00000000" w14:paraId="00000E13">
      <w:pPr>
        <w:rPr/>
      </w:pPr>
      <w:r w:rsidDel="00000000" w:rsidR="00000000" w:rsidRPr="00000000">
        <w:rPr>
          <w:rtl w:val="0"/>
        </w:rPr>
        <w:t xml:space="preserve">Ý NGHĨA: Tiện ích gán cho workspace (M05-UC05/UC06).</w:t>
      </w:r>
    </w:p>
    <w:p w:rsidR="00000000" w:rsidDel="00000000" w:rsidP="00000000" w:rsidRDefault="00000000" w:rsidRPr="00000000" w14:paraId="00000E14">
      <w:pPr>
        <w:rPr/>
      </w:pPr>
      <w:r w:rsidDel="00000000" w:rsidR="00000000" w:rsidRPr="00000000">
        <w:rPr>
          <w:rtl w:val="0"/>
        </w:rPr>
      </w:r>
    </w:p>
    <w:p w:rsidR="00000000" w:rsidDel="00000000" w:rsidP="00000000" w:rsidRDefault="00000000" w:rsidRPr="00000000" w14:paraId="00000E15">
      <w:pPr>
        <w:rPr/>
      </w:pPr>
      <w:r w:rsidDel="00000000" w:rsidR="00000000" w:rsidRPr="00000000">
        <w:rPr>
          <w:rtl w:val="0"/>
        </w:rPr>
        <w:t xml:space="preserve">  Khoá chính : workspace_id, amenity_id</w:t>
      </w:r>
    </w:p>
    <w:p w:rsidR="00000000" w:rsidDel="00000000" w:rsidP="00000000" w:rsidRDefault="00000000" w:rsidRPr="00000000" w14:paraId="00000E16">
      <w:pPr>
        <w:rPr/>
      </w:pPr>
      <w:r w:rsidDel="00000000" w:rsidR="00000000" w:rsidRPr="00000000">
        <w:rPr>
          <w:rtl w:val="0"/>
        </w:rPr>
        <w:t xml:space="preserve">  Tham chiếu tới:</w:t>
      </w:r>
    </w:p>
    <w:p w:rsidR="00000000" w:rsidDel="00000000" w:rsidP="00000000" w:rsidRDefault="00000000" w:rsidRPr="00000000" w14:paraId="00000E17">
      <w:pPr>
        <w:rPr/>
      </w:pPr>
      <w:r w:rsidDel="00000000" w:rsidR="00000000" w:rsidRPr="00000000">
        <w:rPr>
          <w:rtl w:val="0"/>
        </w:rPr>
        <w:t xml:space="preserve">      - workspace_id               -&gt; workspace.id   [ON DELETE CASCADE]</w:t>
      </w:r>
    </w:p>
    <w:p w:rsidR="00000000" w:rsidDel="00000000" w:rsidP="00000000" w:rsidRDefault="00000000" w:rsidRPr="00000000" w14:paraId="00000E18">
      <w:pPr>
        <w:rPr/>
      </w:pPr>
      <w:r w:rsidDel="00000000" w:rsidR="00000000" w:rsidRPr="00000000">
        <w:rPr>
          <w:rtl w:val="0"/>
        </w:rPr>
        <w:t xml:space="preserve">      - amenity_id                 -&gt; amenity.id   [ON DELETE CASCADE]</w:t>
      </w:r>
    </w:p>
    <w:p w:rsidR="00000000" w:rsidDel="00000000" w:rsidP="00000000" w:rsidRDefault="00000000" w:rsidRPr="00000000" w14:paraId="00000E19">
      <w:pPr>
        <w:rPr/>
      </w:pPr>
      <w:r w:rsidDel="00000000" w:rsidR="00000000" w:rsidRPr="00000000">
        <w:rPr>
          <w:rtl w:val="0"/>
        </w:rPr>
      </w:r>
    </w:p>
    <w:p w:rsidR="00000000" w:rsidDel="00000000" w:rsidP="00000000" w:rsidRDefault="00000000" w:rsidRPr="00000000" w14:paraId="00000E1A">
      <w:pPr>
        <w:rPr/>
      </w:pPr>
      <w:r w:rsidDel="00000000" w:rsidR="00000000" w:rsidRPr="00000000">
        <w:rPr>
          <w:rtl w:val="0"/>
        </w:rPr>
        <w:t xml:space="preserve">  DANH SÁCH THUỘC TÍNH</w:t>
      </w:r>
    </w:p>
    <w:p w:rsidR="00000000" w:rsidDel="00000000" w:rsidP="00000000" w:rsidRDefault="00000000" w:rsidRPr="00000000" w14:paraId="00000E1B">
      <w:pPr>
        <w:rPr/>
      </w:pPr>
      <w:r w:rsidDel="00000000" w:rsidR="00000000" w:rsidRPr="00000000">
        <w:rPr>
          <w:rtl w:val="0"/>
        </w:rPr>
        <w:t xml:space="preserve">  --------------------------------------------------------------------------------------------------</w:t>
      </w:r>
    </w:p>
    <w:p w:rsidR="00000000" w:rsidDel="00000000" w:rsidP="00000000" w:rsidRDefault="00000000" w:rsidRPr="00000000" w14:paraId="00000E1C">
      <w:pPr>
        <w:rPr/>
      </w:pPr>
      <w:r w:rsidDel="00000000" w:rsidR="00000000" w:rsidRPr="00000000">
        <w:rPr>
          <w:rtl w:val="0"/>
        </w:rPr>
        <w:t xml:space="preserve">    1. workspace_id                 BIGINT UNSIGNED            Null:NO   [PK/FK]</w:t>
      </w:r>
    </w:p>
    <w:p w:rsidR="00000000" w:rsidDel="00000000" w:rsidP="00000000" w:rsidRDefault="00000000" w:rsidRPr="00000000" w14:paraId="00000E1D">
      <w:pPr>
        <w:rPr/>
      </w:pPr>
      <w:r w:rsidDel="00000000" w:rsidR="00000000" w:rsidRPr="00000000">
        <w:rPr>
          <w:rtl w:val="0"/>
        </w:rPr>
        <w:t xml:space="preserve">        Khoá ngoại tới bảng workspace (Không gian làm việc).</w:t>
      </w:r>
    </w:p>
    <w:p w:rsidR="00000000" w:rsidDel="00000000" w:rsidP="00000000" w:rsidRDefault="00000000" w:rsidRPr="00000000" w14:paraId="00000E1E">
      <w:pPr>
        <w:rPr/>
      </w:pPr>
      <w:r w:rsidDel="00000000" w:rsidR="00000000" w:rsidRPr="00000000">
        <w:rPr>
          <w:rtl w:val="0"/>
        </w:rPr>
        <w:t xml:space="preserve">    2. amenity_id                   BIGINT UNSIGNED            Null:NO   [PK/FK/IDX]</w:t>
      </w:r>
    </w:p>
    <w:p w:rsidR="00000000" w:rsidDel="00000000" w:rsidP="00000000" w:rsidRDefault="00000000" w:rsidRPr="00000000" w14:paraId="00000E1F">
      <w:pPr>
        <w:rPr/>
      </w:pPr>
      <w:r w:rsidDel="00000000" w:rsidR="00000000" w:rsidRPr="00000000">
        <w:rPr>
          <w:rtl w:val="0"/>
        </w:rPr>
        <w:t xml:space="preserve">        Khoá ngoại tới bảng amenity (Danh mục tiện ích do Administrator quản lý).</w:t>
      </w:r>
    </w:p>
    <w:p w:rsidR="00000000" w:rsidDel="00000000" w:rsidP="00000000" w:rsidRDefault="00000000" w:rsidRPr="00000000" w14:paraId="00000E20">
      <w:pPr>
        <w:rPr/>
      </w:pPr>
      <w:r w:rsidDel="00000000" w:rsidR="00000000" w:rsidRPr="00000000">
        <w:rPr>
          <w:rtl w:val="0"/>
        </w:rPr>
        <w:t xml:space="preserve">    3. note                         VARCHAR(255)               Null:YES </w:t>
      </w:r>
    </w:p>
    <w:p w:rsidR="00000000" w:rsidDel="00000000" w:rsidP="00000000" w:rsidRDefault="00000000" w:rsidRPr="00000000" w14:paraId="00000E21">
      <w:pPr>
        <w:rPr/>
      </w:pPr>
      <w:r w:rsidDel="00000000" w:rsidR="00000000" w:rsidRPr="00000000">
        <w:rPr>
          <w:rtl w:val="0"/>
        </w:rPr>
        <w:t xml:space="preserve">        Ghi chú thêm.</w:t>
      </w:r>
    </w:p>
    <w:p w:rsidR="00000000" w:rsidDel="00000000" w:rsidP="00000000" w:rsidRDefault="00000000" w:rsidRPr="00000000" w14:paraId="00000E22">
      <w:pPr>
        <w:rPr/>
      </w:pPr>
      <w:r w:rsidDel="00000000" w:rsidR="00000000" w:rsidRPr="00000000">
        <w:rPr>
          <w:rtl w:val="0"/>
        </w:rPr>
        <w:t xml:space="preserve">    4. assigned_at                  DATETIME(3)                Null:NO  </w:t>
      </w:r>
    </w:p>
    <w:p w:rsidR="00000000" w:rsidDel="00000000" w:rsidP="00000000" w:rsidRDefault="00000000" w:rsidRPr="00000000" w14:paraId="00000E23">
      <w:pPr>
        <w:rPr/>
      </w:pPr>
      <w:r w:rsidDel="00000000" w:rsidR="00000000" w:rsidRPr="00000000">
        <w:rPr>
          <w:rtl w:val="0"/>
        </w:rPr>
        <w:t xml:space="preserve">        · Mặc định = CURRENT_TIMESTAMP(3)</w:t>
      </w:r>
    </w:p>
    <w:p w:rsidR="00000000" w:rsidDel="00000000" w:rsidP="00000000" w:rsidRDefault="00000000" w:rsidRPr="00000000" w14:paraId="00000E24">
      <w:pPr>
        <w:rPr/>
      </w:pPr>
      <w:r w:rsidDel="00000000" w:rsidR="00000000" w:rsidRPr="00000000">
        <w:rPr>
          <w:rtl w:val="0"/>
        </w:rPr>
        <w:t xml:space="preserve">        Mốc thời gian: phân công.</w:t>
      </w:r>
    </w:p>
    <w:p w:rsidR="00000000" w:rsidDel="00000000" w:rsidP="00000000" w:rsidRDefault="00000000" w:rsidRPr="00000000" w14:paraId="00000E25">
      <w:pPr>
        <w:rPr/>
      </w:pPr>
      <w:r w:rsidDel="00000000" w:rsidR="00000000" w:rsidRPr="00000000">
        <w:rPr>
          <w:rtl w:val="0"/>
        </w:rPr>
      </w:r>
    </w:p>
    <w:p w:rsidR="00000000" w:rsidDel="00000000" w:rsidP="00000000" w:rsidRDefault="00000000" w:rsidRPr="00000000" w14:paraId="00000E26">
      <w:pPr>
        <w:rPr/>
      </w:pPr>
      <w:r w:rsidDel="00000000" w:rsidR="00000000" w:rsidRPr="00000000">
        <w:rPr>
          <w:rtl w:val="0"/>
        </w:rPr>
      </w:r>
    </w:p>
    <w:p w:rsidR="00000000" w:rsidDel="00000000" w:rsidP="00000000" w:rsidRDefault="00000000" w:rsidRPr="00000000" w14:paraId="00000E27">
      <w:pPr>
        <w:rPr/>
      </w:pPr>
      <w:r w:rsidDel="00000000" w:rsidR="00000000" w:rsidRPr="00000000">
        <w:rPr>
          <w:rtl w:val="0"/>
        </w:rPr>
        <w:t xml:space="preserve">====================================================================================================</w:t>
      </w:r>
    </w:p>
    <w:p w:rsidR="00000000" w:rsidDel="00000000" w:rsidP="00000000" w:rsidRDefault="00000000" w:rsidRPr="00000000" w14:paraId="00000E28">
      <w:pPr>
        <w:rPr/>
      </w:pPr>
      <w:r w:rsidDel="00000000" w:rsidR="00000000" w:rsidRPr="00000000">
        <w:rPr>
          <w:rtl w:val="0"/>
        </w:rPr>
        <w:t xml:space="preserve">BẢNG 23/95 :  WORKSPACE_MEDIA</w:t>
      </w:r>
    </w:p>
    <w:p w:rsidR="00000000" w:rsidDel="00000000" w:rsidP="00000000" w:rsidRDefault="00000000" w:rsidRPr="00000000" w14:paraId="00000E29">
      <w:pPr>
        <w:rPr/>
      </w:pPr>
      <w:r w:rsidDel="00000000" w:rsidR="00000000" w:rsidRPr="00000000">
        <w:rPr>
          <w:rtl w:val="0"/>
        </w:rPr>
        <w:t xml:space="preserve">====================================================================================================</w:t>
      </w:r>
    </w:p>
    <w:p w:rsidR="00000000" w:rsidDel="00000000" w:rsidP="00000000" w:rsidRDefault="00000000" w:rsidRPr="00000000" w14:paraId="00000E2A">
      <w:pPr>
        <w:rPr/>
      </w:pPr>
      <w:r w:rsidDel="00000000" w:rsidR="00000000" w:rsidRPr="00000000">
        <w:rPr>
          <w:rtl w:val="0"/>
        </w:rPr>
      </w:r>
    </w:p>
    <w:p w:rsidR="00000000" w:rsidDel="00000000" w:rsidP="00000000" w:rsidRDefault="00000000" w:rsidRPr="00000000" w14:paraId="00000E2B">
      <w:pPr>
        <w:rPr/>
      </w:pPr>
      <w:r w:rsidDel="00000000" w:rsidR="00000000" w:rsidRPr="00000000">
        <w:rPr>
          <w:rtl w:val="0"/>
        </w:rPr>
        <w:t xml:space="preserve">Ý NGHĨA: Thư viện ảnh/video/360 của workspace (M05-UC07..UC16).</w:t>
      </w:r>
    </w:p>
    <w:p w:rsidR="00000000" w:rsidDel="00000000" w:rsidP="00000000" w:rsidRDefault="00000000" w:rsidRPr="00000000" w14:paraId="00000E2C">
      <w:pPr>
        <w:rPr/>
      </w:pPr>
      <w:r w:rsidDel="00000000" w:rsidR="00000000" w:rsidRPr="00000000">
        <w:rPr>
          <w:rtl w:val="0"/>
        </w:rPr>
      </w:r>
    </w:p>
    <w:p w:rsidR="00000000" w:rsidDel="00000000" w:rsidP="00000000" w:rsidRDefault="00000000" w:rsidRPr="00000000" w14:paraId="00000E2D">
      <w:pPr>
        <w:rPr/>
      </w:pPr>
      <w:r w:rsidDel="00000000" w:rsidR="00000000" w:rsidRPr="00000000">
        <w:rPr>
          <w:rtl w:val="0"/>
        </w:rPr>
        <w:t xml:space="preserve">  Khoá chính : id</w:t>
      </w:r>
    </w:p>
    <w:p w:rsidR="00000000" w:rsidDel="00000000" w:rsidP="00000000" w:rsidRDefault="00000000" w:rsidRPr="00000000" w14:paraId="00000E2E">
      <w:pPr>
        <w:rPr/>
      </w:pPr>
      <w:r w:rsidDel="00000000" w:rsidR="00000000" w:rsidRPr="00000000">
        <w:rPr>
          <w:rtl w:val="0"/>
        </w:rPr>
        <w:t xml:space="preserve">  Tham chiếu tới:</w:t>
      </w:r>
    </w:p>
    <w:p w:rsidR="00000000" w:rsidDel="00000000" w:rsidP="00000000" w:rsidRDefault="00000000" w:rsidRPr="00000000" w14:paraId="00000E2F">
      <w:pPr>
        <w:rPr/>
      </w:pPr>
      <w:r w:rsidDel="00000000" w:rsidR="00000000" w:rsidRPr="00000000">
        <w:rPr>
          <w:rtl w:val="0"/>
        </w:rPr>
        <w:t xml:space="preserve">      - workspace_id               -&gt; workspace.id   [ON DELETE CASCADE]</w:t>
      </w:r>
    </w:p>
    <w:p w:rsidR="00000000" w:rsidDel="00000000" w:rsidP="00000000" w:rsidRDefault="00000000" w:rsidRPr="00000000" w14:paraId="00000E30">
      <w:pPr>
        <w:rPr/>
      </w:pPr>
      <w:r w:rsidDel="00000000" w:rsidR="00000000" w:rsidRPr="00000000">
        <w:rPr>
          <w:rtl w:val="0"/>
        </w:rPr>
        <w:t xml:space="preserve">  Được tham chiếu bởi: workspace.cover_media_id</w:t>
      </w:r>
    </w:p>
    <w:p w:rsidR="00000000" w:rsidDel="00000000" w:rsidP="00000000" w:rsidRDefault="00000000" w:rsidRPr="00000000" w14:paraId="00000E31">
      <w:pPr>
        <w:rPr/>
      </w:pPr>
      <w:r w:rsidDel="00000000" w:rsidR="00000000" w:rsidRPr="00000000">
        <w:rPr>
          <w:rtl w:val="0"/>
        </w:rPr>
      </w:r>
    </w:p>
    <w:p w:rsidR="00000000" w:rsidDel="00000000" w:rsidP="00000000" w:rsidRDefault="00000000" w:rsidRPr="00000000" w14:paraId="00000E32">
      <w:pPr>
        <w:rPr/>
      </w:pPr>
      <w:r w:rsidDel="00000000" w:rsidR="00000000" w:rsidRPr="00000000">
        <w:rPr>
          <w:rtl w:val="0"/>
        </w:rPr>
        <w:t xml:space="preserve">  DANH SÁCH THUỘC TÍNH</w:t>
      </w:r>
    </w:p>
    <w:p w:rsidR="00000000" w:rsidDel="00000000" w:rsidP="00000000" w:rsidRDefault="00000000" w:rsidRPr="00000000" w14:paraId="00000E33">
      <w:pPr>
        <w:rPr/>
      </w:pPr>
      <w:r w:rsidDel="00000000" w:rsidR="00000000" w:rsidRPr="00000000">
        <w:rPr>
          <w:rtl w:val="0"/>
        </w:rPr>
        <w:t xml:space="preserve">  --------------------------------------------------------------------------------------------------</w:t>
      </w:r>
    </w:p>
    <w:p w:rsidR="00000000" w:rsidDel="00000000" w:rsidP="00000000" w:rsidRDefault="00000000" w:rsidRPr="00000000" w14:paraId="00000E34">
      <w:pPr>
        <w:rPr/>
      </w:pPr>
      <w:r w:rsidDel="00000000" w:rsidR="00000000" w:rsidRPr="00000000">
        <w:rPr>
          <w:rtl w:val="0"/>
        </w:rPr>
        <w:t xml:space="preserve">    1. id                           BIGINT UNSIGNED            Null:NO   [PK]</w:t>
      </w:r>
    </w:p>
    <w:p w:rsidR="00000000" w:rsidDel="00000000" w:rsidP="00000000" w:rsidRDefault="00000000" w:rsidRPr="00000000" w14:paraId="00000E35">
      <w:pPr>
        <w:rPr/>
      </w:pPr>
      <w:r w:rsidDel="00000000" w:rsidR="00000000" w:rsidRPr="00000000">
        <w:rPr>
          <w:rtl w:val="0"/>
        </w:rPr>
        <w:t xml:space="preserve">        · AUTO_INCREMENT</w:t>
      </w:r>
    </w:p>
    <w:p w:rsidR="00000000" w:rsidDel="00000000" w:rsidP="00000000" w:rsidRDefault="00000000" w:rsidRPr="00000000" w14:paraId="00000E36">
      <w:pPr>
        <w:rPr/>
      </w:pPr>
      <w:r w:rsidDel="00000000" w:rsidR="00000000" w:rsidRPr="00000000">
        <w:rPr>
          <w:rtl w:val="0"/>
        </w:rPr>
        <w:t xml:space="preserve">        Khoá chính, tự tăng.</w:t>
      </w:r>
    </w:p>
    <w:p w:rsidR="00000000" w:rsidDel="00000000" w:rsidP="00000000" w:rsidRDefault="00000000" w:rsidRPr="00000000" w14:paraId="00000E37">
      <w:pPr>
        <w:rPr/>
      </w:pPr>
      <w:r w:rsidDel="00000000" w:rsidR="00000000" w:rsidRPr="00000000">
        <w:rPr>
          <w:rtl w:val="0"/>
        </w:rPr>
        <w:t xml:space="preserve">    2. workspace_id                 BIGINT UNSIGNED            Null:NO   [FK/IDX]</w:t>
      </w:r>
    </w:p>
    <w:p w:rsidR="00000000" w:rsidDel="00000000" w:rsidP="00000000" w:rsidRDefault="00000000" w:rsidRPr="00000000" w14:paraId="00000E38">
      <w:pPr>
        <w:rPr/>
      </w:pPr>
      <w:r w:rsidDel="00000000" w:rsidR="00000000" w:rsidRPr="00000000">
        <w:rPr>
          <w:rtl w:val="0"/>
        </w:rPr>
        <w:t xml:space="preserve">        Khoá ngoại tới bảng workspace (Không gian làm việc).</w:t>
      </w:r>
    </w:p>
    <w:p w:rsidR="00000000" w:rsidDel="00000000" w:rsidP="00000000" w:rsidRDefault="00000000" w:rsidRPr="00000000" w14:paraId="00000E39">
      <w:pPr>
        <w:rPr/>
      </w:pPr>
      <w:r w:rsidDel="00000000" w:rsidR="00000000" w:rsidRPr="00000000">
        <w:rPr>
          <w:rtl w:val="0"/>
        </w:rPr>
        <w:t xml:space="preserve">    3. media_type                   ENUM('IMAGE','VIDEO','PANORAMA_360') Null:NO   [IDX]</w:t>
      </w:r>
    </w:p>
    <w:p w:rsidR="00000000" w:rsidDel="00000000" w:rsidP="00000000" w:rsidRDefault="00000000" w:rsidRPr="00000000" w14:paraId="00000E3A">
      <w:pPr>
        <w:rPr/>
      </w:pPr>
      <w:r w:rsidDel="00000000" w:rsidR="00000000" w:rsidRPr="00000000">
        <w:rPr>
          <w:rtl w:val="0"/>
        </w:rPr>
        <w:t xml:space="preserve">        · Mặc định = 'IMAGE'</w:t>
      </w:r>
    </w:p>
    <w:p w:rsidR="00000000" w:rsidDel="00000000" w:rsidP="00000000" w:rsidRDefault="00000000" w:rsidRPr="00000000" w14:paraId="00000E3B">
      <w:pPr>
        <w:rPr/>
      </w:pPr>
      <w:r w:rsidDel="00000000" w:rsidR="00000000" w:rsidRPr="00000000">
        <w:rPr>
          <w:rtl w:val="0"/>
        </w:rPr>
        <w:t xml:space="preserve">        Phân loại tệp phương tiện.</w:t>
      </w:r>
    </w:p>
    <w:p w:rsidR="00000000" w:rsidDel="00000000" w:rsidP="00000000" w:rsidRDefault="00000000" w:rsidRPr="00000000" w14:paraId="00000E3C">
      <w:pPr>
        <w:rPr/>
      </w:pPr>
      <w:r w:rsidDel="00000000" w:rsidR="00000000" w:rsidRPr="00000000">
        <w:rPr>
          <w:rtl w:val="0"/>
        </w:rPr>
        <w:t xml:space="preserve">        Giá trị hợp lệ: IMAGE | VIDEO | PANORAMA_360</w:t>
      </w:r>
    </w:p>
    <w:p w:rsidR="00000000" w:rsidDel="00000000" w:rsidP="00000000" w:rsidRDefault="00000000" w:rsidRPr="00000000" w14:paraId="00000E3D">
      <w:pPr>
        <w:rPr/>
      </w:pPr>
      <w:r w:rsidDel="00000000" w:rsidR="00000000" w:rsidRPr="00000000">
        <w:rPr>
          <w:rtl w:val="0"/>
        </w:rPr>
        <w:t xml:space="preserve">    4. file_url                     VARCHAR(512)               Null:NO  </w:t>
      </w:r>
    </w:p>
    <w:p w:rsidR="00000000" w:rsidDel="00000000" w:rsidP="00000000" w:rsidRDefault="00000000" w:rsidRPr="00000000" w14:paraId="00000E3E">
      <w:pPr>
        <w:rPr/>
      </w:pPr>
      <w:r w:rsidDel="00000000" w:rsidR="00000000" w:rsidRPr="00000000">
        <w:rPr>
          <w:rtl w:val="0"/>
        </w:rPr>
        <w:t xml:space="preserve">        Cloudinary secure_url.</w:t>
      </w:r>
    </w:p>
    <w:p w:rsidR="00000000" w:rsidDel="00000000" w:rsidP="00000000" w:rsidRDefault="00000000" w:rsidRPr="00000000" w14:paraId="00000E3F">
      <w:pPr>
        <w:rPr/>
      </w:pPr>
      <w:r w:rsidDel="00000000" w:rsidR="00000000" w:rsidRPr="00000000">
        <w:rPr>
          <w:rtl w:val="0"/>
        </w:rPr>
        <w:t xml:space="preserve">    5. file_public_id               VARCHAR(255)               Null:YES </w:t>
      </w:r>
    </w:p>
    <w:p w:rsidR="00000000" w:rsidDel="00000000" w:rsidP="00000000" w:rsidRDefault="00000000" w:rsidRPr="00000000" w14:paraId="00000E40">
      <w:pPr>
        <w:rPr/>
      </w:pPr>
      <w:r w:rsidDel="00000000" w:rsidR="00000000" w:rsidRPr="00000000">
        <w:rPr>
          <w:rtl w:val="0"/>
        </w:rPr>
        <w:t xml:space="preserve">        public_id của Cloudinary, dùng để thay thế hoặc xoá file.</w:t>
      </w:r>
    </w:p>
    <w:p w:rsidR="00000000" w:rsidDel="00000000" w:rsidP="00000000" w:rsidRDefault="00000000" w:rsidRPr="00000000" w14:paraId="00000E41">
      <w:pPr>
        <w:rPr/>
      </w:pPr>
      <w:r w:rsidDel="00000000" w:rsidR="00000000" w:rsidRPr="00000000">
        <w:rPr>
          <w:rtl w:val="0"/>
        </w:rPr>
        <w:t xml:space="preserve">    6. thumbnail_url                VARCHAR(512)               Null:YES </w:t>
      </w:r>
    </w:p>
    <w:p w:rsidR="00000000" w:rsidDel="00000000" w:rsidP="00000000" w:rsidRDefault="00000000" w:rsidRPr="00000000" w14:paraId="00000E42">
      <w:pPr>
        <w:rPr/>
      </w:pPr>
      <w:r w:rsidDel="00000000" w:rsidR="00000000" w:rsidRPr="00000000">
        <w:rPr>
          <w:rtl w:val="0"/>
        </w:rPr>
        <w:t xml:space="preserve">        Đường dẫn ảnh thu nhỏ.</w:t>
      </w:r>
    </w:p>
    <w:p w:rsidR="00000000" w:rsidDel="00000000" w:rsidP="00000000" w:rsidRDefault="00000000" w:rsidRPr="00000000" w14:paraId="00000E43">
      <w:pPr>
        <w:rPr/>
      </w:pPr>
      <w:r w:rsidDel="00000000" w:rsidR="00000000" w:rsidRPr="00000000">
        <w:rPr>
          <w:rtl w:val="0"/>
        </w:rPr>
        <w:t xml:space="preserve">    7. caption                      VARCHAR(255)               Null:YES </w:t>
      </w:r>
    </w:p>
    <w:p w:rsidR="00000000" w:rsidDel="00000000" w:rsidP="00000000" w:rsidRDefault="00000000" w:rsidRPr="00000000" w14:paraId="00000E44">
      <w:pPr>
        <w:rPr/>
      </w:pPr>
      <w:r w:rsidDel="00000000" w:rsidR="00000000" w:rsidRPr="00000000">
        <w:rPr>
          <w:rtl w:val="0"/>
        </w:rPr>
        <w:t xml:space="preserve">        Chú thích ngắn.</w:t>
      </w:r>
    </w:p>
    <w:p w:rsidR="00000000" w:rsidDel="00000000" w:rsidP="00000000" w:rsidRDefault="00000000" w:rsidRPr="00000000" w14:paraId="00000E45">
      <w:pPr>
        <w:rPr/>
      </w:pPr>
      <w:r w:rsidDel="00000000" w:rsidR="00000000" w:rsidRPr="00000000">
        <w:rPr>
          <w:rtl w:val="0"/>
        </w:rPr>
        <w:t xml:space="preserve">    8. alt_text                     VARCHAR(255)               Null:YES </w:t>
      </w:r>
    </w:p>
    <w:p w:rsidR="00000000" w:rsidDel="00000000" w:rsidP="00000000" w:rsidRDefault="00000000" w:rsidRPr="00000000" w14:paraId="00000E46">
      <w:pPr>
        <w:rPr/>
      </w:pPr>
      <w:r w:rsidDel="00000000" w:rsidR="00000000" w:rsidRPr="00000000">
        <w:rPr>
          <w:rtl w:val="0"/>
        </w:rPr>
        <w:t xml:space="preserve">        Văn bản thay thế mô tả nội dung ảnh, hỗ trợ người dùng khiếm thị và trình đọc màn hình</w:t>
      </w:r>
    </w:p>
    <w:p w:rsidR="00000000" w:rsidDel="00000000" w:rsidP="00000000" w:rsidRDefault="00000000" w:rsidRPr="00000000" w14:paraId="00000E47">
      <w:pPr>
        <w:rPr/>
      </w:pPr>
      <w:r w:rsidDel="00000000" w:rsidR="00000000" w:rsidRPr="00000000">
        <w:rPr>
          <w:rtl w:val="0"/>
        </w:rPr>
        <w:t xml:space="preserve">        (CR13).</w:t>
      </w:r>
    </w:p>
    <w:p w:rsidR="00000000" w:rsidDel="00000000" w:rsidP="00000000" w:rsidRDefault="00000000" w:rsidRPr="00000000" w14:paraId="00000E48">
      <w:pPr>
        <w:rPr/>
      </w:pPr>
      <w:r w:rsidDel="00000000" w:rsidR="00000000" w:rsidRPr="00000000">
        <w:rPr>
          <w:rtl w:val="0"/>
        </w:rPr>
        <w:t xml:space="preserve">    9. display_order                SMALLINT UNSIGNED          Null:NO   [IDX]</w:t>
      </w:r>
    </w:p>
    <w:p w:rsidR="00000000" w:rsidDel="00000000" w:rsidP="00000000" w:rsidRDefault="00000000" w:rsidRPr="00000000" w14:paraId="00000E49">
      <w:pPr>
        <w:rPr/>
      </w:pPr>
      <w:r w:rsidDel="00000000" w:rsidR="00000000" w:rsidRPr="00000000">
        <w:rPr>
          <w:rtl w:val="0"/>
        </w:rPr>
        <w:t xml:space="preserve">        · Mặc định = 0</w:t>
      </w:r>
    </w:p>
    <w:p w:rsidR="00000000" w:rsidDel="00000000" w:rsidP="00000000" w:rsidRDefault="00000000" w:rsidRPr="00000000" w14:paraId="00000E4A">
      <w:pPr>
        <w:rPr/>
      </w:pPr>
      <w:r w:rsidDel="00000000" w:rsidR="00000000" w:rsidRPr="00000000">
        <w:rPr>
          <w:rtl w:val="0"/>
        </w:rPr>
        <w:t xml:space="preserve">        M05-UC12.</w:t>
      </w:r>
    </w:p>
    <w:p w:rsidR="00000000" w:rsidDel="00000000" w:rsidP="00000000" w:rsidRDefault="00000000" w:rsidRPr="00000000" w14:paraId="00000E4B">
      <w:pPr>
        <w:rPr/>
      </w:pPr>
      <w:r w:rsidDel="00000000" w:rsidR="00000000" w:rsidRPr="00000000">
        <w:rPr>
          <w:rtl w:val="0"/>
        </w:rPr>
        <w:t xml:space="preserve">   10. is_cover                     TINYINT(1)                 Null:NO  </w:t>
      </w:r>
    </w:p>
    <w:p w:rsidR="00000000" w:rsidDel="00000000" w:rsidP="00000000" w:rsidRDefault="00000000" w:rsidRPr="00000000" w14:paraId="00000E4C">
      <w:pPr>
        <w:rPr/>
      </w:pPr>
      <w:r w:rsidDel="00000000" w:rsidR="00000000" w:rsidRPr="00000000">
        <w:rPr>
          <w:rtl w:val="0"/>
        </w:rPr>
        <w:t xml:space="preserve">        · Mặc định = 0</w:t>
      </w:r>
    </w:p>
    <w:p w:rsidR="00000000" w:rsidDel="00000000" w:rsidP="00000000" w:rsidRDefault="00000000" w:rsidRPr="00000000" w14:paraId="00000E4D">
      <w:pPr>
        <w:rPr/>
      </w:pPr>
      <w:r w:rsidDel="00000000" w:rsidR="00000000" w:rsidRPr="00000000">
        <w:rPr>
          <w:rtl w:val="0"/>
        </w:rPr>
        <w:t xml:space="preserve">        Đánh dấu đây là ảnh bìa đại diện của workspace; mỗi workspace chỉ nên có một ảnh bìa</w:t>
      </w:r>
    </w:p>
    <w:p w:rsidR="00000000" w:rsidDel="00000000" w:rsidP="00000000" w:rsidRDefault="00000000" w:rsidRPr="00000000" w14:paraId="00000E4E">
      <w:pPr>
        <w:rPr/>
      </w:pPr>
      <w:r w:rsidDel="00000000" w:rsidR="00000000" w:rsidRPr="00000000">
        <w:rPr>
          <w:rtl w:val="0"/>
        </w:rPr>
        <w:t xml:space="preserve">        (M05-UC11).</w:t>
      </w:r>
    </w:p>
    <w:p w:rsidR="00000000" w:rsidDel="00000000" w:rsidP="00000000" w:rsidRDefault="00000000" w:rsidRPr="00000000" w14:paraId="00000E4F">
      <w:pPr>
        <w:rPr/>
      </w:pPr>
      <w:r w:rsidDel="00000000" w:rsidR="00000000" w:rsidRPr="00000000">
        <w:rPr>
          <w:rtl w:val="0"/>
        </w:rPr>
        <w:t xml:space="preserve">   11. mime_type                    VARCHAR(100)               Null:NO  </w:t>
      </w:r>
    </w:p>
    <w:p w:rsidR="00000000" w:rsidDel="00000000" w:rsidP="00000000" w:rsidRDefault="00000000" w:rsidRPr="00000000" w14:paraId="00000E50">
      <w:pPr>
        <w:rPr/>
      </w:pPr>
      <w:r w:rsidDel="00000000" w:rsidR="00000000" w:rsidRPr="00000000">
        <w:rPr>
          <w:rtl w:val="0"/>
        </w:rPr>
        <w:t xml:space="preserve">        Kiểu MIME của file (BR-37: chỉ JPG/PNG/PDF).</w:t>
      </w:r>
    </w:p>
    <w:p w:rsidR="00000000" w:rsidDel="00000000" w:rsidP="00000000" w:rsidRDefault="00000000" w:rsidRPr="00000000" w14:paraId="00000E51">
      <w:pPr>
        <w:rPr/>
      </w:pPr>
      <w:r w:rsidDel="00000000" w:rsidR="00000000" w:rsidRPr="00000000">
        <w:rPr>
          <w:rtl w:val="0"/>
        </w:rPr>
        <w:t xml:space="preserve">   12. file_size_bytes              INT UNSIGNED               Null:NO  </w:t>
      </w:r>
    </w:p>
    <w:p w:rsidR="00000000" w:rsidDel="00000000" w:rsidP="00000000" w:rsidRDefault="00000000" w:rsidRPr="00000000" w14:paraId="00000E52">
      <w:pPr>
        <w:rPr/>
      </w:pPr>
      <w:r w:rsidDel="00000000" w:rsidR="00000000" w:rsidRPr="00000000">
        <w:rPr>
          <w:rtl w:val="0"/>
        </w:rPr>
        <w:t xml:space="preserve">        BR-37: &lt;= 5MB cho ảnh.</w:t>
      </w:r>
    </w:p>
    <w:p w:rsidR="00000000" w:rsidDel="00000000" w:rsidP="00000000" w:rsidRDefault="00000000" w:rsidRPr="00000000" w14:paraId="00000E53">
      <w:pPr>
        <w:rPr/>
      </w:pPr>
      <w:r w:rsidDel="00000000" w:rsidR="00000000" w:rsidRPr="00000000">
        <w:rPr>
          <w:rtl w:val="0"/>
        </w:rPr>
        <w:t xml:space="preserve">   13. width_px                     INT UNSIGNED               Null:YES </w:t>
      </w:r>
    </w:p>
    <w:p w:rsidR="00000000" w:rsidDel="00000000" w:rsidP="00000000" w:rsidRDefault="00000000" w:rsidRPr="00000000" w14:paraId="00000E54">
      <w:pPr>
        <w:rPr/>
      </w:pPr>
      <w:r w:rsidDel="00000000" w:rsidR="00000000" w:rsidRPr="00000000">
        <w:rPr>
          <w:rtl w:val="0"/>
        </w:rPr>
        <w:t xml:space="preserve">        Chiều rộng thật của ảnh, tính bằng pixel.</w:t>
      </w:r>
    </w:p>
    <w:p w:rsidR="00000000" w:rsidDel="00000000" w:rsidP="00000000" w:rsidRDefault="00000000" w:rsidRPr="00000000" w14:paraId="00000E55">
      <w:pPr>
        <w:rPr/>
      </w:pPr>
      <w:r w:rsidDel="00000000" w:rsidR="00000000" w:rsidRPr="00000000">
        <w:rPr>
          <w:rtl w:val="0"/>
        </w:rPr>
        <w:t xml:space="preserve">   14. height_px                    INT UNSIGNED               Null:YES </w:t>
      </w:r>
    </w:p>
    <w:p w:rsidR="00000000" w:rsidDel="00000000" w:rsidP="00000000" w:rsidRDefault="00000000" w:rsidRPr="00000000" w14:paraId="00000E56">
      <w:pPr>
        <w:rPr/>
      </w:pPr>
      <w:r w:rsidDel="00000000" w:rsidR="00000000" w:rsidRPr="00000000">
        <w:rPr>
          <w:rtl w:val="0"/>
        </w:rPr>
        <w:t xml:space="preserve">        Chiều cao thật của ảnh, tính bằng pixel.</w:t>
      </w:r>
    </w:p>
    <w:p w:rsidR="00000000" w:rsidDel="00000000" w:rsidP="00000000" w:rsidRDefault="00000000" w:rsidRPr="00000000" w14:paraId="00000E57">
      <w:pPr>
        <w:rPr/>
      </w:pPr>
      <w:r w:rsidDel="00000000" w:rsidR="00000000" w:rsidRPr="00000000">
        <w:rPr>
          <w:rtl w:val="0"/>
        </w:rPr>
        <w:t xml:space="preserve">   15. processing_status            ENUM('PENDING','PROCESSING','READY','FAILED') Null:NO  </w:t>
      </w:r>
    </w:p>
    <w:p w:rsidR="00000000" w:rsidDel="00000000" w:rsidP="00000000" w:rsidRDefault="00000000" w:rsidRPr="00000000" w14:paraId="00000E58">
      <w:pPr>
        <w:rPr/>
      </w:pPr>
      <w:r w:rsidDel="00000000" w:rsidR="00000000" w:rsidRPr="00000000">
        <w:rPr>
          <w:rtl w:val="0"/>
        </w:rPr>
        <w:t xml:space="preserve">        · Mặc định = 'READY'</w:t>
      </w:r>
    </w:p>
    <w:p w:rsidR="00000000" w:rsidDel="00000000" w:rsidP="00000000" w:rsidRDefault="00000000" w:rsidRPr="00000000" w14:paraId="00000E59">
      <w:pPr>
        <w:rPr/>
      </w:pPr>
      <w:r w:rsidDel="00000000" w:rsidR="00000000" w:rsidRPr="00000000">
        <w:rPr>
          <w:rtl w:val="0"/>
        </w:rPr>
        <w:t xml:space="preserve">        CR17: xử lý media 360 bất đồng bộ (MSG20)</w:t>
      </w:r>
    </w:p>
    <w:p w:rsidR="00000000" w:rsidDel="00000000" w:rsidP="00000000" w:rsidRDefault="00000000" w:rsidRPr="00000000" w14:paraId="00000E5A">
      <w:pPr>
        <w:rPr/>
      </w:pPr>
      <w:r w:rsidDel="00000000" w:rsidR="00000000" w:rsidRPr="00000000">
        <w:rPr>
          <w:rtl w:val="0"/>
        </w:rPr>
        <w:t xml:space="preserve">        Giá trị hợp lệ: PENDING | PROCESSING | READY | FAILED</w:t>
      </w:r>
    </w:p>
    <w:p w:rsidR="00000000" w:rsidDel="00000000" w:rsidP="00000000" w:rsidRDefault="00000000" w:rsidRPr="00000000" w14:paraId="00000E5B">
      <w:pPr>
        <w:rPr/>
      </w:pPr>
      <w:r w:rsidDel="00000000" w:rsidR="00000000" w:rsidRPr="00000000">
        <w:rPr>
          <w:rtl w:val="0"/>
        </w:rPr>
        <w:t xml:space="preserve">   16. uploaded_by                  BIGINT UNSIGNED            Null:YES </w:t>
      </w:r>
    </w:p>
    <w:p w:rsidR="00000000" w:rsidDel="00000000" w:rsidP="00000000" w:rsidRDefault="00000000" w:rsidRPr="00000000" w14:paraId="00000E5C">
      <w:pPr>
        <w:rPr/>
      </w:pPr>
      <w:r w:rsidDel="00000000" w:rsidR="00000000" w:rsidRPr="00000000">
        <w:rPr>
          <w:rtl w:val="0"/>
        </w:rPr>
        <w:t xml:space="preserve">        Người tải lên.</w:t>
      </w:r>
    </w:p>
    <w:p w:rsidR="00000000" w:rsidDel="00000000" w:rsidP="00000000" w:rsidRDefault="00000000" w:rsidRPr="00000000" w14:paraId="00000E5D">
      <w:pPr>
        <w:rPr/>
      </w:pPr>
      <w:r w:rsidDel="00000000" w:rsidR="00000000" w:rsidRPr="00000000">
        <w:rPr>
          <w:rtl w:val="0"/>
        </w:rPr>
        <w:t xml:space="preserve">   17. created_at                   DATETIME(3)                Null:NO  </w:t>
      </w:r>
    </w:p>
    <w:p w:rsidR="00000000" w:rsidDel="00000000" w:rsidP="00000000" w:rsidRDefault="00000000" w:rsidRPr="00000000" w14:paraId="00000E5E">
      <w:pPr>
        <w:rPr/>
      </w:pPr>
      <w:r w:rsidDel="00000000" w:rsidR="00000000" w:rsidRPr="00000000">
        <w:rPr>
          <w:rtl w:val="0"/>
        </w:rPr>
        <w:t xml:space="preserve">        · Mặc định = CURRENT_TIMESTAMP(3)</w:t>
      </w:r>
    </w:p>
    <w:p w:rsidR="00000000" w:rsidDel="00000000" w:rsidP="00000000" w:rsidRDefault="00000000" w:rsidRPr="00000000" w14:paraId="00000E5F">
      <w:pPr>
        <w:rPr/>
      </w:pPr>
      <w:r w:rsidDel="00000000" w:rsidR="00000000" w:rsidRPr="00000000">
        <w:rPr>
          <w:rtl w:val="0"/>
        </w:rPr>
        <w:t xml:space="preserve">        Thời điểm bản ghi được tạo.</w:t>
      </w:r>
    </w:p>
    <w:p w:rsidR="00000000" w:rsidDel="00000000" w:rsidP="00000000" w:rsidRDefault="00000000" w:rsidRPr="00000000" w14:paraId="00000E60">
      <w:pPr>
        <w:rPr/>
      </w:pPr>
      <w:r w:rsidDel="00000000" w:rsidR="00000000" w:rsidRPr="00000000">
        <w:rPr>
          <w:rtl w:val="0"/>
        </w:rPr>
        <w:t xml:space="preserve">   18. updated_at                   DATETIME(3)                Null:NO  </w:t>
      </w:r>
    </w:p>
    <w:p w:rsidR="00000000" w:rsidDel="00000000" w:rsidP="00000000" w:rsidRDefault="00000000" w:rsidRPr="00000000" w14:paraId="00000E61">
      <w:pPr>
        <w:rPr/>
      </w:pPr>
      <w:r w:rsidDel="00000000" w:rsidR="00000000" w:rsidRPr="00000000">
        <w:rPr>
          <w:rtl w:val="0"/>
        </w:rPr>
        <w:t xml:space="preserve">        · Mặc định = CURRENT_TIMESTAMP(3)  |  AUTO-UPDATE</w:t>
      </w:r>
    </w:p>
    <w:p w:rsidR="00000000" w:rsidDel="00000000" w:rsidP="00000000" w:rsidRDefault="00000000" w:rsidRPr="00000000" w14:paraId="00000E62">
      <w:pPr>
        <w:rPr/>
      </w:pPr>
      <w:r w:rsidDel="00000000" w:rsidR="00000000" w:rsidRPr="00000000">
        <w:rPr>
          <w:rtl w:val="0"/>
        </w:rPr>
        <w:t xml:space="preserve">        Thời điểm cập nhật gần nhất (tự động cập nhật).</w:t>
      </w:r>
    </w:p>
    <w:p w:rsidR="00000000" w:rsidDel="00000000" w:rsidP="00000000" w:rsidRDefault="00000000" w:rsidRPr="00000000" w14:paraId="00000E63">
      <w:pPr>
        <w:rPr/>
      </w:pPr>
      <w:r w:rsidDel="00000000" w:rsidR="00000000" w:rsidRPr="00000000">
        <w:rPr>
          <w:rtl w:val="0"/>
        </w:rPr>
        <w:t xml:space="preserve">   19. deleted_at                   DATETIME(3)                Null:YES </w:t>
      </w:r>
    </w:p>
    <w:p w:rsidR="00000000" w:rsidDel="00000000" w:rsidP="00000000" w:rsidRDefault="00000000" w:rsidRPr="00000000" w14:paraId="00000E64">
      <w:pPr>
        <w:rPr/>
      </w:pPr>
      <w:r w:rsidDel="00000000" w:rsidR="00000000" w:rsidRPr="00000000">
        <w:rPr>
          <w:rtl w:val="0"/>
        </w:rPr>
        <w:t xml:space="preserve">        Thời điểm xoá mềm; NULL nghĩa là bản ghi còn hiệu lực.</w:t>
      </w:r>
    </w:p>
    <w:p w:rsidR="00000000" w:rsidDel="00000000" w:rsidP="00000000" w:rsidRDefault="00000000" w:rsidRPr="00000000" w14:paraId="00000E65">
      <w:pPr>
        <w:rPr/>
      </w:pPr>
      <w:r w:rsidDel="00000000" w:rsidR="00000000" w:rsidRPr="00000000">
        <w:rPr>
          <w:rtl w:val="0"/>
        </w:rPr>
      </w:r>
    </w:p>
    <w:p w:rsidR="00000000" w:rsidDel="00000000" w:rsidP="00000000" w:rsidRDefault="00000000" w:rsidRPr="00000000" w14:paraId="00000E66">
      <w:pPr>
        <w:rPr/>
      </w:pPr>
      <w:r w:rsidDel="00000000" w:rsidR="00000000" w:rsidRPr="00000000">
        <w:rPr>
          <w:rtl w:val="0"/>
        </w:rPr>
      </w:r>
    </w:p>
    <w:p w:rsidR="00000000" w:rsidDel="00000000" w:rsidP="00000000" w:rsidRDefault="00000000" w:rsidRPr="00000000" w14:paraId="00000E67">
      <w:pPr>
        <w:rPr/>
      </w:pPr>
      <w:r w:rsidDel="00000000" w:rsidR="00000000" w:rsidRPr="00000000">
        <w:rPr>
          <w:rtl w:val="0"/>
        </w:rPr>
        <w:t xml:space="preserve">####################################################################################################</w:t>
      </w:r>
    </w:p>
    <w:p w:rsidR="00000000" w:rsidDel="00000000" w:rsidP="00000000" w:rsidRDefault="00000000" w:rsidRPr="00000000" w14:paraId="00000E68">
      <w:pPr>
        <w:rPr/>
      </w:pPr>
      <w:r w:rsidDel="00000000" w:rsidR="00000000" w:rsidRPr="00000000">
        <w:rPr>
          <w:rtl w:val="0"/>
        </w:rPr>
        <w:t xml:space="preserve">#  MODULE M06 — FLOOR PLAN &amp; SEAT MANAGEMENT  (21 UC)</w:t>
      </w:r>
    </w:p>
    <w:p w:rsidR="00000000" w:rsidDel="00000000" w:rsidP="00000000" w:rsidRDefault="00000000" w:rsidRPr="00000000" w14:paraId="00000E69">
      <w:pPr>
        <w:rPr/>
      </w:pPr>
      <w:r w:rsidDel="00000000" w:rsidR="00000000" w:rsidRPr="00000000">
        <w:rPr>
          <w:rtl w:val="0"/>
        </w:rPr>
        <w:t xml:space="preserve">####################################################################################################</w:t>
      </w:r>
    </w:p>
    <w:p w:rsidR="00000000" w:rsidDel="00000000" w:rsidP="00000000" w:rsidRDefault="00000000" w:rsidRPr="00000000" w14:paraId="00000E6A">
      <w:pPr>
        <w:rPr/>
      </w:pPr>
      <w:r w:rsidDel="00000000" w:rsidR="00000000" w:rsidRPr="00000000">
        <w:rPr>
          <w:rtl w:val="0"/>
        </w:rPr>
      </w:r>
    </w:p>
    <w:p w:rsidR="00000000" w:rsidDel="00000000" w:rsidP="00000000" w:rsidRDefault="00000000" w:rsidRPr="00000000" w14:paraId="00000E6B">
      <w:pPr>
        <w:rPr/>
      </w:pPr>
      <w:r w:rsidDel="00000000" w:rsidR="00000000" w:rsidRPr="00000000">
        <w:rPr>
          <w:rtl w:val="0"/>
        </w:rPr>
        <w:t xml:space="preserve">====================================================================================================</w:t>
      </w:r>
    </w:p>
    <w:p w:rsidR="00000000" w:rsidDel="00000000" w:rsidP="00000000" w:rsidRDefault="00000000" w:rsidRPr="00000000" w14:paraId="00000E6C">
      <w:pPr>
        <w:rPr/>
      </w:pPr>
      <w:r w:rsidDel="00000000" w:rsidR="00000000" w:rsidRPr="00000000">
        <w:rPr>
          <w:rtl w:val="0"/>
        </w:rPr>
        <w:t xml:space="preserve">BẢNG 24/95 :  FLOOR_PLAN</w:t>
      </w:r>
    </w:p>
    <w:p w:rsidR="00000000" w:rsidDel="00000000" w:rsidP="00000000" w:rsidRDefault="00000000" w:rsidRPr="00000000" w14:paraId="00000E6D">
      <w:pPr>
        <w:rPr/>
      </w:pPr>
      <w:r w:rsidDel="00000000" w:rsidR="00000000" w:rsidRPr="00000000">
        <w:rPr>
          <w:rtl w:val="0"/>
        </w:rPr>
        <w:t xml:space="preserve">====================================================================================================</w:t>
      </w:r>
    </w:p>
    <w:p w:rsidR="00000000" w:rsidDel="00000000" w:rsidP="00000000" w:rsidRDefault="00000000" w:rsidRPr="00000000" w14:paraId="00000E6E">
      <w:pPr>
        <w:rPr/>
      </w:pPr>
      <w:r w:rsidDel="00000000" w:rsidR="00000000" w:rsidRPr="00000000">
        <w:rPr>
          <w:rtl w:val="0"/>
        </w:rPr>
      </w:r>
    </w:p>
    <w:p w:rsidR="00000000" w:rsidDel="00000000" w:rsidP="00000000" w:rsidRDefault="00000000" w:rsidRPr="00000000" w14:paraId="00000E6F">
      <w:pPr>
        <w:rPr/>
      </w:pPr>
      <w:r w:rsidDel="00000000" w:rsidR="00000000" w:rsidRPr="00000000">
        <w:rPr>
          <w:rtl w:val="0"/>
        </w:rPr>
        <w:t xml:space="preserve">Ý NGHĨA: Sơ đồ tầng (M06-UC01..UC05).</w:t>
      </w:r>
    </w:p>
    <w:p w:rsidR="00000000" w:rsidDel="00000000" w:rsidP="00000000" w:rsidRDefault="00000000" w:rsidRPr="00000000" w14:paraId="00000E70">
      <w:pPr>
        <w:rPr/>
      </w:pPr>
      <w:r w:rsidDel="00000000" w:rsidR="00000000" w:rsidRPr="00000000">
        <w:rPr>
          <w:rtl w:val="0"/>
        </w:rPr>
      </w:r>
    </w:p>
    <w:p w:rsidR="00000000" w:rsidDel="00000000" w:rsidP="00000000" w:rsidRDefault="00000000" w:rsidRPr="00000000" w14:paraId="00000E71">
      <w:pPr>
        <w:rPr/>
      </w:pPr>
      <w:r w:rsidDel="00000000" w:rsidR="00000000" w:rsidRPr="00000000">
        <w:rPr>
          <w:rtl w:val="0"/>
        </w:rPr>
        <w:t xml:space="preserve">  Khoá chính : id</w:t>
      </w:r>
    </w:p>
    <w:p w:rsidR="00000000" w:rsidDel="00000000" w:rsidP="00000000" w:rsidRDefault="00000000" w:rsidRPr="00000000" w14:paraId="00000E72">
      <w:pPr>
        <w:rPr/>
      </w:pPr>
      <w:r w:rsidDel="00000000" w:rsidR="00000000" w:rsidRPr="00000000">
        <w:rPr>
          <w:rtl w:val="0"/>
        </w:rPr>
        <w:t xml:space="preserve">  Duy nhất   : uk_fp_ws_floor (workspace_id, floor_number, name)</w:t>
      </w:r>
    </w:p>
    <w:p w:rsidR="00000000" w:rsidDel="00000000" w:rsidP="00000000" w:rsidRDefault="00000000" w:rsidRPr="00000000" w14:paraId="00000E73">
      <w:pPr>
        <w:rPr/>
      </w:pPr>
      <w:r w:rsidDel="00000000" w:rsidR="00000000" w:rsidRPr="00000000">
        <w:rPr>
          <w:rtl w:val="0"/>
        </w:rPr>
        <w:t xml:space="preserve">  Tham chiếu tới:</w:t>
      </w:r>
    </w:p>
    <w:p w:rsidR="00000000" w:rsidDel="00000000" w:rsidP="00000000" w:rsidRDefault="00000000" w:rsidRPr="00000000" w14:paraId="00000E74">
      <w:pPr>
        <w:rPr/>
      </w:pPr>
      <w:r w:rsidDel="00000000" w:rsidR="00000000" w:rsidRPr="00000000">
        <w:rPr>
          <w:rtl w:val="0"/>
        </w:rPr>
        <w:t xml:space="preserve">      - workspace_id               -&gt; workspace.id   [ON DELETE CASCADE]</w:t>
      </w:r>
    </w:p>
    <w:p w:rsidR="00000000" w:rsidDel="00000000" w:rsidP="00000000" w:rsidRDefault="00000000" w:rsidRPr="00000000" w14:paraId="00000E75">
      <w:pPr>
        <w:rPr/>
      </w:pPr>
      <w:r w:rsidDel="00000000" w:rsidR="00000000" w:rsidRPr="00000000">
        <w:rPr>
          <w:rtl w:val="0"/>
        </w:rPr>
        <w:t xml:space="preserve">      - cloned_from_id             -&gt; floor_plan.id   [ON DELETE SET NULL]</w:t>
      </w:r>
    </w:p>
    <w:p w:rsidR="00000000" w:rsidDel="00000000" w:rsidP="00000000" w:rsidRDefault="00000000" w:rsidRPr="00000000" w14:paraId="00000E76">
      <w:pPr>
        <w:rPr/>
      </w:pPr>
      <w:r w:rsidDel="00000000" w:rsidR="00000000" w:rsidRPr="00000000">
        <w:rPr>
          <w:rtl w:val="0"/>
        </w:rPr>
        <w:t xml:space="preserve">  Được tham chiếu bởi: floor_section.floor_plan_id, workspace_resource.floor_plan_id</w:t>
      </w:r>
    </w:p>
    <w:p w:rsidR="00000000" w:rsidDel="00000000" w:rsidP="00000000" w:rsidRDefault="00000000" w:rsidRPr="00000000" w14:paraId="00000E77">
      <w:pPr>
        <w:rPr/>
      </w:pPr>
      <w:r w:rsidDel="00000000" w:rsidR="00000000" w:rsidRPr="00000000">
        <w:rPr>
          <w:rtl w:val="0"/>
        </w:rPr>
      </w:r>
    </w:p>
    <w:p w:rsidR="00000000" w:rsidDel="00000000" w:rsidP="00000000" w:rsidRDefault="00000000" w:rsidRPr="00000000" w14:paraId="00000E78">
      <w:pPr>
        <w:rPr/>
      </w:pPr>
      <w:r w:rsidDel="00000000" w:rsidR="00000000" w:rsidRPr="00000000">
        <w:rPr>
          <w:rtl w:val="0"/>
        </w:rPr>
        <w:t xml:space="preserve">  DANH SÁCH THUỘC TÍNH</w:t>
      </w:r>
    </w:p>
    <w:p w:rsidR="00000000" w:rsidDel="00000000" w:rsidP="00000000" w:rsidRDefault="00000000" w:rsidRPr="00000000" w14:paraId="00000E79">
      <w:pPr>
        <w:rPr/>
      </w:pPr>
      <w:r w:rsidDel="00000000" w:rsidR="00000000" w:rsidRPr="00000000">
        <w:rPr>
          <w:rtl w:val="0"/>
        </w:rPr>
        <w:t xml:space="preserve">  --------------------------------------------------------------------------------------------------</w:t>
      </w:r>
    </w:p>
    <w:p w:rsidR="00000000" w:rsidDel="00000000" w:rsidP="00000000" w:rsidRDefault="00000000" w:rsidRPr="00000000" w14:paraId="00000E7A">
      <w:pPr>
        <w:rPr/>
      </w:pPr>
      <w:r w:rsidDel="00000000" w:rsidR="00000000" w:rsidRPr="00000000">
        <w:rPr>
          <w:rtl w:val="0"/>
        </w:rPr>
        <w:t xml:space="preserve">    1. id                           BIGINT UNSIGNED            Null:NO   [PK]</w:t>
      </w:r>
    </w:p>
    <w:p w:rsidR="00000000" w:rsidDel="00000000" w:rsidP="00000000" w:rsidRDefault="00000000" w:rsidRPr="00000000" w14:paraId="00000E7B">
      <w:pPr>
        <w:rPr/>
      </w:pPr>
      <w:r w:rsidDel="00000000" w:rsidR="00000000" w:rsidRPr="00000000">
        <w:rPr>
          <w:rtl w:val="0"/>
        </w:rPr>
        <w:t xml:space="preserve">        · AUTO_INCREMENT</w:t>
      </w:r>
    </w:p>
    <w:p w:rsidR="00000000" w:rsidDel="00000000" w:rsidP="00000000" w:rsidRDefault="00000000" w:rsidRPr="00000000" w14:paraId="00000E7C">
      <w:pPr>
        <w:rPr/>
      </w:pPr>
      <w:r w:rsidDel="00000000" w:rsidR="00000000" w:rsidRPr="00000000">
        <w:rPr>
          <w:rtl w:val="0"/>
        </w:rPr>
        <w:t xml:space="preserve">        Khoá chính, tự tăng.</w:t>
      </w:r>
    </w:p>
    <w:p w:rsidR="00000000" w:rsidDel="00000000" w:rsidP="00000000" w:rsidRDefault="00000000" w:rsidRPr="00000000" w14:paraId="00000E7D">
      <w:pPr>
        <w:rPr/>
      </w:pPr>
      <w:r w:rsidDel="00000000" w:rsidR="00000000" w:rsidRPr="00000000">
        <w:rPr>
          <w:rtl w:val="0"/>
        </w:rPr>
        <w:t xml:space="preserve">    2. workspace_id                 BIGINT UNSIGNED            Null:NO   [FK/UQ/IDX]</w:t>
      </w:r>
    </w:p>
    <w:p w:rsidR="00000000" w:rsidDel="00000000" w:rsidP="00000000" w:rsidRDefault="00000000" w:rsidRPr="00000000" w14:paraId="00000E7E">
      <w:pPr>
        <w:rPr/>
      </w:pPr>
      <w:r w:rsidDel="00000000" w:rsidR="00000000" w:rsidRPr="00000000">
        <w:rPr>
          <w:rtl w:val="0"/>
        </w:rPr>
        <w:t xml:space="preserve">        Khoá ngoại tới bảng workspace (Không gian làm việc).</w:t>
      </w:r>
    </w:p>
    <w:p w:rsidR="00000000" w:rsidDel="00000000" w:rsidP="00000000" w:rsidRDefault="00000000" w:rsidRPr="00000000" w14:paraId="00000E7F">
      <w:pPr>
        <w:rPr/>
      </w:pPr>
      <w:r w:rsidDel="00000000" w:rsidR="00000000" w:rsidRPr="00000000">
        <w:rPr>
          <w:rtl w:val="0"/>
        </w:rPr>
        <w:t xml:space="preserve">    3. name                         VARCHAR(150)               Null:NO   [UQ]</w:t>
      </w:r>
    </w:p>
    <w:p w:rsidR="00000000" w:rsidDel="00000000" w:rsidP="00000000" w:rsidRDefault="00000000" w:rsidRPr="00000000" w14:paraId="00000E80">
      <w:pPr>
        <w:rPr/>
      </w:pPr>
      <w:r w:rsidDel="00000000" w:rsidR="00000000" w:rsidRPr="00000000">
        <w:rPr>
          <w:rtl w:val="0"/>
        </w:rPr>
        <w:t xml:space="preserve">        Tên hiển thị.</w:t>
      </w:r>
    </w:p>
    <w:p w:rsidR="00000000" w:rsidDel="00000000" w:rsidP="00000000" w:rsidRDefault="00000000" w:rsidRPr="00000000" w14:paraId="00000E81">
      <w:pPr>
        <w:rPr/>
      </w:pPr>
      <w:r w:rsidDel="00000000" w:rsidR="00000000" w:rsidRPr="00000000">
        <w:rPr>
          <w:rtl w:val="0"/>
        </w:rPr>
        <w:t xml:space="preserve">    4. floor_number                 SMALLINT                   Null:NO   [UQ]</w:t>
      </w:r>
    </w:p>
    <w:p w:rsidR="00000000" w:rsidDel="00000000" w:rsidP="00000000" w:rsidRDefault="00000000" w:rsidRPr="00000000" w14:paraId="00000E82">
      <w:pPr>
        <w:rPr/>
      </w:pPr>
      <w:r w:rsidDel="00000000" w:rsidR="00000000" w:rsidRPr="00000000">
        <w:rPr>
          <w:rtl w:val="0"/>
        </w:rPr>
        <w:t xml:space="preserve">        · Mặc định = 1</w:t>
      </w:r>
    </w:p>
    <w:p w:rsidR="00000000" w:rsidDel="00000000" w:rsidP="00000000" w:rsidRDefault="00000000" w:rsidRPr="00000000" w14:paraId="00000E83">
      <w:pPr>
        <w:rPr/>
      </w:pPr>
      <w:r w:rsidDel="00000000" w:rsidR="00000000" w:rsidRPr="00000000">
        <w:rPr>
          <w:rtl w:val="0"/>
        </w:rPr>
        <w:t xml:space="preserve">        Số thứ tự tầng trong toà nhà.</w:t>
      </w:r>
    </w:p>
    <w:p w:rsidR="00000000" w:rsidDel="00000000" w:rsidP="00000000" w:rsidRDefault="00000000" w:rsidRPr="00000000" w14:paraId="00000E84">
      <w:pPr>
        <w:rPr/>
      </w:pPr>
      <w:r w:rsidDel="00000000" w:rsidR="00000000" w:rsidRPr="00000000">
        <w:rPr>
          <w:rtl w:val="0"/>
        </w:rPr>
        <w:t xml:space="preserve">    5. description                  VARCHAR(500)               Null:YES </w:t>
      </w:r>
    </w:p>
    <w:p w:rsidR="00000000" w:rsidDel="00000000" w:rsidP="00000000" w:rsidRDefault="00000000" w:rsidRPr="00000000" w14:paraId="00000E85">
      <w:pPr>
        <w:rPr/>
      </w:pPr>
      <w:r w:rsidDel="00000000" w:rsidR="00000000" w:rsidRPr="00000000">
        <w:rPr>
          <w:rtl w:val="0"/>
        </w:rPr>
        <w:t xml:space="preserve">        Mô tả chi tiết.</w:t>
      </w:r>
    </w:p>
    <w:p w:rsidR="00000000" w:rsidDel="00000000" w:rsidP="00000000" w:rsidRDefault="00000000" w:rsidRPr="00000000" w14:paraId="00000E86">
      <w:pPr>
        <w:rPr/>
      </w:pPr>
      <w:r w:rsidDel="00000000" w:rsidR="00000000" w:rsidRPr="00000000">
        <w:rPr>
          <w:rtl w:val="0"/>
        </w:rPr>
        <w:t xml:space="preserve">    6. background_url               VARCHAR(512)               Null:YES </w:t>
      </w:r>
    </w:p>
    <w:p w:rsidR="00000000" w:rsidDel="00000000" w:rsidP="00000000" w:rsidRDefault="00000000" w:rsidRPr="00000000" w14:paraId="00000E87">
      <w:pPr>
        <w:rPr/>
      </w:pPr>
      <w:r w:rsidDel="00000000" w:rsidR="00000000" w:rsidRPr="00000000">
        <w:rPr>
          <w:rtl w:val="0"/>
        </w:rPr>
        <w:t xml:space="preserve">        Ảnh nền sơ đồ (Cloudinary)</w:t>
      </w:r>
    </w:p>
    <w:p w:rsidR="00000000" w:rsidDel="00000000" w:rsidP="00000000" w:rsidRDefault="00000000" w:rsidRPr="00000000" w14:paraId="00000E88">
      <w:pPr>
        <w:rPr/>
      </w:pPr>
      <w:r w:rsidDel="00000000" w:rsidR="00000000" w:rsidRPr="00000000">
        <w:rPr>
          <w:rtl w:val="0"/>
        </w:rPr>
        <w:t xml:space="preserve">    7. canvas_width                 INT UNSIGNED               Null:NO  </w:t>
      </w:r>
    </w:p>
    <w:p w:rsidR="00000000" w:rsidDel="00000000" w:rsidP="00000000" w:rsidRDefault="00000000" w:rsidRPr="00000000" w14:paraId="00000E89">
      <w:pPr>
        <w:rPr/>
      </w:pPr>
      <w:r w:rsidDel="00000000" w:rsidR="00000000" w:rsidRPr="00000000">
        <w:rPr>
          <w:rtl w:val="0"/>
        </w:rPr>
        <w:t xml:space="preserve">        · Mặc định = 1000</w:t>
      </w:r>
    </w:p>
    <w:p w:rsidR="00000000" w:rsidDel="00000000" w:rsidP="00000000" w:rsidRDefault="00000000" w:rsidRPr="00000000" w14:paraId="00000E8A">
      <w:pPr>
        <w:rPr/>
      </w:pPr>
      <w:r w:rsidDel="00000000" w:rsidR="00000000" w:rsidRPr="00000000">
        <w:rPr>
          <w:rtl w:val="0"/>
        </w:rPr>
        <w:t xml:space="preserve">        Chiều rộng khung vẽ sơ đồ, tính bằng pixel.</w:t>
      </w:r>
    </w:p>
    <w:p w:rsidR="00000000" w:rsidDel="00000000" w:rsidP="00000000" w:rsidRDefault="00000000" w:rsidRPr="00000000" w14:paraId="00000E8B">
      <w:pPr>
        <w:rPr/>
      </w:pPr>
      <w:r w:rsidDel="00000000" w:rsidR="00000000" w:rsidRPr="00000000">
        <w:rPr>
          <w:rtl w:val="0"/>
        </w:rPr>
        <w:t xml:space="preserve">    8. canvas_height                INT UNSIGNED               Null:NO  </w:t>
      </w:r>
    </w:p>
    <w:p w:rsidR="00000000" w:rsidDel="00000000" w:rsidP="00000000" w:rsidRDefault="00000000" w:rsidRPr="00000000" w14:paraId="00000E8C">
      <w:pPr>
        <w:rPr/>
      </w:pPr>
      <w:r w:rsidDel="00000000" w:rsidR="00000000" w:rsidRPr="00000000">
        <w:rPr>
          <w:rtl w:val="0"/>
        </w:rPr>
        <w:t xml:space="preserve">        · Mặc định = 800</w:t>
      </w:r>
    </w:p>
    <w:p w:rsidR="00000000" w:rsidDel="00000000" w:rsidP="00000000" w:rsidRDefault="00000000" w:rsidRPr="00000000" w14:paraId="00000E8D">
      <w:pPr>
        <w:rPr/>
      </w:pPr>
      <w:r w:rsidDel="00000000" w:rsidR="00000000" w:rsidRPr="00000000">
        <w:rPr>
          <w:rtl w:val="0"/>
        </w:rPr>
        <w:t xml:space="preserve">        Chiều cao khung vẽ sơ đồ, tính bằng pixel.</w:t>
      </w:r>
    </w:p>
    <w:p w:rsidR="00000000" w:rsidDel="00000000" w:rsidP="00000000" w:rsidRDefault="00000000" w:rsidRPr="00000000" w14:paraId="00000E8E">
      <w:pPr>
        <w:rPr/>
      </w:pPr>
      <w:r w:rsidDel="00000000" w:rsidR="00000000" w:rsidRPr="00000000">
        <w:rPr>
          <w:rtl w:val="0"/>
        </w:rPr>
        <w:t xml:space="preserve">    9. scale_ratio                  DECIMAL(8,4)               Null:YES </w:t>
      </w:r>
    </w:p>
    <w:p w:rsidR="00000000" w:rsidDel="00000000" w:rsidP="00000000" w:rsidRDefault="00000000" w:rsidRPr="00000000" w14:paraId="00000E8F">
      <w:pPr>
        <w:rPr/>
      </w:pPr>
      <w:r w:rsidDel="00000000" w:rsidR="00000000" w:rsidRPr="00000000">
        <w:rPr>
          <w:rtl w:val="0"/>
        </w:rPr>
        <w:t xml:space="preserve">        Tỷ lệ quy đổi từ pixel trên sơ đồ sang mét ngoài thực tế.</w:t>
      </w:r>
    </w:p>
    <w:p w:rsidR="00000000" w:rsidDel="00000000" w:rsidP="00000000" w:rsidRDefault="00000000" w:rsidRPr="00000000" w14:paraId="00000E90">
      <w:pPr>
        <w:rPr/>
      </w:pPr>
      <w:r w:rsidDel="00000000" w:rsidR="00000000" w:rsidRPr="00000000">
        <w:rPr>
          <w:rtl w:val="0"/>
        </w:rPr>
        <w:t xml:space="preserve">   10. status                       ENUM('DRAFT','ACTIVE','INACTIVE','ARCHIVED') Null:NO   [IDX]</w:t>
      </w:r>
    </w:p>
    <w:p w:rsidR="00000000" w:rsidDel="00000000" w:rsidP="00000000" w:rsidRDefault="00000000" w:rsidRPr="00000000" w14:paraId="00000E91">
      <w:pPr>
        <w:rPr/>
      </w:pPr>
      <w:r w:rsidDel="00000000" w:rsidR="00000000" w:rsidRPr="00000000">
        <w:rPr>
          <w:rtl w:val="0"/>
        </w:rPr>
        <w:t xml:space="preserve">        · Mặc định = 'DRAFT'</w:t>
      </w:r>
    </w:p>
    <w:p w:rsidR="00000000" w:rsidDel="00000000" w:rsidP="00000000" w:rsidRDefault="00000000" w:rsidRPr="00000000" w14:paraId="00000E92">
      <w:pPr>
        <w:rPr/>
      </w:pPr>
      <w:r w:rsidDel="00000000" w:rsidR="00000000" w:rsidRPr="00000000">
        <w:rPr>
          <w:rtl w:val="0"/>
        </w:rPr>
        <w:t xml:space="preserve">        Trạng thái hiện tại của bản ghi.</w:t>
      </w:r>
    </w:p>
    <w:p w:rsidR="00000000" w:rsidDel="00000000" w:rsidP="00000000" w:rsidRDefault="00000000" w:rsidRPr="00000000" w14:paraId="00000E93">
      <w:pPr>
        <w:rPr/>
      </w:pPr>
      <w:r w:rsidDel="00000000" w:rsidR="00000000" w:rsidRPr="00000000">
        <w:rPr>
          <w:rtl w:val="0"/>
        </w:rPr>
        <w:t xml:space="preserve">        Giá trị hợp lệ: DRAFT | ACTIVE | INACTIVE | ARCHIVED</w:t>
      </w:r>
    </w:p>
    <w:p w:rsidR="00000000" w:rsidDel="00000000" w:rsidP="00000000" w:rsidRDefault="00000000" w:rsidRPr="00000000" w14:paraId="00000E94">
      <w:pPr>
        <w:rPr/>
      </w:pPr>
      <w:r w:rsidDel="00000000" w:rsidR="00000000" w:rsidRPr="00000000">
        <w:rPr>
          <w:rtl w:val="0"/>
        </w:rPr>
        <w:t xml:space="preserve">   11. cloned_from_id               BIGINT UNSIGNED            Null:YES  [FK]</w:t>
      </w:r>
    </w:p>
    <w:p w:rsidR="00000000" w:rsidDel="00000000" w:rsidP="00000000" w:rsidRDefault="00000000" w:rsidRPr="00000000" w14:paraId="00000E95">
      <w:pPr>
        <w:rPr/>
      </w:pPr>
      <w:r w:rsidDel="00000000" w:rsidR="00000000" w:rsidRPr="00000000">
        <w:rPr>
          <w:rtl w:val="0"/>
        </w:rPr>
        <w:t xml:space="preserve">        Sơ đồ gốc đã được sao chép để tạo ra bản này, phục vụ chức năng nhân bản sơ đồ tầng</w:t>
      </w:r>
    </w:p>
    <w:p w:rsidR="00000000" w:rsidDel="00000000" w:rsidP="00000000" w:rsidRDefault="00000000" w:rsidRPr="00000000" w14:paraId="00000E96">
      <w:pPr>
        <w:rPr/>
      </w:pPr>
      <w:r w:rsidDel="00000000" w:rsidR="00000000" w:rsidRPr="00000000">
        <w:rPr>
          <w:rtl w:val="0"/>
        </w:rPr>
        <w:t xml:space="preserve">        (M06-UC05).</w:t>
      </w:r>
    </w:p>
    <w:p w:rsidR="00000000" w:rsidDel="00000000" w:rsidP="00000000" w:rsidRDefault="00000000" w:rsidRPr="00000000" w14:paraId="00000E97">
      <w:pPr>
        <w:rPr/>
      </w:pPr>
      <w:r w:rsidDel="00000000" w:rsidR="00000000" w:rsidRPr="00000000">
        <w:rPr>
          <w:rtl w:val="0"/>
        </w:rPr>
        <w:t xml:space="preserve">   12. version                      INT UNSIGNED               Null:NO  </w:t>
      </w:r>
    </w:p>
    <w:p w:rsidR="00000000" w:rsidDel="00000000" w:rsidP="00000000" w:rsidRDefault="00000000" w:rsidRPr="00000000" w14:paraId="00000E98">
      <w:pPr>
        <w:rPr/>
      </w:pPr>
      <w:r w:rsidDel="00000000" w:rsidR="00000000" w:rsidRPr="00000000">
        <w:rPr>
          <w:rtl w:val="0"/>
        </w:rPr>
        <w:t xml:space="preserve">        · Mặc định = 0</w:t>
      </w:r>
    </w:p>
    <w:p w:rsidR="00000000" w:rsidDel="00000000" w:rsidP="00000000" w:rsidRDefault="00000000" w:rsidRPr="00000000" w14:paraId="00000E99">
      <w:pPr>
        <w:rPr/>
      </w:pPr>
      <w:r w:rsidDel="00000000" w:rsidR="00000000" w:rsidRPr="00000000">
        <w:rPr>
          <w:rtl w:val="0"/>
        </w:rPr>
        <w:t xml:space="preserve">        Số phiên bản dùng cho optimistic locking (JPA @Version) chống ghi đè đồng thời.</w:t>
      </w:r>
    </w:p>
    <w:p w:rsidR="00000000" w:rsidDel="00000000" w:rsidP="00000000" w:rsidRDefault="00000000" w:rsidRPr="00000000" w14:paraId="00000E9A">
      <w:pPr>
        <w:rPr/>
      </w:pPr>
      <w:r w:rsidDel="00000000" w:rsidR="00000000" w:rsidRPr="00000000">
        <w:rPr>
          <w:rtl w:val="0"/>
        </w:rPr>
        <w:t xml:space="preserve">   13. created_at                   DATETIME(3)                Null:NO  </w:t>
      </w:r>
    </w:p>
    <w:p w:rsidR="00000000" w:rsidDel="00000000" w:rsidP="00000000" w:rsidRDefault="00000000" w:rsidRPr="00000000" w14:paraId="00000E9B">
      <w:pPr>
        <w:rPr/>
      </w:pPr>
      <w:r w:rsidDel="00000000" w:rsidR="00000000" w:rsidRPr="00000000">
        <w:rPr>
          <w:rtl w:val="0"/>
        </w:rPr>
        <w:t xml:space="preserve">        · Mặc định = CURRENT_TIMESTAMP(3)</w:t>
      </w:r>
    </w:p>
    <w:p w:rsidR="00000000" w:rsidDel="00000000" w:rsidP="00000000" w:rsidRDefault="00000000" w:rsidRPr="00000000" w14:paraId="00000E9C">
      <w:pPr>
        <w:rPr/>
      </w:pPr>
      <w:r w:rsidDel="00000000" w:rsidR="00000000" w:rsidRPr="00000000">
        <w:rPr>
          <w:rtl w:val="0"/>
        </w:rPr>
        <w:t xml:space="preserve">        Thời điểm bản ghi được tạo.</w:t>
      </w:r>
    </w:p>
    <w:p w:rsidR="00000000" w:rsidDel="00000000" w:rsidP="00000000" w:rsidRDefault="00000000" w:rsidRPr="00000000" w14:paraId="00000E9D">
      <w:pPr>
        <w:rPr/>
      </w:pPr>
      <w:r w:rsidDel="00000000" w:rsidR="00000000" w:rsidRPr="00000000">
        <w:rPr>
          <w:rtl w:val="0"/>
        </w:rPr>
        <w:t xml:space="preserve">   14. updated_at                   DATETIME(3)                Null:NO  </w:t>
      </w:r>
    </w:p>
    <w:p w:rsidR="00000000" w:rsidDel="00000000" w:rsidP="00000000" w:rsidRDefault="00000000" w:rsidRPr="00000000" w14:paraId="00000E9E">
      <w:pPr>
        <w:rPr/>
      </w:pPr>
      <w:r w:rsidDel="00000000" w:rsidR="00000000" w:rsidRPr="00000000">
        <w:rPr>
          <w:rtl w:val="0"/>
        </w:rPr>
        <w:t xml:space="preserve">        · Mặc định = CURRENT_TIMESTAMP(3)  |  AUTO-UPDATE</w:t>
      </w:r>
    </w:p>
    <w:p w:rsidR="00000000" w:rsidDel="00000000" w:rsidP="00000000" w:rsidRDefault="00000000" w:rsidRPr="00000000" w14:paraId="00000E9F">
      <w:pPr>
        <w:rPr/>
      </w:pPr>
      <w:r w:rsidDel="00000000" w:rsidR="00000000" w:rsidRPr="00000000">
        <w:rPr>
          <w:rtl w:val="0"/>
        </w:rPr>
        <w:t xml:space="preserve">        Thời điểm cập nhật gần nhất (tự động cập nhật).</w:t>
      </w:r>
    </w:p>
    <w:p w:rsidR="00000000" w:rsidDel="00000000" w:rsidP="00000000" w:rsidRDefault="00000000" w:rsidRPr="00000000" w14:paraId="00000EA0">
      <w:pPr>
        <w:rPr/>
      </w:pPr>
      <w:r w:rsidDel="00000000" w:rsidR="00000000" w:rsidRPr="00000000">
        <w:rPr>
          <w:rtl w:val="0"/>
        </w:rPr>
        <w:t xml:space="preserve">   15. deleted_at                   DATETIME(3)                Null:YES </w:t>
      </w:r>
    </w:p>
    <w:p w:rsidR="00000000" w:rsidDel="00000000" w:rsidP="00000000" w:rsidRDefault="00000000" w:rsidRPr="00000000" w14:paraId="00000EA1">
      <w:pPr>
        <w:rPr/>
      </w:pPr>
      <w:r w:rsidDel="00000000" w:rsidR="00000000" w:rsidRPr="00000000">
        <w:rPr>
          <w:rtl w:val="0"/>
        </w:rPr>
        <w:t xml:space="preserve">        BR-09: soft delete.</w:t>
      </w:r>
    </w:p>
    <w:p w:rsidR="00000000" w:rsidDel="00000000" w:rsidP="00000000" w:rsidRDefault="00000000" w:rsidRPr="00000000" w14:paraId="00000EA2">
      <w:pPr>
        <w:rPr/>
      </w:pPr>
      <w:r w:rsidDel="00000000" w:rsidR="00000000" w:rsidRPr="00000000">
        <w:rPr>
          <w:rtl w:val="0"/>
        </w:rPr>
      </w:r>
    </w:p>
    <w:p w:rsidR="00000000" w:rsidDel="00000000" w:rsidP="00000000" w:rsidRDefault="00000000" w:rsidRPr="00000000" w14:paraId="00000EA3">
      <w:pPr>
        <w:rPr/>
      </w:pPr>
      <w:r w:rsidDel="00000000" w:rsidR="00000000" w:rsidRPr="00000000">
        <w:rPr>
          <w:rtl w:val="0"/>
        </w:rPr>
      </w:r>
    </w:p>
    <w:p w:rsidR="00000000" w:rsidDel="00000000" w:rsidP="00000000" w:rsidRDefault="00000000" w:rsidRPr="00000000" w14:paraId="00000EA4">
      <w:pPr>
        <w:rPr/>
      </w:pPr>
      <w:r w:rsidDel="00000000" w:rsidR="00000000" w:rsidRPr="00000000">
        <w:rPr>
          <w:rtl w:val="0"/>
        </w:rPr>
        <w:t xml:space="preserve">====================================================================================================</w:t>
      </w:r>
    </w:p>
    <w:p w:rsidR="00000000" w:rsidDel="00000000" w:rsidP="00000000" w:rsidRDefault="00000000" w:rsidRPr="00000000" w14:paraId="00000EA5">
      <w:pPr>
        <w:rPr/>
      </w:pPr>
      <w:r w:rsidDel="00000000" w:rsidR="00000000" w:rsidRPr="00000000">
        <w:rPr>
          <w:rtl w:val="0"/>
        </w:rPr>
        <w:t xml:space="preserve">BẢNG 25/95 :  FLOOR_SECTION</w:t>
      </w:r>
    </w:p>
    <w:p w:rsidR="00000000" w:rsidDel="00000000" w:rsidP="00000000" w:rsidRDefault="00000000" w:rsidRPr="00000000" w14:paraId="00000EA6">
      <w:pPr>
        <w:rPr/>
      </w:pPr>
      <w:r w:rsidDel="00000000" w:rsidR="00000000" w:rsidRPr="00000000">
        <w:rPr>
          <w:rtl w:val="0"/>
        </w:rPr>
        <w:t xml:space="preserve">====================================================================================================</w:t>
      </w:r>
    </w:p>
    <w:p w:rsidR="00000000" w:rsidDel="00000000" w:rsidP="00000000" w:rsidRDefault="00000000" w:rsidRPr="00000000" w14:paraId="00000EA7">
      <w:pPr>
        <w:rPr/>
      </w:pPr>
      <w:r w:rsidDel="00000000" w:rsidR="00000000" w:rsidRPr="00000000">
        <w:rPr>
          <w:rtl w:val="0"/>
        </w:rPr>
      </w:r>
    </w:p>
    <w:p w:rsidR="00000000" w:rsidDel="00000000" w:rsidP="00000000" w:rsidRDefault="00000000" w:rsidRPr="00000000" w14:paraId="00000EA8">
      <w:pPr>
        <w:rPr/>
      </w:pPr>
      <w:r w:rsidDel="00000000" w:rsidR="00000000" w:rsidRPr="00000000">
        <w:rPr>
          <w:rtl w:val="0"/>
        </w:rPr>
        <w:t xml:space="preserve">Ý NGHĨA: Khu vực trên sơ đồ tầng (M06-UC06..UC09).</w:t>
      </w:r>
    </w:p>
    <w:p w:rsidR="00000000" w:rsidDel="00000000" w:rsidP="00000000" w:rsidRDefault="00000000" w:rsidRPr="00000000" w14:paraId="00000EA9">
      <w:pPr>
        <w:rPr/>
      </w:pPr>
      <w:r w:rsidDel="00000000" w:rsidR="00000000" w:rsidRPr="00000000">
        <w:rPr>
          <w:rtl w:val="0"/>
        </w:rPr>
      </w:r>
    </w:p>
    <w:p w:rsidR="00000000" w:rsidDel="00000000" w:rsidP="00000000" w:rsidRDefault="00000000" w:rsidRPr="00000000" w14:paraId="00000EAA">
      <w:pPr>
        <w:rPr/>
      </w:pPr>
      <w:r w:rsidDel="00000000" w:rsidR="00000000" w:rsidRPr="00000000">
        <w:rPr>
          <w:rtl w:val="0"/>
        </w:rPr>
        <w:t xml:space="preserve">  Khoá chính : id</w:t>
      </w:r>
    </w:p>
    <w:p w:rsidR="00000000" w:rsidDel="00000000" w:rsidP="00000000" w:rsidRDefault="00000000" w:rsidRPr="00000000" w14:paraId="00000EAB">
      <w:pPr>
        <w:rPr/>
      </w:pPr>
      <w:r w:rsidDel="00000000" w:rsidR="00000000" w:rsidRPr="00000000">
        <w:rPr>
          <w:rtl w:val="0"/>
        </w:rPr>
        <w:t xml:space="preserve">  Duy nhất   : uk_fs_plan_name (floor_plan_id, name)</w:t>
      </w:r>
    </w:p>
    <w:p w:rsidR="00000000" w:rsidDel="00000000" w:rsidP="00000000" w:rsidRDefault="00000000" w:rsidRPr="00000000" w14:paraId="00000EAC">
      <w:pPr>
        <w:rPr/>
      </w:pPr>
      <w:r w:rsidDel="00000000" w:rsidR="00000000" w:rsidRPr="00000000">
        <w:rPr>
          <w:rtl w:val="0"/>
        </w:rPr>
        <w:t xml:space="preserve">  Tham chiếu tới:</w:t>
      </w:r>
    </w:p>
    <w:p w:rsidR="00000000" w:rsidDel="00000000" w:rsidP="00000000" w:rsidRDefault="00000000" w:rsidRPr="00000000" w14:paraId="00000EAD">
      <w:pPr>
        <w:rPr/>
      </w:pPr>
      <w:r w:rsidDel="00000000" w:rsidR="00000000" w:rsidRPr="00000000">
        <w:rPr>
          <w:rtl w:val="0"/>
        </w:rPr>
        <w:t xml:space="preserve">      - floor_plan_id              -&gt; floor_plan.id   [ON DELETE CASCADE]</w:t>
      </w:r>
    </w:p>
    <w:p w:rsidR="00000000" w:rsidDel="00000000" w:rsidP="00000000" w:rsidRDefault="00000000" w:rsidRPr="00000000" w14:paraId="00000EAE">
      <w:pPr>
        <w:rPr/>
      </w:pPr>
      <w:r w:rsidDel="00000000" w:rsidR="00000000" w:rsidRPr="00000000">
        <w:rPr>
          <w:rtl w:val="0"/>
        </w:rPr>
        <w:t xml:space="preserve">  Được tham chiếu bởi: workspace_resource.floor_section_id</w:t>
      </w:r>
    </w:p>
    <w:p w:rsidR="00000000" w:rsidDel="00000000" w:rsidP="00000000" w:rsidRDefault="00000000" w:rsidRPr="00000000" w14:paraId="00000EAF">
      <w:pPr>
        <w:rPr/>
      </w:pPr>
      <w:r w:rsidDel="00000000" w:rsidR="00000000" w:rsidRPr="00000000">
        <w:rPr>
          <w:rtl w:val="0"/>
        </w:rPr>
      </w:r>
    </w:p>
    <w:p w:rsidR="00000000" w:rsidDel="00000000" w:rsidP="00000000" w:rsidRDefault="00000000" w:rsidRPr="00000000" w14:paraId="00000EB0">
      <w:pPr>
        <w:rPr/>
      </w:pPr>
      <w:r w:rsidDel="00000000" w:rsidR="00000000" w:rsidRPr="00000000">
        <w:rPr>
          <w:rtl w:val="0"/>
        </w:rPr>
        <w:t xml:space="preserve">  DANH SÁCH THUỘC TÍNH</w:t>
      </w:r>
    </w:p>
    <w:p w:rsidR="00000000" w:rsidDel="00000000" w:rsidP="00000000" w:rsidRDefault="00000000" w:rsidRPr="00000000" w14:paraId="00000EB1">
      <w:pPr>
        <w:rPr/>
      </w:pPr>
      <w:r w:rsidDel="00000000" w:rsidR="00000000" w:rsidRPr="00000000">
        <w:rPr>
          <w:rtl w:val="0"/>
        </w:rPr>
        <w:t xml:space="preserve">  --------------------------------------------------------------------------------------------------</w:t>
      </w:r>
    </w:p>
    <w:p w:rsidR="00000000" w:rsidDel="00000000" w:rsidP="00000000" w:rsidRDefault="00000000" w:rsidRPr="00000000" w14:paraId="00000EB2">
      <w:pPr>
        <w:rPr/>
      </w:pPr>
      <w:r w:rsidDel="00000000" w:rsidR="00000000" w:rsidRPr="00000000">
        <w:rPr>
          <w:rtl w:val="0"/>
        </w:rPr>
        <w:t xml:space="preserve">    1. id                           BIGINT UNSIGNED            Null:NO   [PK]</w:t>
      </w:r>
    </w:p>
    <w:p w:rsidR="00000000" w:rsidDel="00000000" w:rsidP="00000000" w:rsidRDefault="00000000" w:rsidRPr="00000000" w14:paraId="00000EB3">
      <w:pPr>
        <w:rPr/>
      </w:pPr>
      <w:r w:rsidDel="00000000" w:rsidR="00000000" w:rsidRPr="00000000">
        <w:rPr>
          <w:rtl w:val="0"/>
        </w:rPr>
        <w:t xml:space="preserve">        · AUTO_INCREMENT</w:t>
      </w:r>
    </w:p>
    <w:p w:rsidR="00000000" w:rsidDel="00000000" w:rsidP="00000000" w:rsidRDefault="00000000" w:rsidRPr="00000000" w14:paraId="00000EB4">
      <w:pPr>
        <w:rPr/>
      </w:pPr>
      <w:r w:rsidDel="00000000" w:rsidR="00000000" w:rsidRPr="00000000">
        <w:rPr>
          <w:rtl w:val="0"/>
        </w:rPr>
        <w:t xml:space="preserve">        Khoá chính, tự tăng.</w:t>
      </w:r>
    </w:p>
    <w:p w:rsidR="00000000" w:rsidDel="00000000" w:rsidP="00000000" w:rsidRDefault="00000000" w:rsidRPr="00000000" w14:paraId="00000EB5">
      <w:pPr>
        <w:rPr/>
      </w:pPr>
      <w:r w:rsidDel="00000000" w:rsidR="00000000" w:rsidRPr="00000000">
        <w:rPr>
          <w:rtl w:val="0"/>
        </w:rPr>
        <w:t xml:space="preserve">    2. floor_plan_id                BIGINT UNSIGNED            Null:NO   [FK/UQ]</w:t>
      </w:r>
    </w:p>
    <w:p w:rsidR="00000000" w:rsidDel="00000000" w:rsidP="00000000" w:rsidRDefault="00000000" w:rsidRPr="00000000" w14:paraId="00000EB6">
      <w:pPr>
        <w:rPr/>
      </w:pPr>
      <w:r w:rsidDel="00000000" w:rsidR="00000000" w:rsidRPr="00000000">
        <w:rPr>
          <w:rtl w:val="0"/>
        </w:rPr>
        <w:t xml:space="preserve">        Khoá ngoại tới bảng floor_plan (Sơ đồ tầng).</w:t>
      </w:r>
    </w:p>
    <w:p w:rsidR="00000000" w:rsidDel="00000000" w:rsidP="00000000" w:rsidRDefault="00000000" w:rsidRPr="00000000" w14:paraId="00000EB7">
      <w:pPr>
        <w:rPr/>
      </w:pPr>
      <w:r w:rsidDel="00000000" w:rsidR="00000000" w:rsidRPr="00000000">
        <w:rPr>
          <w:rtl w:val="0"/>
        </w:rPr>
        <w:t xml:space="preserve">    3. name                         VARCHAR(150)               Null:NO   [UQ]</w:t>
      </w:r>
    </w:p>
    <w:p w:rsidR="00000000" w:rsidDel="00000000" w:rsidP="00000000" w:rsidRDefault="00000000" w:rsidRPr="00000000" w14:paraId="00000EB8">
      <w:pPr>
        <w:rPr/>
      </w:pPr>
      <w:r w:rsidDel="00000000" w:rsidR="00000000" w:rsidRPr="00000000">
        <w:rPr>
          <w:rtl w:val="0"/>
        </w:rPr>
        <w:t xml:space="preserve">        Tên hiển thị.</w:t>
      </w:r>
    </w:p>
    <w:p w:rsidR="00000000" w:rsidDel="00000000" w:rsidP="00000000" w:rsidRDefault="00000000" w:rsidRPr="00000000" w14:paraId="00000EB9">
      <w:pPr>
        <w:rPr/>
      </w:pPr>
      <w:r w:rsidDel="00000000" w:rsidR="00000000" w:rsidRPr="00000000">
        <w:rPr>
          <w:rtl w:val="0"/>
        </w:rPr>
        <w:t xml:space="preserve">    4. section_type                 ENUM('ZONE','ROOM_GROUP','QUIET_AREA','COMMON_AREA','OTHER') Null:NO  </w:t>
      </w:r>
    </w:p>
    <w:p w:rsidR="00000000" w:rsidDel="00000000" w:rsidP="00000000" w:rsidRDefault="00000000" w:rsidRPr="00000000" w14:paraId="00000EBA">
      <w:pPr>
        <w:rPr/>
      </w:pPr>
      <w:r w:rsidDel="00000000" w:rsidR="00000000" w:rsidRPr="00000000">
        <w:rPr>
          <w:rtl w:val="0"/>
        </w:rPr>
        <w:t xml:space="preserve">        · Mặc định = 'ZONE'</w:t>
      </w:r>
    </w:p>
    <w:p w:rsidR="00000000" w:rsidDel="00000000" w:rsidP="00000000" w:rsidRDefault="00000000" w:rsidRPr="00000000" w14:paraId="00000EBB">
      <w:pPr>
        <w:rPr/>
      </w:pPr>
      <w:r w:rsidDel="00000000" w:rsidR="00000000" w:rsidRPr="00000000">
        <w:rPr>
          <w:rtl w:val="0"/>
        </w:rPr>
        <w:t xml:space="preserve">        Phân loại khu vực.</w:t>
      </w:r>
    </w:p>
    <w:p w:rsidR="00000000" w:rsidDel="00000000" w:rsidP="00000000" w:rsidRDefault="00000000" w:rsidRPr="00000000" w14:paraId="00000EBC">
      <w:pPr>
        <w:rPr/>
      </w:pPr>
      <w:r w:rsidDel="00000000" w:rsidR="00000000" w:rsidRPr="00000000">
        <w:rPr>
          <w:rtl w:val="0"/>
        </w:rPr>
        <w:t xml:space="preserve">        Giá trị hợp lệ: ZONE | ROOM_GROUP | QUIET_AREA | COMMON_AREA | OTHER</w:t>
      </w:r>
    </w:p>
    <w:p w:rsidR="00000000" w:rsidDel="00000000" w:rsidP="00000000" w:rsidRDefault="00000000" w:rsidRPr="00000000" w14:paraId="00000EBD">
      <w:pPr>
        <w:rPr/>
      </w:pPr>
      <w:r w:rsidDel="00000000" w:rsidR="00000000" w:rsidRPr="00000000">
        <w:rPr>
          <w:rtl w:val="0"/>
        </w:rPr>
        <w:t xml:space="preserve">    5. pos_x                        DECIMAL(10,2)              Null:NO  </w:t>
      </w:r>
    </w:p>
    <w:p w:rsidR="00000000" w:rsidDel="00000000" w:rsidP="00000000" w:rsidRDefault="00000000" w:rsidRPr="00000000" w14:paraId="00000EBE">
      <w:pPr>
        <w:rPr/>
      </w:pPr>
      <w:r w:rsidDel="00000000" w:rsidR="00000000" w:rsidRPr="00000000">
        <w:rPr>
          <w:rtl w:val="0"/>
        </w:rPr>
        <w:t xml:space="preserve">        · Mặc định = 0</w:t>
      </w:r>
    </w:p>
    <w:p w:rsidR="00000000" w:rsidDel="00000000" w:rsidP="00000000" w:rsidRDefault="00000000" w:rsidRPr="00000000" w14:paraId="00000EBF">
      <w:pPr>
        <w:rPr/>
      </w:pPr>
      <w:r w:rsidDel="00000000" w:rsidR="00000000" w:rsidRPr="00000000">
        <w:rPr>
          <w:rtl w:val="0"/>
        </w:rPr>
        <w:t xml:space="preserve">        Toạ độ X trên sơ đồ tầng (BR-08).</w:t>
      </w:r>
    </w:p>
    <w:p w:rsidR="00000000" w:rsidDel="00000000" w:rsidP="00000000" w:rsidRDefault="00000000" w:rsidRPr="00000000" w14:paraId="00000EC0">
      <w:pPr>
        <w:rPr/>
      </w:pPr>
      <w:r w:rsidDel="00000000" w:rsidR="00000000" w:rsidRPr="00000000">
        <w:rPr>
          <w:rtl w:val="0"/>
        </w:rPr>
        <w:t xml:space="preserve">    6. pos_y                        DECIMAL(10,2)              Null:NO  </w:t>
      </w:r>
    </w:p>
    <w:p w:rsidR="00000000" w:rsidDel="00000000" w:rsidP="00000000" w:rsidRDefault="00000000" w:rsidRPr="00000000" w14:paraId="00000EC1">
      <w:pPr>
        <w:rPr/>
      </w:pPr>
      <w:r w:rsidDel="00000000" w:rsidR="00000000" w:rsidRPr="00000000">
        <w:rPr>
          <w:rtl w:val="0"/>
        </w:rPr>
        <w:t xml:space="preserve">        · Mặc định = 0</w:t>
      </w:r>
    </w:p>
    <w:p w:rsidR="00000000" w:rsidDel="00000000" w:rsidP="00000000" w:rsidRDefault="00000000" w:rsidRPr="00000000" w14:paraId="00000EC2">
      <w:pPr>
        <w:rPr/>
      </w:pPr>
      <w:r w:rsidDel="00000000" w:rsidR="00000000" w:rsidRPr="00000000">
        <w:rPr>
          <w:rtl w:val="0"/>
        </w:rPr>
        <w:t xml:space="preserve">        Toạ độ Y trên sơ đồ tầng (BR-08).</w:t>
      </w:r>
    </w:p>
    <w:p w:rsidR="00000000" w:rsidDel="00000000" w:rsidP="00000000" w:rsidRDefault="00000000" w:rsidRPr="00000000" w14:paraId="00000EC3">
      <w:pPr>
        <w:rPr/>
      </w:pPr>
      <w:r w:rsidDel="00000000" w:rsidR="00000000" w:rsidRPr="00000000">
        <w:rPr>
          <w:rtl w:val="0"/>
        </w:rPr>
        <w:t xml:space="preserve">    7. width                        DECIMAL(10,2)              Null:NO  </w:t>
      </w:r>
    </w:p>
    <w:p w:rsidR="00000000" w:rsidDel="00000000" w:rsidP="00000000" w:rsidRDefault="00000000" w:rsidRPr="00000000" w14:paraId="00000EC4">
      <w:pPr>
        <w:rPr/>
      </w:pPr>
      <w:r w:rsidDel="00000000" w:rsidR="00000000" w:rsidRPr="00000000">
        <w:rPr>
          <w:rtl w:val="0"/>
        </w:rPr>
        <w:t xml:space="preserve">        · Mặc định = 0</w:t>
      </w:r>
    </w:p>
    <w:p w:rsidR="00000000" w:rsidDel="00000000" w:rsidP="00000000" w:rsidRDefault="00000000" w:rsidRPr="00000000" w14:paraId="00000EC5">
      <w:pPr>
        <w:rPr/>
      </w:pPr>
      <w:r w:rsidDel="00000000" w:rsidR="00000000" w:rsidRPr="00000000">
        <w:rPr>
          <w:rtl w:val="0"/>
        </w:rPr>
        <w:t xml:space="preserve">        Chiều rộng đối tượng trên sơ đồ, tính bằng pixel.</w:t>
      </w:r>
    </w:p>
    <w:p w:rsidR="00000000" w:rsidDel="00000000" w:rsidP="00000000" w:rsidRDefault="00000000" w:rsidRPr="00000000" w14:paraId="00000EC6">
      <w:pPr>
        <w:rPr/>
      </w:pPr>
      <w:r w:rsidDel="00000000" w:rsidR="00000000" w:rsidRPr="00000000">
        <w:rPr>
          <w:rtl w:val="0"/>
        </w:rPr>
        <w:t xml:space="preserve">    8. height                       DECIMAL(10,2)              Null:NO  </w:t>
      </w:r>
    </w:p>
    <w:p w:rsidR="00000000" w:rsidDel="00000000" w:rsidP="00000000" w:rsidRDefault="00000000" w:rsidRPr="00000000" w14:paraId="00000EC7">
      <w:pPr>
        <w:rPr/>
      </w:pPr>
      <w:r w:rsidDel="00000000" w:rsidR="00000000" w:rsidRPr="00000000">
        <w:rPr>
          <w:rtl w:val="0"/>
        </w:rPr>
        <w:t xml:space="preserve">        · Mặc định = 0</w:t>
      </w:r>
    </w:p>
    <w:p w:rsidR="00000000" w:rsidDel="00000000" w:rsidP="00000000" w:rsidRDefault="00000000" w:rsidRPr="00000000" w14:paraId="00000EC8">
      <w:pPr>
        <w:rPr/>
      </w:pPr>
      <w:r w:rsidDel="00000000" w:rsidR="00000000" w:rsidRPr="00000000">
        <w:rPr>
          <w:rtl w:val="0"/>
        </w:rPr>
        <w:t xml:space="preserve">        Chiều cao đối tượng trên sơ đồ, tính bằng pixel.</w:t>
      </w:r>
    </w:p>
    <w:p w:rsidR="00000000" w:rsidDel="00000000" w:rsidP="00000000" w:rsidRDefault="00000000" w:rsidRPr="00000000" w14:paraId="00000EC9">
      <w:pPr>
        <w:rPr/>
      </w:pPr>
      <w:r w:rsidDel="00000000" w:rsidR="00000000" w:rsidRPr="00000000">
        <w:rPr>
          <w:rtl w:val="0"/>
        </w:rPr>
        <w:t xml:space="preserve">    9. color_hex                    CHAR(7)                    Null:YES </w:t>
      </w:r>
    </w:p>
    <w:p w:rsidR="00000000" w:rsidDel="00000000" w:rsidP="00000000" w:rsidRDefault="00000000" w:rsidRPr="00000000" w14:paraId="00000ECA">
      <w:pPr>
        <w:rPr/>
      </w:pPr>
      <w:r w:rsidDel="00000000" w:rsidR="00000000" w:rsidRPr="00000000">
        <w:rPr>
          <w:rtl w:val="0"/>
        </w:rPr>
        <w:t xml:space="preserve">        Mã màu dạng #RRGGBB dùng tô trên sơ đồ.</w:t>
      </w:r>
    </w:p>
    <w:p w:rsidR="00000000" w:rsidDel="00000000" w:rsidP="00000000" w:rsidRDefault="00000000" w:rsidRPr="00000000" w14:paraId="00000ECB">
      <w:pPr>
        <w:rPr/>
      </w:pPr>
      <w:r w:rsidDel="00000000" w:rsidR="00000000" w:rsidRPr="00000000">
        <w:rPr>
          <w:rtl w:val="0"/>
        </w:rPr>
        <w:t xml:space="preserve">   10. display_order                SMALLINT UNSIGNED          Null:NO  </w:t>
      </w:r>
    </w:p>
    <w:p w:rsidR="00000000" w:rsidDel="00000000" w:rsidP="00000000" w:rsidRDefault="00000000" w:rsidRPr="00000000" w14:paraId="00000ECC">
      <w:pPr>
        <w:rPr/>
      </w:pPr>
      <w:r w:rsidDel="00000000" w:rsidR="00000000" w:rsidRPr="00000000">
        <w:rPr>
          <w:rtl w:val="0"/>
        </w:rPr>
        <w:t xml:space="preserve">        · Mặc định = 0</w:t>
      </w:r>
    </w:p>
    <w:p w:rsidR="00000000" w:rsidDel="00000000" w:rsidP="00000000" w:rsidRDefault="00000000" w:rsidRPr="00000000" w14:paraId="00000ECD">
      <w:pPr>
        <w:rPr/>
      </w:pPr>
      <w:r w:rsidDel="00000000" w:rsidR="00000000" w:rsidRPr="00000000">
        <w:rPr>
          <w:rtl w:val="0"/>
        </w:rPr>
        <w:t xml:space="preserve">        Thứ tự hiển thị, số nhỏ hiện trước.</w:t>
      </w:r>
    </w:p>
    <w:p w:rsidR="00000000" w:rsidDel="00000000" w:rsidP="00000000" w:rsidRDefault="00000000" w:rsidRPr="00000000" w14:paraId="00000ECE">
      <w:pPr>
        <w:rPr/>
      </w:pPr>
      <w:r w:rsidDel="00000000" w:rsidR="00000000" w:rsidRPr="00000000">
        <w:rPr>
          <w:rtl w:val="0"/>
        </w:rPr>
        <w:t xml:space="preserve">   11. created_at                   DATETIME(3)                Null:NO  </w:t>
      </w:r>
    </w:p>
    <w:p w:rsidR="00000000" w:rsidDel="00000000" w:rsidP="00000000" w:rsidRDefault="00000000" w:rsidRPr="00000000" w14:paraId="00000ECF">
      <w:pPr>
        <w:rPr/>
      </w:pPr>
      <w:r w:rsidDel="00000000" w:rsidR="00000000" w:rsidRPr="00000000">
        <w:rPr>
          <w:rtl w:val="0"/>
        </w:rPr>
        <w:t xml:space="preserve">        · Mặc định = CURRENT_TIMESTAMP(3)</w:t>
      </w:r>
    </w:p>
    <w:p w:rsidR="00000000" w:rsidDel="00000000" w:rsidP="00000000" w:rsidRDefault="00000000" w:rsidRPr="00000000" w14:paraId="00000ED0">
      <w:pPr>
        <w:rPr/>
      </w:pPr>
      <w:r w:rsidDel="00000000" w:rsidR="00000000" w:rsidRPr="00000000">
        <w:rPr>
          <w:rtl w:val="0"/>
        </w:rPr>
        <w:t xml:space="preserve">        Thời điểm bản ghi được tạo.</w:t>
      </w:r>
    </w:p>
    <w:p w:rsidR="00000000" w:rsidDel="00000000" w:rsidP="00000000" w:rsidRDefault="00000000" w:rsidRPr="00000000" w14:paraId="00000ED1">
      <w:pPr>
        <w:rPr/>
      </w:pPr>
      <w:r w:rsidDel="00000000" w:rsidR="00000000" w:rsidRPr="00000000">
        <w:rPr>
          <w:rtl w:val="0"/>
        </w:rPr>
        <w:t xml:space="preserve">   12. updated_at                   DATETIME(3)                Null:NO  </w:t>
      </w:r>
    </w:p>
    <w:p w:rsidR="00000000" w:rsidDel="00000000" w:rsidP="00000000" w:rsidRDefault="00000000" w:rsidRPr="00000000" w14:paraId="00000ED2">
      <w:pPr>
        <w:rPr/>
      </w:pPr>
      <w:r w:rsidDel="00000000" w:rsidR="00000000" w:rsidRPr="00000000">
        <w:rPr>
          <w:rtl w:val="0"/>
        </w:rPr>
        <w:t xml:space="preserve">        · Mặc định = CURRENT_TIMESTAMP(3)  |  AUTO-UPDATE</w:t>
      </w:r>
    </w:p>
    <w:p w:rsidR="00000000" w:rsidDel="00000000" w:rsidP="00000000" w:rsidRDefault="00000000" w:rsidRPr="00000000" w14:paraId="00000ED3">
      <w:pPr>
        <w:rPr/>
      </w:pPr>
      <w:r w:rsidDel="00000000" w:rsidR="00000000" w:rsidRPr="00000000">
        <w:rPr>
          <w:rtl w:val="0"/>
        </w:rPr>
        <w:t xml:space="preserve">        Thời điểm cập nhật gần nhất (tự động cập nhật).</w:t>
      </w:r>
    </w:p>
    <w:p w:rsidR="00000000" w:rsidDel="00000000" w:rsidP="00000000" w:rsidRDefault="00000000" w:rsidRPr="00000000" w14:paraId="00000ED4">
      <w:pPr>
        <w:rPr/>
      </w:pPr>
      <w:r w:rsidDel="00000000" w:rsidR="00000000" w:rsidRPr="00000000">
        <w:rPr>
          <w:rtl w:val="0"/>
        </w:rPr>
        <w:t xml:space="preserve">   13. deleted_at                   DATETIME(3)                Null:YES </w:t>
      </w:r>
    </w:p>
    <w:p w:rsidR="00000000" w:rsidDel="00000000" w:rsidP="00000000" w:rsidRDefault="00000000" w:rsidRPr="00000000" w14:paraId="00000ED5">
      <w:pPr>
        <w:rPr/>
      </w:pPr>
      <w:r w:rsidDel="00000000" w:rsidR="00000000" w:rsidRPr="00000000">
        <w:rPr>
          <w:rtl w:val="0"/>
        </w:rPr>
        <w:t xml:space="preserve">        Thời điểm xoá mềm; NULL nghĩa là bản ghi còn hiệu lực.</w:t>
      </w:r>
    </w:p>
    <w:p w:rsidR="00000000" w:rsidDel="00000000" w:rsidP="00000000" w:rsidRDefault="00000000" w:rsidRPr="00000000" w14:paraId="00000ED6">
      <w:pPr>
        <w:rPr/>
      </w:pPr>
      <w:r w:rsidDel="00000000" w:rsidR="00000000" w:rsidRPr="00000000">
        <w:rPr>
          <w:rtl w:val="0"/>
        </w:rPr>
      </w:r>
    </w:p>
    <w:p w:rsidR="00000000" w:rsidDel="00000000" w:rsidP="00000000" w:rsidRDefault="00000000" w:rsidRPr="00000000" w14:paraId="00000ED7">
      <w:pPr>
        <w:rPr/>
      </w:pPr>
      <w:r w:rsidDel="00000000" w:rsidR="00000000" w:rsidRPr="00000000">
        <w:rPr>
          <w:rtl w:val="0"/>
        </w:rPr>
      </w:r>
    </w:p>
    <w:p w:rsidR="00000000" w:rsidDel="00000000" w:rsidP="00000000" w:rsidRDefault="00000000" w:rsidRPr="00000000" w14:paraId="00000ED8">
      <w:pPr>
        <w:rPr/>
      </w:pPr>
      <w:r w:rsidDel="00000000" w:rsidR="00000000" w:rsidRPr="00000000">
        <w:rPr>
          <w:rtl w:val="0"/>
        </w:rPr>
        <w:t xml:space="preserve">====================================================================================================</w:t>
      </w:r>
    </w:p>
    <w:p w:rsidR="00000000" w:rsidDel="00000000" w:rsidP="00000000" w:rsidRDefault="00000000" w:rsidRPr="00000000" w14:paraId="00000ED9">
      <w:pPr>
        <w:rPr/>
      </w:pPr>
      <w:r w:rsidDel="00000000" w:rsidR="00000000" w:rsidRPr="00000000">
        <w:rPr>
          <w:rtl w:val="0"/>
        </w:rPr>
        <w:t xml:space="preserve">BẢNG 26/95 :  SEAT_TYPE</w:t>
      </w:r>
    </w:p>
    <w:p w:rsidR="00000000" w:rsidDel="00000000" w:rsidP="00000000" w:rsidRDefault="00000000" w:rsidRPr="00000000" w14:paraId="00000EDA">
      <w:pPr>
        <w:rPr/>
      </w:pPr>
      <w:r w:rsidDel="00000000" w:rsidR="00000000" w:rsidRPr="00000000">
        <w:rPr>
          <w:rtl w:val="0"/>
        </w:rPr>
        <w:t xml:space="preserve">====================================================================================================</w:t>
      </w:r>
    </w:p>
    <w:p w:rsidR="00000000" w:rsidDel="00000000" w:rsidP="00000000" w:rsidRDefault="00000000" w:rsidRPr="00000000" w14:paraId="00000EDB">
      <w:pPr>
        <w:rPr/>
      </w:pPr>
      <w:r w:rsidDel="00000000" w:rsidR="00000000" w:rsidRPr="00000000">
        <w:rPr>
          <w:rtl w:val="0"/>
        </w:rPr>
      </w:r>
    </w:p>
    <w:p w:rsidR="00000000" w:rsidDel="00000000" w:rsidP="00000000" w:rsidRDefault="00000000" w:rsidRPr="00000000" w14:paraId="00000EDC">
      <w:pPr>
        <w:rPr/>
      </w:pPr>
      <w:r w:rsidDel="00000000" w:rsidR="00000000" w:rsidRPr="00000000">
        <w:rPr>
          <w:rtl w:val="0"/>
        </w:rPr>
        <w:t xml:space="preserve">Ý NGHĨA: Loại chỗ ngồi / phòng (M06-UC17..UC20).</w:t>
      </w:r>
    </w:p>
    <w:p w:rsidR="00000000" w:rsidDel="00000000" w:rsidP="00000000" w:rsidRDefault="00000000" w:rsidRPr="00000000" w14:paraId="00000EDD">
      <w:pPr>
        <w:rPr/>
      </w:pPr>
      <w:r w:rsidDel="00000000" w:rsidR="00000000" w:rsidRPr="00000000">
        <w:rPr>
          <w:rtl w:val="0"/>
        </w:rPr>
      </w:r>
    </w:p>
    <w:p w:rsidR="00000000" w:rsidDel="00000000" w:rsidP="00000000" w:rsidRDefault="00000000" w:rsidRPr="00000000" w14:paraId="00000EDE">
      <w:pPr>
        <w:rPr/>
      </w:pPr>
      <w:r w:rsidDel="00000000" w:rsidR="00000000" w:rsidRPr="00000000">
        <w:rPr>
          <w:rtl w:val="0"/>
        </w:rPr>
        <w:t xml:space="preserve">  Khoá chính : id</w:t>
      </w:r>
    </w:p>
    <w:p w:rsidR="00000000" w:rsidDel="00000000" w:rsidP="00000000" w:rsidRDefault="00000000" w:rsidRPr="00000000" w14:paraId="00000EDF">
      <w:pPr>
        <w:rPr/>
      </w:pPr>
      <w:r w:rsidDel="00000000" w:rsidR="00000000" w:rsidRPr="00000000">
        <w:rPr>
          <w:rtl w:val="0"/>
        </w:rPr>
        <w:t xml:space="preserve">  Duy nhất   : uk_st_org_code (organizer_id, code)</w:t>
      </w:r>
    </w:p>
    <w:p w:rsidR="00000000" w:rsidDel="00000000" w:rsidP="00000000" w:rsidRDefault="00000000" w:rsidRPr="00000000" w14:paraId="00000EE0">
      <w:pPr>
        <w:rPr/>
      </w:pPr>
      <w:r w:rsidDel="00000000" w:rsidR="00000000" w:rsidRPr="00000000">
        <w:rPr>
          <w:rtl w:val="0"/>
        </w:rPr>
        <w:t xml:space="preserve">  Tham chiếu tới:</w:t>
      </w:r>
    </w:p>
    <w:p w:rsidR="00000000" w:rsidDel="00000000" w:rsidP="00000000" w:rsidRDefault="00000000" w:rsidRPr="00000000" w14:paraId="00000EE1">
      <w:pPr>
        <w:rPr/>
      </w:pPr>
      <w:r w:rsidDel="00000000" w:rsidR="00000000" w:rsidRPr="00000000">
        <w:rPr>
          <w:rtl w:val="0"/>
        </w:rPr>
        <w:t xml:space="preserve">      - organizer_id               -&gt; organizer_profile.id   [ON DELETE CASCADE]</w:t>
      </w:r>
    </w:p>
    <w:p w:rsidR="00000000" w:rsidDel="00000000" w:rsidP="00000000" w:rsidRDefault="00000000" w:rsidRPr="00000000" w14:paraId="00000EE2">
      <w:pPr>
        <w:rPr/>
      </w:pPr>
      <w:r w:rsidDel="00000000" w:rsidR="00000000" w:rsidRPr="00000000">
        <w:rPr>
          <w:rtl w:val="0"/>
        </w:rPr>
        <w:t xml:space="preserve">  Được tham chiếu bởi: booking_item.seat_type_id, membership_benefit.seat_type_id, pricing_rule.seat_type_id, workspace_resource.seat_type_id</w:t>
      </w:r>
    </w:p>
    <w:p w:rsidR="00000000" w:rsidDel="00000000" w:rsidP="00000000" w:rsidRDefault="00000000" w:rsidRPr="00000000" w14:paraId="00000EE3">
      <w:pPr>
        <w:rPr/>
      </w:pPr>
      <w:r w:rsidDel="00000000" w:rsidR="00000000" w:rsidRPr="00000000">
        <w:rPr>
          <w:rtl w:val="0"/>
        </w:rPr>
      </w:r>
    </w:p>
    <w:p w:rsidR="00000000" w:rsidDel="00000000" w:rsidP="00000000" w:rsidRDefault="00000000" w:rsidRPr="00000000" w14:paraId="00000EE4">
      <w:pPr>
        <w:rPr/>
      </w:pPr>
      <w:r w:rsidDel="00000000" w:rsidR="00000000" w:rsidRPr="00000000">
        <w:rPr>
          <w:rtl w:val="0"/>
        </w:rPr>
        <w:t xml:space="preserve">  DANH SÁCH THUỘC TÍNH</w:t>
      </w:r>
    </w:p>
    <w:p w:rsidR="00000000" w:rsidDel="00000000" w:rsidP="00000000" w:rsidRDefault="00000000" w:rsidRPr="00000000" w14:paraId="00000EE5">
      <w:pPr>
        <w:rPr/>
      </w:pPr>
      <w:r w:rsidDel="00000000" w:rsidR="00000000" w:rsidRPr="00000000">
        <w:rPr>
          <w:rtl w:val="0"/>
        </w:rPr>
        <w:t xml:space="preserve">  --------------------------------------------------------------------------------------------------</w:t>
      </w:r>
    </w:p>
    <w:p w:rsidR="00000000" w:rsidDel="00000000" w:rsidP="00000000" w:rsidRDefault="00000000" w:rsidRPr="00000000" w14:paraId="00000EE6">
      <w:pPr>
        <w:rPr/>
      </w:pPr>
      <w:r w:rsidDel="00000000" w:rsidR="00000000" w:rsidRPr="00000000">
        <w:rPr>
          <w:rtl w:val="0"/>
        </w:rPr>
        <w:t xml:space="preserve">    1. id                           BIGINT UNSIGNED            Null:NO   [PK]</w:t>
      </w:r>
    </w:p>
    <w:p w:rsidR="00000000" w:rsidDel="00000000" w:rsidP="00000000" w:rsidRDefault="00000000" w:rsidRPr="00000000" w14:paraId="00000EE7">
      <w:pPr>
        <w:rPr/>
      </w:pPr>
      <w:r w:rsidDel="00000000" w:rsidR="00000000" w:rsidRPr="00000000">
        <w:rPr>
          <w:rtl w:val="0"/>
        </w:rPr>
        <w:t xml:space="preserve">        · AUTO_INCREMENT</w:t>
      </w:r>
    </w:p>
    <w:p w:rsidR="00000000" w:rsidDel="00000000" w:rsidP="00000000" w:rsidRDefault="00000000" w:rsidRPr="00000000" w14:paraId="00000EE8">
      <w:pPr>
        <w:rPr/>
      </w:pPr>
      <w:r w:rsidDel="00000000" w:rsidR="00000000" w:rsidRPr="00000000">
        <w:rPr>
          <w:rtl w:val="0"/>
        </w:rPr>
        <w:t xml:space="preserve">        Khoá chính, tự tăng.</w:t>
      </w:r>
    </w:p>
    <w:p w:rsidR="00000000" w:rsidDel="00000000" w:rsidP="00000000" w:rsidRDefault="00000000" w:rsidRPr="00000000" w14:paraId="00000EE9">
      <w:pPr>
        <w:rPr/>
      </w:pPr>
      <w:r w:rsidDel="00000000" w:rsidR="00000000" w:rsidRPr="00000000">
        <w:rPr>
          <w:rtl w:val="0"/>
        </w:rPr>
        <w:t xml:space="preserve">    2. organizer_id                 BIGINT UNSIGNED            Null:YES  [FK/UQ]</w:t>
      </w:r>
    </w:p>
    <w:p w:rsidR="00000000" w:rsidDel="00000000" w:rsidP="00000000" w:rsidRDefault="00000000" w:rsidRPr="00000000" w14:paraId="00000EEA">
      <w:pPr>
        <w:rPr/>
      </w:pPr>
      <w:r w:rsidDel="00000000" w:rsidR="00000000" w:rsidRPr="00000000">
        <w:rPr>
          <w:rtl w:val="0"/>
        </w:rPr>
        <w:t xml:space="preserve">        NULL = loại dùng chung toàn nền tảng.</w:t>
      </w:r>
    </w:p>
    <w:p w:rsidR="00000000" w:rsidDel="00000000" w:rsidP="00000000" w:rsidRDefault="00000000" w:rsidRPr="00000000" w14:paraId="00000EEB">
      <w:pPr>
        <w:rPr/>
      </w:pPr>
      <w:r w:rsidDel="00000000" w:rsidR="00000000" w:rsidRPr="00000000">
        <w:rPr>
          <w:rtl w:val="0"/>
        </w:rPr>
        <w:t xml:space="preserve">    3. code                         VARCHAR(50)                Null:NO   [UQ]</w:t>
      </w:r>
    </w:p>
    <w:p w:rsidR="00000000" w:rsidDel="00000000" w:rsidP="00000000" w:rsidRDefault="00000000" w:rsidRPr="00000000" w14:paraId="00000EEC">
      <w:pPr>
        <w:rPr/>
      </w:pPr>
      <w:r w:rsidDel="00000000" w:rsidR="00000000" w:rsidRPr="00000000">
        <w:rPr>
          <w:rtl w:val="0"/>
        </w:rPr>
        <w:t xml:space="preserve">        Mã định danh nghiệp vụ, duy nhất.</w:t>
      </w:r>
    </w:p>
    <w:p w:rsidR="00000000" w:rsidDel="00000000" w:rsidP="00000000" w:rsidRDefault="00000000" w:rsidRPr="00000000" w14:paraId="00000EED">
      <w:pPr>
        <w:rPr/>
      </w:pPr>
      <w:r w:rsidDel="00000000" w:rsidR="00000000" w:rsidRPr="00000000">
        <w:rPr>
          <w:rtl w:val="0"/>
        </w:rPr>
        <w:t xml:space="preserve">    4. name                         VARCHAR(100)               Null:NO  </w:t>
      </w:r>
    </w:p>
    <w:p w:rsidR="00000000" w:rsidDel="00000000" w:rsidP="00000000" w:rsidRDefault="00000000" w:rsidRPr="00000000" w14:paraId="00000EEE">
      <w:pPr>
        <w:rPr/>
      </w:pPr>
      <w:r w:rsidDel="00000000" w:rsidR="00000000" w:rsidRPr="00000000">
        <w:rPr>
          <w:rtl w:val="0"/>
        </w:rPr>
        <w:t xml:space="preserve">        Tên hiển thị.</w:t>
      </w:r>
    </w:p>
    <w:p w:rsidR="00000000" w:rsidDel="00000000" w:rsidP="00000000" w:rsidRDefault="00000000" w:rsidRPr="00000000" w14:paraId="00000EEF">
      <w:pPr>
        <w:rPr/>
      </w:pPr>
      <w:r w:rsidDel="00000000" w:rsidR="00000000" w:rsidRPr="00000000">
        <w:rPr>
          <w:rtl w:val="0"/>
        </w:rPr>
        <w:t xml:space="preserve">    5. category                     ENUM('HOT_DESK','DEDICATED_DESK','PRIVATE_OFFICE','MEETING_ROOM','EVENT_SPACE','PHONE_BOOTH') Null:NO  </w:t>
      </w:r>
    </w:p>
    <w:p w:rsidR="00000000" w:rsidDel="00000000" w:rsidP="00000000" w:rsidRDefault="00000000" w:rsidRPr="00000000" w14:paraId="00000EF0">
      <w:pPr>
        <w:rPr/>
      </w:pPr>
      <w:r w:rsidDel="00000000" w:rsidR="00000000" w:rsidRPr="00000000">
        <w:rPr>
          <w:rtl w:val="0"/>
        </w:rPr>
        <w:t xml:space="preserve">        · Mặc định = 'HOT_DESK'</w:t>
      </w:r>
    </w:p>
    <w:p w:rsidR="00000000" w:rsidDel="00000000" w:rsidP="00000000" w:rsidRDefault="00000000" w:rsidRPr="00000000" w14:paraId="00000EF1">
      <w:pPr>
        <w:rPr/>
      </w:pPr>
      <w:r w:rsidDel="00000000" w:rsidR="00000000" w:rsidRPr="00000000">
        <w:rPr>
          <w:rtl w:val="0"/>
        </w:rPr>
        <w:t xml:space="preserve">        Nhóm phân loại.</w:t>
      </w:r>
    </w:p>
    <w:p w:rsidR="00000000" w:rsidDel="00000000" w:rsidP="00000000" w:rsidRDefault="00000000" w:rsidRPr="00000000" w14:paraId="00000EF2">
      <w:pPr>
        <w:rPr/>
      </w:pPr>
      <w:r w:rsidDel="00000000" w:rsidR="00000000" w:rsidRPr="00000000">
        <w:rPr>
          <w:rtl w:val="0"/>
        </w:rPr>
        <w:t xml:space="preserve">        Giá trị hợp lệ: HOT_DESK | DEDICATED_DESK | PRIVATE_OFFICE | MEETING_ROOM | EVENT_SPACE |</w:t>
      </w:r>
    </w:p>
    <w:p w:rsidR="00000000" w:rsidDel="00000000" w:rsidP="00000000" w:rsidRDefault="00000000" w:rsidRPr="00000000" w14:paraId="00000EF3">
      <w:pPr>
        <w:rPr/>
      </w:pPr>
      <w:r w:rsidDel="00000000" w:rsidR="00000000" w:rsidRPr="00000000">
        <w:rPr>
          <w:rtl w:val="0"/>
        </w:rPr>
        <w:t xml:space="preserve">        PHONE_BOOTH</w:t>
      </w:r>
    </w:p>
    <w:p w:rsidR="00000000" w:rsidDel="00000000" w:rsidP="00000000" w:rsidRDefault="00000000" w:rsidRPr="00000000" w14:paraId="00000EF4">
      <w:pPr>
        <w:rPr/>
      </w:pPr>
      <w:r w:rsidDel="00000000" w:rsidR="00000000" w:rsidRPr="00000000">
        <w:rPr>
          <w:rtl w:val="0"/>
        </w:rPr>
        <w:t xml:space="preserve">    6. default_capacity             SMALLINT UNSIGNED          Null:NO  </w:t>
      </w:r>
    </w:p>
    <w:p w:rsidR="00000000" w:rsidDel="00000000" w:rsidP="00000000" w:rsidRDefault="00000000" w:rsidRPr="00000000" w14:paraId="00000EF5">
      <w:pPr>
        <w:rPr/>
      </w:pPr>
      <w:r w:rsidDel="00000000" w:rsidR="00000000" w:rsidRPr="00000000">
        <w:rPr>
          <w:rtl w:val="0"/>
        </w:rPr>
        <w:t xml:space="preserve">        · Mặc định = 1</w:t>
      </w:r>
    </w:p>
    <w:p w:rsidR="00000000" w:rsidDel="00000000" w:rsidP="00000000" w:rsidRDefault="00000000" w:rsidRPr="00000000" w14:paraId="00000EF6">
      <w:pPr>
        <w:rPr/>
      </w:pPr>
      <w:r w:rsidDel="00000000" w:rsidR="00000000" w:rsidRPr="00000000">
        <w:rPr>
          <w:rtl w:val="0"/>
        </w:rPr>
        <w:t xml:space="preserve">        Sức chứa mặc định khi tạo mới chỗ ngồi thuộc loại này.</w:t>
      </w:r>
    </w:p>
    <w:p w:rsidR="00000000" w:rsidDel="00000000" w:rsidP="00000000" w:rsidRDefault="00000000" w:rsidRPr="00000000" w14:paraId="00000EF7">
      <w:pPr>
        <w:rPr/>
      </w:pPr>
      <w:r w:rsidDel="00000000" w:rsidR="00000000" w:rsidRPr="00000000">
        <w:rPr>
          <w:rtl w:val="0"/>
        </w:rPr>
        <w:t xml:space="preserve">    7. icon_name                    VARCHAR(100)               Null:YES </w:t>
      </w:r>
    </w:p>
    <w:p w:rsidR="00000000" w:rsidDel="00000000" w:rsidP="00000000" w:rsidRDefault="00000000" w:rsidRPr="00000000" w14:paraId="00000EF8">
      <w:pPr>
        <w:rPr/>
      </w:pPr>
      <w:r w:rsidDel="00000000" w:rsidR="00000000" w:rsidRPr="00000000">
        <w:rPr>
          <w:rtl w:val="0"/>
        </w:rPr>
        <w:t xml:space="preserve">        Tên biểu tượng dùng để hiển thị trên giao diện.</w:t>
      </w:r>
    </w:p>
    <w:p w:rsidR="00000000" w:rsidDel="00000000" w:rsidP="00000000" w:rsidRDefault="00000000" w:rsidRPr="00000000" w14:paraId="00000EF9">
      <w:pPr>
        <w:rPr/>
      </w:pPr>
      <w:r w:rsidDel="00000000" w:rsidR="00000000" w:rsidRPr="00000000">
        <w:rPr>
          <w:rtl w:val="0"/>
        </w:rPr>
        <w:t xml:space="preserve">    8. color_hex                    CHAR(7)                    Null:YES </w:t>
      </w:r>
    </w:p>
    <w:p w:rsidR="00000000" w:rsidDel="00000000" w:rsidP="00000000" w:rsidRDefault="00000000" w:rsidRPr="00000000" w14:paraId="00000EFA">
      <w:pPr>
        <w:rPr/>
      </w:pPr>
      <w:r w:rsidDel="00000000" w:rsidR="00000000" w:rsidRPr="00000000">
        <w:rPr>
          <w:rtl w:val="0"/>
        </w:rPr>
        <w:t xml:space="preserve">        Mã màu dạng #RRGGBB dùng tô trên sơ đồ.</w:t>
      </w:r>
    </w:p>
    <w:p w:rsidR="00000000" w:rsidDel="00000000" w:rsidP="00000000" w:rsidRDefault="00000000" w:rsidRPr="00000000" w14:paraId="00000EFB">
      <w:pPr>
        <w:rPr/>
      </w:pPr>
      <w:r w:rsidDel="00000000" w:rsidR="00000000" w:rsidRPr="00000000">
        <w:rPr>
          <w:rtl w:val="0"/>
        </w:rPr>
        <w:t xml:space="preserve">    9. description                  VARCHAR(500)               Null:YES </w:t>
      </w:r>
    </w:p>
    <w:p w:rsidR="00000000" w:rsidDel="00000000" w:rsidP="00000000" w:rsidRDefault="00000000" w:rsidRPr="00000000" w14:paraId="00000EFC">
      <w:pPr>
        <w:rPr/>
      </w:pPr>
      <w:r w:rsidDel="00000000" w:rsidR="00000000" w:rsidRPr="00000000">
        <w:rPr>
          <w:rtl w:val="0"/>
        </w:rPr>
        <w:t xml:space="preserve">        Mô tả chi tiết.</w:t>
      </w:r>
    </w:p>
    <w:p w:rsidR="00000000" w:rsidDel="00000000" w:rsidP="00000000" w:rsidRDefault="00000000" w:rsidRPr="00000000" w14:paraId="00000EFD">
      <w:pPr>
        <w:rPr/>
      </w:pPr>
      <w:r w:rsidDel="00000000" w:rsidR="00000000" w:rsidRPr="00000000">
        <w:rPr>
          <w:rtl w:val="0"/>
        </w:rPr>
        <w:t xml:space="preserve">   10. is_active                    TINYINT(1)                 Null:NO  </w:t>
      </w:r>
    </w:p>
    <w:p w:rsidR="00000000" w:rsidDel="00000000" w:rsidP="00000000" w:rsidRDefault="00000000" w:rsidRPr="00000000" w14:paraId="00000EFE">
      <w:pPr>
        <w:rPr/>
      </w:pPr>
      <w:r w:rsidDel="00000000" w:rsidR="00000000" w:rsidRPr="00000000">
        <w:rPr>
          <w:rtl w:val="0"/>
        </w:rPr>
        <w:t xml:space="preserve">        · Mặc định = 1</w:t>
      </w:r>
    </w:p>
    <w:p w:rsidR="00000000" w:rsidDel="00000000" w:rsidP="00000000" w:rsidRDefault="00000000" w:rsidRPr="00000000" w14:paraId="00000EFF">
      <w:pPr>
        <w:rPr/>
      </w:pPr>
      <w:r w:rsidDel="00000000" w:rsidR="00000000" w:rsidRPr="00000000">
        <w:rPr>
          <w:rtl w:val="0"/>
        </w:rPr>
        <w:t xml:space="preserve">        Cờ bật/tắt hiệu lực.</w:t>
      </w:r>
    </w:p>
    <w:p w:rsidR="00000000" w:rsidDel="00000000" w:rsidP="00000000" w:rsidRDefault="00000000" w:rsidRPr="00000000" w14:paraId="00000F00">
      <w:pPr>
        <w:rPr/>
      </w:pPr>
      <w:r w:rsidDel="00000000" w:rsidR="00000000" w:rsidRPr="00000000">
        <w:rPr>
          <w:rtl w:val="0"/>
        </w:rPr>
        <w:t xml:space="preserve">   11. created_at                   DATETIME(3)                Null:NO  </w:t>
      </w:r>
    </w:p>
    <w:p w:rsidR="00000000" w:rsidDel="00000000" w:rsidP="00000000" w:rsidRDefault="00000000" w:rsidRPr="00000000" w14:paraId="00000F01">
      <w:pPr>
        <w:rPr/>
      </w:pPr>
      <w:r w:rsidDel="00000000" w:rsidR="00000000" w:rsidRPr="00000000">
        <w:rPr>
          <w:rtl w:val="0"/>
        </w:rPr>
        <w:t xml:space="preserve">        · Mặc định = CURRENT_TIMESTAMP(3)</w:t>
      </w:r>
    </w:p>
    <w:p w:rsidR="00000000" w:rsidDel="00000000" w:rsidP="00000000" w:rsidRDefault="00000000" w:rsidRPr="00000000" w14:paraId="00000F02">
      <w:pPr>
        <w:rPr/>
      </w:pPr>
      <w:r w:rsidDel="00000000" w:rsidR="00000000" w:rsidRPr="00000000">
        <w:rPr>
          <w:rtl w:val="0"/>
        </w:rPr>
        <w:t xml:space="preserve">        Thời điểm bản ghi được tạo.</w:t>
      </w:r>
    </w:p>
    <w:p w:rsidR="00000000" w:rsidDel="00000000" w:rsidP="00000000" w:rsidRDefault="00000000" w:rsidRPr="00000000" w14:paraId="00000F03">
      <w:pPr>
        <w:rPr/>
      </w:pPr>
      <w:r w:rsidDel="00000000" w:rsidR="00000000" w:rsidRPr="00000000">
        <w:rPr>
          <w:rtl w:val="0"/>
        </w:rPr>
        <w:t xml:space="preserve">   12. updated_at                   DATETIME(3)                Null:NO  </w:t>
      </w:r>
    </w:p>
    <w:p w:rsidR="00000000" w:rsidDel="00000000" w:rsidP="00000000" w:rsidRDefault="00000000" w:rsidRPr="00000000" w14:paraId="00000F04">
      <w:pPr>
        <w:rPr/>
      </w:pPr>
      <w:r w:rsidDel="00000000" w:rsidR="00000000" w:rsidRPr="00000000">
        <w:rPr>
          <w:rtl w:val="0"/>
        </w:rPr>
        <w:t xml:space="preserve">        · Mặc định = CURRENT_TIMESTAMP(3)  |  AUTO-UPDATE</w:t>
      </w:r>
    </w:p>
    <w:p w:rsidR="00000000" w:rsidDel="00000000" w:rsidP="00000000" w:rsidRDefault="00000000" w:rsidRPr="00000000" w14:paraId="00000F05">
      <w:pPr>
        <w:rPr/>
      </w:pPr>
      <w:r w:rsidDel="00000000" w:rsidR="00000000" w:rsidRPr="00000000">
        <w:rPr>
          <w:rtl w:val="0"/>
        </w:rPr>
        <w:t xml:space="preserve">        Thời điểm cập nhật gần nhất (tự động cập nhật).</w:t>
      </w:r>
    </w:p>
    <w:p w:rsidR="00000000" w:rsidDel="00000000" w:rsidP="00000000" w:rsidRDefault="00000000" w:rsidRPr="00000000" w14:paraId="00000F06">
      <w:pPr>
        <w:rPr/>
      </w:pPr>
      <w:r w:rsidDel="00000000" w:rsidR="00000000" w:rsidRPr="00000000">
        <w:rPr>
          <w:rtl w:val="0"/>
        </w:rPr>
        <w:t xml:space="preserve">   13. deleted_at                   DATETIME(3)                Null:YES </w:t>
      </w:r>
    </w:p>
    <w:p w:rsidR="00000000" w:rsidDel="00000000" w:rsidP="00000000" w:rsidRDefault="00000000" w:rsidRPr="00000000" w14:paraId="00000F07">
      <w:pPr>
        <w:rPr/>
      </w:pPr>
      <w:r w:rsidDel="00000000" w:rsidR="00000000" w:rsidRPr="00000000">
        <w:rPr>
          <w:rtl w:val="0"/>
        </w:rPr>
        <w:t xml:space="preserve">        Thời điểm xoá mềm; NULL nghĩa là bản ghi còn hiệu lực.</w:t>
      </w:r>
    </w:p>
    <w:p w:rsidR="00000000" w:rsidDel="00000000" w:rsidP="00000000" w:rsidRDefault="00000000" w:rsidRPr="00000000" w14:paraId="00000F08">
      <w:pPr>
        <w:rPr/>
      </w:pPr>
      <w:r w:rsidDel="00000000" w:rsidR="00000000" w:rsidRPr="00000000">
        <w:rPr>
          <w:rtl w:val="0"/>
        </w:rPr>
      </w:r>
    </w:p>
    <w:p w:rsidR="00000000" w:rsidDel="00000000" w:rsidP="00000000" w:rsidRDefault="00000000" w:rsidRPr="00000000" w14:paraId="00000F09">
      <w:pPr>
        <w:rPr/>
      </w:pPr>
      <w:r w:rsidDel="00000000" w:rsidR="00000000" w:rsidRPr="00000000">
        <w:rPr>
          <w:rtl w:val="0"/>
        </w:rPr>
      </w:r>
    </w:p>
    <w:p w:rsidR="00000000" w:rsidDel="00000000" w:rsidP="00000000" w:rsidRDefault="00000000" w:rsidRPr="00000000" w14:paraId="00000F0A">
      <w:pPr>
        <w:rPr/>
      </w:pPr>
      <w:r w:rsidDel="00000000" w:rsidR="00000000" w:rsidRPr="00000000">
        <w:rPr>
          <w:rtl w:val="0"/>
        </w:rPr>
        <w:t xml:space="preserve">====================================================================================================</w:t>
      </w:r>
    </w:p>
    <w:p w:rsidR="00000000" w:rsidDel="00000000" w:rsidP="00000000" w:rsidRDefault="00000000" w:rsidRPr="00000000" w14:paraId="00000F0B">
      <w:pPr>
        <w:rPr/>
      </w:pPr>
      <w:r w:rsidDel="00000000" w:rsidR="00000000" w:rsidRPr="00000000">
        <w:rPr>
          <w:rtl w:val="0"/>
        </w:rPr>
        <w:t xml:space="preserve">BẢNG 27/95 :  WORKSPACE_RESOURCE</w:t>
      </w:r>
    </w:p>
    <w:p w:rsidR="00000000" w:rsidDel="00000000" w:rsidP="00000000" w:rsidRDefault="00000000" w:rsidRPr="00000000" w14:paraId="00000F0C">
      <w:pPr>
        <w:rPr/>
      </w:pPr>
      <w:r w:rsidDel="00000000" w:rsidR="00000000" w:rsidRPr="00000000">
        <w:rPr>
          <w:rtl w:val="0"/>
        </w:rPr>
        <w:t xml:space="preserve">====================================================================================================</w:t>
      </w:r>
    </w:p>
    <w:p w:rsidR="00000000" w:rsidDel="00000000" w:rsidP="00000000" w:rsidRDefault="00000000" w:rsidRPr="00000000" w14:paraId="00000F0D">
      <w:pPr>
        <w:rPr/>
      </w:pPr>
      <w:r w:rsidDel="00000000" w:rsidR="00000000" w:rsidRPr="00000000">
        <w:rPr>
          <w:rtl w:val="0"/>
        </w:rPr>
      </w:r>
    </w:p>
    <w:p w:rsidR="00000000" w:rsidDel="00000000" w:rsidP="00000000" w:rsidRDefault="00000000" w:rsidRPr="00000000" w14:paraId="00000F0E">
      <w:pPr>
        <w:rPr/>
      </w:pPr>
      <w:r w:rsidDel="00000000" w:rsidR="00000000" w:rsidRPr="00000000">
        <w:rPr>
          <w:rtl w:val="0"/>
        </w:rPr>
        <w:t xml:space="preserve">Ý NGHĨA: Chỗ ngồi / phòng có thể đặt (M06-UC10..UC16).</w:t>
      </w:r>
    </w:p>
    <w:p w:rsidR="00000000" w:rsidDel="00000000" w:rsidP="00000000" w:rsidRDefault="00000000" w:rsidRPr="00000000" w14:paraId="00000F0F">
      <w:pPr>
        <w:rPr/>
      </w:pPr>
      <w:r w:rsidDel="00000000" w:rsidR="00000000" w:rsidRPr="00000000">
        <w:rPr>
          <w:rtl w:val="0"/>
        </w:rPr>
      </w:r>
    </w:p>
    <w:p w:rsidR="00000000" w:rsidDel="00000000" w:rsidP="00000000" w:rsidRDefault="00000000" w:rsidRPr="00000000" w14:paraId="00000F10">
      <w:pPr>
        <w:rPr/>
      </w:pPr>
      <w:r w:rsidDel="00000000" w:rsidR="00000000" w:rsidRPr="00000000">
        <w:rPr>
          <w:rtl w:val="0"/>
        </w:rPr>
        <w:t xml:space="preserve">  Khoá chính : id</w:t>
      </w:r>
    </w:p>
    <w:p w:rsidR="00000000" w:rsidDel="00000000" w:rsidP="00000000" w:rsidRDefault="00000000" w:rsidRPr="00000000" w14:paraId="00000F11">
      <w:pPr>
        <w:rPr/>
      </w:pPr>
      <w:r w:rsidDel="00000000" w:rsidR="00000000" w:rsidRPr="00000000">
        <w:rPr>
          <w:rtl w:val="0"/>
        </w:rPr>
        <w:t xml:space="preserve">  Duy nhất   : uk_res_public_id (public_id); uk_res_plan_code (floor_plan_id, code)</w:t>
      </w:r>
    </w:p>
    <w:p w:rsidR="00000000" w:rsidDel="00000000" w:rsidP="00000000" w:rsidRDefault="00000000" w:rsidRPr="00000000" w14:paraId="00000F12">
      <w:pPr>
        <w:rPr/>
      </w:pPr>
      <w:r w:rsidDel="00000000" w:rsidR="00000000" w:rsidRPr="00000000">
        <w:rPr>
          <w:rtl w:val="0"/>
        </w:rPr>
        <w:t xml:space="preserve">  Tham chiếu tới:</w:t>
      </w:r>
    </w:p>
    <w:p w:rsidR="00000000" w:rsidDel="00000000" w:rsidP="00000000" w:rsidRDefault="00000000" w:rsidRPr="00000000" w14:paraId="00000F13">
      <w:pPr>
        <w:rPr/>
      </w:pPr>
      <w:r w:rsidDel="00000000" w:rsidR="00000000" w:rsidRPr="00000000">
        <w:rPr>
          <w:rtl w:val="0"/>
        </w:rPr>
        <w:t xml:space="preserve">      - workspace_id               -&gt; workspace.id   [ON DELETE CASCADE]</w:t>
      </w:r>
    </w:p>
    <w:p w:rsidR="00000000" w:rsidDel="00000000" w:rsidP="00000000" w:rsidRDefault="00000000" w:rsidRPr="00000000" w14:paraId="00000F14">
      <w:pPr>
        <w:rPr/>
      </w:pPr>
      <w:r w:rsidDel="00000000" w:rsidR="00000000" w:rsidRPr="00000000">
        <w:rPr>
          <w:rtl w:val="0"/>
        </w:rPr>
        <w:t xml:space="preserve">      - floor_plan_id              -&gt; floor_plan.id   [ON DELETE CASCADE]</w:t>
      </w:r>
    </w:p>
    <w:p w:rsidR="00000000" w:rsidDel="00000000" w:rsidP="00000000" w:rsidRDefault="00000000" w:rsidRPr="00000000" w14:paraId="00000F15">
      <w:pPr>
        <w:rPr/>
      </w:pPr>
      <w:r w:rsidDel="00000000" w:rsidR="00000000" w:rsidRPr="00000000">
        <w:rPr>
          <w:rtl w:val="0"/>
        </w:rPr>
        <w:t xml:space="preserve">      - floor_section_id           -&gt; floor_section.id   [ON DELETE SET NULL]</w:t>
      </w:r>
    </w:p>
    <w:p w:rsidR="00000000" w:rsidDel="00000000" w:rsidP="00000000" w:rsidRDefault="00000000" w:rsidRPr="00000000" w14:paraId="00000F16">
      <w:pPr>
        <w:rPr/>
      </w:pPr>
      <w:r w:rsidDel="00000000" w:rsidR="00000000" w:rsidRPr="00000000">
        <w:rPr>
          <w:rtl w:val="0"/>
        </w:rPr>
        <w:t xml:space="preserve">      - seat_type_id               -&gt; seat_type.id   [ON DELETE RESTRICT]</w:t>
      </w:r>
    </w:p>
    <w:p w:rsidR="00000000" w:rsidDel="00000000" w:rsidP="00000000" w:rsidRDefault="00000000" w:rsidRPr="00000000" w14:paraId="00000F17">
      <w:pPr>
        <w:rPr/>
      </w:pPr>
      <w:r w:rsidDel="00000000" w:rsidR="00000000" w:rsidRPr="00000000">
        <w:rPr>
          <w:rtl w:val="0"/>
        </w:rPr>
        <w:t xml:space="preserve">  Được tham chiếu bởi: blocked_time_slot.resource_id, booking_item.resource_id, membership_benefit.resource_id, pricing_rule.resource_id, resource_hold.resource_id, resource_price.resource_id, resource_time_slot.resource_id</w:t>
      </w:r>
    </w:p>
    <w:p w:rsidR="00000000" w:rsidDel="00000000" w:rsidP="00000000" w:rsidRDefault="00000000" w:rsidRPr="00000000" w14:paraId="00000F18">
      <w:pPr>
        <w:rPr/>
      </w:pPr>
      <w:r w:rsidDel="00000000" w:rsidR="00000000" w:rsidRPr="00000000">
        <w:rPr>
          <w:rtl w:val="0"/>
        </w:rPr>
      </w:r>
    </w:p>
    <w:p w:rsidR="00000000" w:rsidDel="00000000" w:rsidP="00000000" w:rsidRDefault="00000000" w:rsidRPr="00000000" w14:paraId="00000F19">
      <w:pPr>
        <w:rPr/>
      </w:pPr>
      <w:r w:rsidDel="00000000" w:rsidR="00000000" w:rsidRPr="00000000">
        <w:rPr>
          <w:rtl w:val="0"/>
        </w:rPr>
        <w:t xml:space="preserve">  DANH SÁCH THUỘC TÍNH</w:t>
      </w:r>
    </w:p>
    <w:p w:rsidR="00000000" w:rsidDel="00000000" w:rsidP="00000000" w:rsidRDefault="00000000" w:rsidRPr="00000000" w14:paraId="00000F1A">
      <w:pPr>
        <w:rPr/>
      </w:pPr>
      <w:r w:rsidDel="00000000" w:rsidR="00000000" w:rsidRPr="00000000">
        <w:rPr>
          <w:rtl w:val="0"/>
        </w:rPr>
        <w:t xml:space="preserve">  --------------------------------------------------------------------------------------------------</w:t>
      </w:r>
    </w:p>
    <w:p w:rsidR="00000000" w:rsidDel="00000000" w:rsidP="00000000" w:rsidRDefault="00000000" w:rsidRPr="00000000" w14:paraId="00000F1B">
      <w:pPr>
        <w:rPr/>
      </w:pPr>
      <w:r w:rsidDel="00000000" w:rsidR="00000000" w:rsidRPr="00000000">
        <w:rPr>
          <w:rtl w:val="0"/>
        </w:rPr>
        <w:t xml:space="preserve">    1. id                           BIGINT UNSIGNED            Null:NO   [PK]</w:t>
      </w:r>
    </w:p>
    <w:p w:rsidR="00000000" w:rsidDel="00000000" w:rsidP="00000000" w:rsidRDefault="00000000" w:rsidRPr="00000000" w14:paraId="00000F1C">
      <w:pPr>
        <w:rPr/>
      </w:pPr>
      <w:r w:rsidDel="00000000" w:rsidR="00000000" w:rsidRPr="00000000">
        <w:rPr>
          <w:rtl w:val="0"/>
        </w:rPr>
        <w:t xml:space="preserve">        · AUTO_INCREMENT</w:t>
      </w:r>
    </w:p>
    <w:p w:rsidR="00000000" w:rsidDel="00000000" w:rsidP="00000000" w:rsidRDefault="00000000" w:rsidRPr="00000000" w14:paraId="00000F1D">
      <w:pPr>
        <w:rPr/>
      </w:pPr>
      <w:r w:rsidDel="00000000" w:rsidR="00000000" w:rsidRPr="00000000">
        <w:rPr>
          <w:rtl w:val="0"/>
        </w:rPr>
        <w:t xml:space="preserve">        Khoá chính, tự tăng.</w:t>
      </w:r>
    </w:p>
    <w:p w:rsidR="00000000" w:rsidDel="00000000" w:rsidP="00000000" w:rsidRDefault="00000000" w:rsidRPr="00000000" w14:paraId="00000F1E">
      <w:pPr>
        <w:rPr/>
      </w:pPr>
      <w:r w:rsidDel="00000000" w:rsidR="00000000" w:rsidRPr="00000000">
        <w:rPr>
          <w:rtl w:val="0"/>
        </w:rPr>
        <w:t xml:space="preserve">    2. public_id                    CHAR(36)                   Null:NO   [UQ]</w:t>
      </w:r>
    </w:p>
    <w:p w:rsidR="00000000" w:rsidDel="00000000" w:rsidP="00000000" w:rsidRDefault="00000000" w:rsidRPr="00000000" w14:paraId="00000F1F">
      <w:pPr>
        <w:rPr/>
      </w:pPr>
      <w:r w:rsidDel="00000000" w:rsidR="00000000" w:rsidRPr="00000000">
        <w:rPr>
          <w:rtl w:val="0"/>
        </w:rPr>
        <w:t xml:space="preserve">        Định danh UUID công khai dùng trên API, tránh lộ số thứ tự nội bộ.</w:t>
      </w:r>
    </w:p>
    <w:p w:rsidR="00000000" w:rsidDel="00000000" w:rsidP="00000000" w:rsidRDefault="00000000" w:rsidRPr="00000000" w14:paraId="00000F20">
      <w:pPr>
        <w:rPr/>
      </w:pPr>
      <w:r w:rsidDel="00000000" w:rsidR="00000000" w:rsidRPr="00000000">
        <w:rPr>
          <w:rtl w:val="0"/>
        </w:rPr>
        <w:t xml:space="preserve">    3. workspace_id                 BIGINT UNSIGNED            Null:NO   [FK/IDX]</w:t>
      </w:r>
    </w:p>
    <w:p w:rsidR="00000000" w:rsidDel="00000000" w:rsidP="00000000" w:rsidRDefault="00000000" w:rsidRPr="00000000" w14:paraId="00000F21">
      <w:pPr>
        <w:rPr/>
      </w:pPr>
      <w:r w:rsidDel="00000000" w:rsidR="00000000" w:rsidRPr="00000000">
        <w:rPr>
          <w:rtl w:val="0"/>
        </w:rPr>
        <w:t xml:space="preserve">        Khoá ngoại tới bảng workspace (Không gian làm việc).</w:t>
      </w:r>
    </w:p>
    <w:p w:rsidR="00000000" w:rsidDel="00000000" w:rsidP="00000000" w:rsidRDefault="00000000" w:rsidRPr="00000000" w14:paraId="00000F22">
      <w:pPr>
        <w:rPr/>
      </w:pPr>
      <w:r w:rsidDel="00000000" w:rsidR="00000000" w:rsidRPr="00000000">
        <w:rPr>
          <w:rtl w:val="0"/>
        </w:rPr>
        <w:t xml:space="preserve">    4. floor_plan_id                BIGINT UNSIGNED            Null:NO   [FK/UQ]</w:t>
      </w:r>
    </w:p>
    <w:p w:rsidR="00000000" w:rsidDel="00000000" w:rsidP="00000000" w:rsidRDefault="00000000" w:rsidRPr="00000000" w14:paraId="00000F23">
      <w:pPr>
        <w:rPr/>
      </w:pPr>
      <w:r w:rsidDel="00000000" w:rsidR="00000000" w:rsidRPr="00000000">
        <w:rPr>
          <w:rtl w:val="0"/>
        </w:rPr>
        <w:t xml:space="preserve">        Khoá ngoại tới bảng floor_plan (Sơ đồ tầng).</w:t>
      </w:r>
    </w:p>
    <w:p w:rsidR="00000000" w:rsidDel="00000000" w:rsidP="00000000" w:rsidRDefault="00000000" w:rsidRPr="00000000" w14:paraId="00000F24">
      <w:pPr>
        <w:rPr/>
      </w:pPr>
      <w:r w:rsidDel="00000000" w:rsidR="00000000" w:rsidRPr="00000000">
        <w:rPr>
          <w:rtl w:val="0"/>
        </w:rPr>
        <w:t xml:space="preserve">    5. floor_section_id             BIGINT UNSIGNED            Null:YES  [FK/IDX]</w:t>
      </w:r>
    </w:p>
    <w:p w:rsidR="00000000" w:rsidDel="00000000" w:rsidP="00000000" w:rsidRDefault="00000000" w:rsidRPr="00000000" w14:paraId="00000F25">
      <w:pPr>
        <w:rPr/>
      </w:pPr>
      <w:r w:rsidDel="00000000" w:rsidR="00000000" w:rsidRPr="00000000">
        <w:rPr>
          <w:rtl w:val="0"/>
        </w:rPr>
        <w:t xml:space="preserve">        Khoá ngoại tới bảng floor_section (Khu vực trên sơ đồ tầng). Có thể bỏ trống.</w:t>
      </w:r>
    </w:p>
    <w:p w:rsidR="00000000" w:rsidDel="00000000" w:rsidP="00000000" w:rsidRDefault="00000000" w:rsidRPr="00000000" w14:paraId="00000F26">
      <w:pPr>
        <w:rPr/>
      </w:pPr>
      <w:r w:rsidDel="00000000" w:rsidR="00000000" w:rsidRPr="00000000">
        <w:rPr>
          <w:rtl w:val="0"/>
        </w:rPr>
        <w:t xml:space="preserve">    6. seat_type_id                 BIGINT UNSIGNED            Null:NO   [FK/IDX]</w:t>
      </w:r>
    </w:p>
    <w:p w:rsidR="00000000" w:rsidDel="00000000" w:rsidP="00000000" w:rsidRDefault="00000000" w:rsidRPr="00000000" w14:paraId="00000F27">
      <w:pPr>
        <w:rPr/>
      </w:pPr>
      <w:r w:rsidDel="00000000" w:rsidR="00000000" w:rsidRPr="00000000">
        <w:rPr>
          <w:rtl w:val="0"/>
        </w:rPr>
        <w:t xml:space="preserve">        Khoá ngoại tới bảng seat_type (Loại chỗ ngồi / phòng).</w:t>
      </w:r>
    </w:p>
    <w:p w:rsidR="00000000" w:rsidDel="00000000" w:rsidP="00000000" w:rsidRDefault="00000000" w:rsidRPr="00000000" w14:paraId="00000F28">
      <w:pPr>
        <w:rPr/>
      </w:pPr>
      <w:r w:rsidDel="00000000" w:rsidR="00000000" w:rsidRPr="00000000">
        <w:rPr>
          <w:rtl w:val="0"/>
        </w:rPr>
        <w:t xml:space="preserve">    7. resource_kind                ENUM('SEAT','ROOM')        Null:NO  </w:t>
      </w:r>
    </w:p>
    <w:p w:rsidR="00000000" w:rsidDel="00000000" w:rsidP="00000000" w:rsidRDefault="00000000" w:rsidRPr="00000000" w14:paraId="00000F29">
      <w:pPr>
        <w:rPr/>
      </w:pPr>
      <w:r w:rsidDel="00000000" w:rsidR="00000000" w:rsidRPr="00000000">
        <w:rPr>
          <w:rtl w:val="0"/>
        </w:rPr>
        <w:t xml:space="preserve">        · Mặc định = 'SEAT'</w:t>
      </w:r>
    </w:p>
    <w:p w:rsidR="00000000" w:rsidDel="00000000" w:rsidP="00000000" w:rsidRDefault="00000000" w:rsidRPr="00000000" w14:paraId="00000F2A">
      <w:pPr>
        <w:rPr/>
      </w:pPr>
      <w:r w:rsidDel="00000000" w:rsidR="00000000" w:rsidRPr="00000000">
        <w:rPr>
          <w:rtl w:val="0"/>
        </w:rPr>
        <w:t xml:space="preserve">        Phân biệt đây là chỗ ngồi lẻ hay phòng riêng.</w:t>
      </w:r>
    </w:p>
    <w:p w:rsidR="00000000" w:rsidDel="00000000" w:rsidP="00000000" w:rsidRDefault="00000000" w:rsidRPr="00000000" w14:paraId="00000F2B">
      <w:pPr>
        <w:rPr/>
      </w:pPr>
      <w:r w:rsidDel="00000000" w:rsidR="00000000" w:rsidRPr="00000000">
        <w:rPr>
          <w:rtl w:val="0"/>
        </w:rPr>
        <w:t xml:space="preserve">        Giá trị hợp lệ: SEAT | ROOM</w:t>
      </w:r>
    </w:p>
    <w:p w:rsidR="00000000" w:rsidDel="00000000" w:rsidP="00000000" w:rsidRDefault="00000000" w:rsidRPr="00000000" w14:paraId="00000F2C">
      <w:pPr>
        <w:rPr/>
      </w:pPr>
      <w:r w:rsidDel="00000000" w:rsidR="00000000" w:rsidRPr="00000000">
        <w:rPr>
          <w:rtl w:val="0"/>
        </w:rPr>
        <w:t xml:space="preserve">    8. code                         VARCHAR(50)                Null:NO   [UQ]</w:t>
      </w:r>
    </w:p>
    <w:p w:rsidR="00000000" w:rsidDel="00000000" w:rsidP="00000000" w:rsidRDefault="00000000" w:rsidRPr="00000000" w14:paraId="00000F2D">
      <w:pPr>
        <w:rPr/>
      </w:pPr>
      <w:r w:rsidDel="00000000" w:rsidR="00000000" w:rsidRPr="00000000">
        <w:rPr>
          <w:rtl w:val="0"/>
        </w:rPr>
        <w:t xml:space="preserve">        Nhãn hiển thị: A-01, MR-02.</w:t>
      </w:r>
    </w:p>
    <w:p w:rsidR="00000000" w:rsidDel="00000000" w:rsidP="00000000" w:rsidRDefault="00000000" w:rsidRPr="00000000" w14:paraId="00000F2E">
      <w:pPr>
        <w:rPr/>
      </w:pPr>
      <w:r w:rsidDel="00000000" w:rsidR="00000000" w:rsidRPr="00000000">
        <w:rPr>
          <w:rtl w:val="0"/>
        </w:rPr>
        <w:t xml:space="preserve">    9. name                         VARCHAR(150)               Null:YES </w:t>
      </w:r>
    </w:p>
    <w:p w:rsidR="00000000" w:rsidDel="00000000" w:rsidP="00000000" w:rsidRDefault="00000000" w:rsidRPr="00000000" w14:paraId="00000F2F">
      <w:pPr>
        <w:rPr/>
      </w:pPr>
      <w:r w:rsidDel="00000000" w:rsidR="00000000" w:rsidRPr="00000000">
        <w:rPr>
          <w:rtl w:val="0"/>
        </w:rPr>
        <w:t xml:space="preserve">        Tên hiển thị.</w:t>
      </w:r>
    </w:p>
    <w:p w:rsidR="00000000" w:rsidDel="00000000" w:rsidP="00000000" w:rsidRDefault="00000000" w:rsidRPr="00000000" w14:paraId="00000F30">
      <w:pPr>
        <w:rPr/>
      </w:pPr>
      <w:r w:rsidDel="00000000" w:rsidR="00000000" w:rsidRPr="00000000">
        <w:rPr>
          <w:rtl w:val="0"/>
        </w:rPr>
        <w:t xml:space="preserve">   10. capacity                     SMALLINT UNSIGNED          Null:NO  </w:t>
      </w:r>
    </w:p>
    <w:p w:rsidR="00000000" w:rsidDel="00000000" w:rsidP="00000000" w:rsidRDefault="00000000" w:rsidRPr="00000000" w14:paraId="00000F31">
      <w:pPr>
        <w:rPr/>
      </w:pPr>
      <w:r w:rsidDel="00000000" w:rsidR="00000000" w:rsidRPr="00000000">
        <w:rPr>
          <w:rtl w:val="0"/>
        </w:rPr>
        <w:t xml:space="preserve">        · Mặc định = 1</w:t>
      </w:r>
    </w:p>
    <w:p w:rsidR="00000000" w:rsidDel="00000000" w:rsidP="00000000" w:rsidRDefault="00000000" w:rsidRPr="00000000" w14:paraId="00000F32">
      <w:pPr>
        <w:rPr/>
      </w:pPr>
      <w:r w:rsidDel="00000000" w:rsidR="00000000" w:rsidRPr="00000000">
        <w:rPr>
          <w:rtl w:val="0"/>
        </w:rPr>
        <w:t xml:space="preserve">        Sức chứa tối đa, tính theo số người.</w:t>
      </w:r>
    </w:p>
    <w:p w:rsidR="00000000" w:rsidDel="00000000" w:rsidP="00000000" w:rsidRDefault="00000000" w:rsidRPr="00000000" w14:paraId="00000F33">
      <w:pPr>
        <w:rPr/>
      </w:pPr>
      <w:r w:rsidDel="00000000" w:rsidR="00000000" w:rsidRPr="00000000">
        <w:rPr>
          <w:rtl w:val="0"/>
        </w:rPr>
        <w:t xml:space="preserve">   11. pos_y                        DECIMAL(10,2)              Null:NO  </w:t>
      </w:r>
    </w:p>
    <w:p w:rsidR="00000000" w:rsidDel="00000000" w:rsidP="00000000" w:rsidRDefault="00000000" w:rsidRPr="00000000" w14:paraId="00000F34">
      <w:pPr>
        <w:rPr/>
      </w:pPr>
      <w:r w:rsidDel="00000000" w:rsidR="00000000" w:rsidRPr="00000000">
        <w:rPr>
          <w:rtl w:val="0"/>
        </w:rPr>
        <w:t xml:space="preserve">        Toạ độ Y trên sơ đồ tầng (BR-08).</w:t>
      </w:r>
    </w:p>
    <w:p w:rsidR="00000000" w:rsidDel="00000000" w:rsidP="00000000" w:rsidRDefault="00000000" w:rsidRPr="00000000" w14:paraId="00000F35">
      <w:pPr>
        <w:rPr/>
      </w:pPr>
      <w:r w:rsidDel="00000000" w:rsidR="00000000" w:rsidRPr="00000000">
        <w:rPr>
          <w:rtl w:val="0"/>
        </w:rPr>
        <w:t xml:space="preserve">   12. width                        DECIMAL(10,2)              Null:NO  </w:t>
      </w:r>
    </w:p>
    <w:p w:rsidR="00000000" w:rsidDel="00000000" w:rsidP="00000000" w:rsidRDefault="00000000" w:rsidRPr="00000000" w14:paraId="00000F36">
      <w:pPr>
        <w:rPr/>
      </w:pPr>
      <w:r w:rsidDel="00000000" w:rsidR="00000000" w:rsidRPr="00000000">
        <w:rPr>
          <w:rtl w:val="0"/>
        </w:rPr>
        <w:t xml:space="preserve">        · Mặc định = 40</w:t>
      </w:r>
    </w:p>
    <w:p w:rsidR="00000000" w:rsidDel="00000000" w:rsidP="00000000" w:rsidRDefault="00000000" w:rsidRPr="00000000" w14:paraId="00000F37">
      <w:pPr>
        <w:rPr/>
      </w:pPr>
      <w:r w:rsidDel="00000000" w:rsidR="00000000" w:rsidRPr="00000000">
        <w:rPr>
          <w:rtl w:val="0"/>
        </w:rPr>
        <w:t xml:space="preserve">        Chiều rộng đối tượng trên sơ đồ, tính bằng pixel.</w:t>
      </w:r>
    </w:p>
    <w:p w:rsidR="00000000" w:rsidDel="00000000" w:rsidP="00000000" w:rsidRDefault="00000000" w:rsidRPr="00000000" w14:paraId="00000F38">
      <w:pPr>
        <w:rPr/>
      </w:pPr>
      <w:r w:rsidDel="00000000" w:rsidR="00000000" w:rsidRPr="00000000">
        <w:rPr>
          <w:rtl w:val="0"/>
        </w:rPr>
        <w:t xml:space="preserve">   13. height                       DECIMAL(10,2)              Null:NO  </w:t>
      </w:r>
    </w:p>
    <w:p w:rsidR="00000000" w:rsidDel="00000000" w:rsidP="00000000" w:rsidRDefault="00000000" w:rsidRPr="00000000" w14:paraId="00000F39">
      <w:pPr>
        <w:rPr/>
      </w:pPr>
      <w:r w:rsidDel="00000000" w:rsidR="00000000" w:rsidRPr="00000000">
        <w:rPr>
          <w:rtl w:val="0"/>
        </w:rPr>
        <w:t xml:space="preserve">        · Mặc định = 40</w:t>
      </w:r>
    </w:p>
    <w:p w:rsidR="00000000" w:rsidDel="00000000" w:rsidP="00000000" w:rsidRDefault="00000000" w:rsidRPr="00000000" w14:paraId="00000F3A">
      <w:pPr>
        <w:rPr/>
      </w:pPr>
      <w:r w:rsidDel="00000000" w:rsidR="00000000" w:rsidRPr="00000000">
        <w:rPr>
          <w:rtl w:val="0"/>
        </w:rPr>
        <w:t xml:space="preserve">        Chiều cao đối tượng trên sơ đồ, tính bằng pixel.</w:t>
      </w:r>
    </w:p>
    <w:p w:rsidR="00000000" w:rsidDel="00000000" w:rsidP="00000000" w:rsidRDefault="00000000" w:rsidRPr="00000000" w14:paraId="00000F3B">
      <w:pPr>
        <w:rPr/>
      </w:pPr>
      <w:r w:rsidDel="00000000" w:rsidR="00000000" w:rsidRPr="00000000">
        <w:rPr>
          <w:rtl w:val="0"/>
        </w:rPr>
        <w:t xml:space="preserve">   14. rotation_deg                 SMALLINT                   Null:NO  </w:t>
      </w:r>
    </w:p>
    <w:p w:rsidR="00000000" w:rsidDel="00000000" w:rsidP="00000000" w:rsidRDefault="00000000" w:rsidRPr="00000000" w14:paraId="00000F3C">
      <w:pPr>
        <w:rPr/>
      </w:pPr>
      <w:r w:rsidDel="00000000" w:rsidR="00000000" w:rsidRPr="00000000">
        <w:rPr>
          <w:rtl w:val="0"/>
        </w:rPr>
        <w:t xml:space="preserve">        · Mặc định = 0</w:t>
      </w:r>
    </w:p>
    <w:p w:rsidR="00000000" w:rsidDel="00000000" w:rsidP="00000000" w:rsidRDefault="00000000" w:rsidRPr="00000000" w14:paraId="00000F3D">
      <w:pPr>
        <w:rPr/>
      </w:pPr>
      <w:r w:rsidDel="00000000" w:rsidR="00000000" w:rsidRPr="00000000">
        <w:rPr>
          <w:rtl w:val="0"/>
        </w:rPr>
        <w:t xml:space="preserve">        Góc xoay của chỗ ngồi trên sơ đồ, tính bằng độ.</w:t>
      </w:r>
    </w:p>
    <w:p w:rsidR="00000000" w:rsidDel="00000000" w:rsidP="00000000" w:rsidRDefault="00000000" w:rsidRPr="00000000" w14:paraId="00000F3E">
      <w:pPr>
        <w:rPr/>
      </w:pPr>
      <w:r w:rsidDel="00000000" w:rsidR="00000000" w:rsidRPr="00000000">
        <w:rPr>
          <w:rtl w:val="0"/>
        </w:rPr>
        <w:t xml:space="preserve">   15. status                       ENUM('ACTIVE','DISABLED','MAINTENANCE','ARCHIVED') Null:NO   [IDX]</w:t>
      </w:r>
    </w:p>
    <w:p w:rsidR="00000000" w:rsidDel="00000000" w:rsidP="00000000" w:rsidRDefault="00000000" w:rsidRPr="00000000" w14:paraId="00000F3F">
      <w:pPr>
        <w:rPr/>
      </w:pPr>
      <w:r w:rsidDel="00000000" w:rsidR="00000000" w:rsidRPr="00000000">
        <w:rPr>
          <w:rtl w:val="0"/>
        </w:rPr>
        <w:t xml:space="preserve">        · Mặc định = 'ACTIVE'</w:t>
      </w:r>
    </w:p>
    <w:p w:rsidR="00000000" w:rsidDel="00000000" w:rsidP="00000000" w:rsidRDefault="00000000" w:rsidRPr="00000000" w14:paraId="00000F40">
      <w:pPr>
        <w:rPr/>
      </w:pPr>
      <w:r w:rsidDel="00000000" w:rsidR="00000000" w:rsidRPr="00000000">
        <w:rPr>
          <w:rtl w:val="0"/>
        </w:rPr>
        <w:t xml:space="preserve">        BR-09: chỉ Disable, không xoá vật lý khi còn booking.</w:t>
      </w:r>
    </w:p>
    <w:p w:rsidR="00000000" w:rsidDel="00000000" w:rsidP="00000000" w:rsidRDefault="00000000" w:rsidRPr="00000000" w14:paraId="00000F41">
      <w:pPr>
        <w:rPr/>
      </w:pPr>
      <w:r w:rsidDel="00000000" w:rsidR="00000000" w:rsidRPr="00000000">
        <w:rPr>
          <w:rtl w:val="0"/>
        </w:rPr>
        <w:t xml:space="preserve">        Giá trị hợp lệ: ACTIVE | DISABLED | MAINTENANCE | ARCHIVED</w:t>
      </w:r>
    </w:p>
    <w:p w:rsidR="00000000" w:rsidDel="00000000" w:rsidP="00000000" w:rsidRDefault="00000000" w:rsidRPr="00000000" w14:paraId="00000F42">
      <w:pPr>
        <w:rPr/>
      </w:pPr>
      <w:r w:rsidDel="00000000" w:rsidR="00000000" w:rsidRPr="00000000">
        <w:rPr>
          <w:rtl w:val="0"/>
        </w:rPr>
        <w:t xml:space="preserve">   16. min_booking_minutes          SMALLINT UNSIGNED          Null:NO  </w:t>
      </w:r>
    </w:p>
    <w:p w:rsidR="00000000" w:rsidDel="00000000" w:rsidP="00000000" w:rsidRDefault="00000000" w:rsidRPr="00000000" w14:paraId="00000F43">
      <w:pPr>
        <w:rPr/>
      </w:pPr>
      <w:r w:rsidDel="00000000" w:rsidR="00000000" w:rsidRPr="00000000">
        <w:rPr>
          <w:rtl w:val="0"/>
        </w:rPr>
        <w:t xml:space="preserve">        · Mặc định = 60</w:t>
      </w:r>
    </w:p>
    <w:p w:rsidR="00000000" w:rsidDel="00000000" w:rsidP="00000000" w:rsidRDefault="00000000" w:rsidRPr="00000000" w14:paraId="00000F44">
      <w:pPr>
        <w:rPr/>
      </w:pPr>
      <w:r w:rsidDel="00000000" w:rsidR="00000000" w:rsidRPr="00000000">
        <w:rPr>
          <w:rtl w:val="0"/>
        </w:rPr>
        <w:t xml:space="preserve">        Số phút tối thiểu đơn đặt chỗ.</w:t>
      </w:r>
    </w:p>
    <w:p w:rsidR="00000000" w:rsidDel="00000000" w:rsidP="00000000" w:rsidRDefault="00000000" w:rsidRPr="00000000" w14:paraId="00000F45">
      <w:pPr>
        <w:rPr/>
      </w:pPr>
      <w:r w:rsidDel="00000000" w:rsidR="00000000" w:rsidRPr="00000000">
        <w:rPr>
          <w:rtl w:val="0"/>
        </w:rPr>
        <w:t xml:space="preserve">   17. max_booking_minutes          INT UNSIGNED               Null:YES </w:t>
      </w:r>
    </w:p>
    <w:p w:rsidR="00000000" w:rsidDel="00000000" w:rsidP="00000000" w:rsidRDefault="00000000" w:rsidRPr="00000000" w14:paraId="00000F46">
      <w:pPr>
        <w:rPr/>
      </w:pPr>
      <w:r w:rsidDel="00000000" w:rsidR="00000000" w:rsidRPr="00000000">
        <w:rPr>
          <w:rtl w:val="0"/>
        </w:rPr>
        <w:t xml:space="preserve">        Số phút tối đa đơn đặt chỗ.</w:t>
      </w:r>
    </w:p>
    <w:p w:rsidR="00000000" w:rsidDel="00000000" w:rsidP="00000000" w:rsidRDefault="00000000" w:rsidRPr="00000000" w14:paraId="00000F47">
      <w:pPr>
        <w:rPr/>
      </w:pPr>
      <w:r w:rsidDel="00000000" w:rsidR="00000000" w:rsidRPr="00000000">
        <w:rPr>
          <w:rtl w:val="0"/>
        </w:rPr>
        <w:t xml:space="preserve">   18. version                      INT UNSIGNED               Null:NO  </w:t>
      </w:r>
    </w:p>
    <w:p w:rsidR="00000000" w:rsidDel="00000000" w:rsidP="00000000" w:rsidRDefault="00000000" w:rsidRPr="00000000" w14:paraId="00000F48">
      <w:pPr>
        <w:rPr/>
      </w:pPr>
      <w:r w:rsidDel="00000000" w:rsidR="00000000" w:rsidRPr="00000000">
        <w:rPr>
          <w:rtl w:val="0"/>
        </w:rPr>
        <w:t xml:space="preserve">        · Mặc định = 0</w:t>
      </w:r>
    </w:p>
    <w:p w:rsidR="00000000" w:rsidDel="00000000" w:rsidP="00000000" w:rsidRDefault="00000000" w:rsidRPr="00000000" w14:paraId="00000F49">
      <w:pPr>
        <w:rPr/>
      </w:pPr>
      <w:r w:rsidDel="00000000" w:rsidR="00000000" w:rsidRPr="00000000">
        <w:rPr>
          <w:rtl w:val="0"/>
        </w:rPr>
        <w:t xml:space="preserve">        Số phiên bản dùng cho optimistic locking (JPA @Version) chống ghi đè đồng thời. (Tham chiếu</w:t>
      </w:r>
    </w:p>
    <w:p w:rsidR="00000000" w:rsidDel="00000000" w:rsidP="00000000" w:rsidRDefault="00000000" w:rsidRPr="00000000" w14:paraId="00000F4A">
      <w:pPr>
        <w:rPr/>
      </w:pPr>
      <w:r w:rsidDel="00000000" w:rsidR="00000000" w:rsidRPr="00000000">
        <w:rPr>
          <w:rtl w:val="0"/>
        </w:rPr>
        <w:t xml:space="preserve">        SRS: BR-35 optimistic locking)</w:t>
      </w:r>
    </w:p>
    <w:p w:rsidR="00000000" w:rsidDel="00000000" w:rsidP="00000000" w:rsidRDefault="00000000" w:rsidRPr="00000000" w14:paraId="00000F4B">
      <w:pPr>
        <w:rPr/>
      </w:pPr>
      <w:r w:rsidDel="00000000" w:rsidR="00000000" w:rsidRPr="00000000">
        <w:rPr>
          <w:rtl w:val="0"/>
        </w:rPr>
        <w:t xml:space="preserve">   19. created_at                   DATETIME(3)                Null:NO  </w:t>
      </w:r>
    </w:p>
    <w:p w:rsidR="00000000" w:rsidDel="00000000" w:rsidP="00000000" w:rsidRDefault="00000000" w:rsidRPr="00000000" w14:paraId="00000F4C">
      <w:pPr>
        <w:rPr/>
      </w:pPr>
      <w:r w:rsidDel="00000000" w:rsidR="00000000" w:rsidRPr="00000000">
        <w:rPr>
          <w:rtl w:val="0"/>
        </w:rPr>
        <w:t xml:space="preserve">        · Mặc định = CURRENT_TIMESTAMP(3)</w:t>
      </w:r>
    </w:p>
    <w:p w:rsidR="00000000" w:rsidDel="00000000" w:rsidP="00000000" w:rsidRDefault="00000000" w:rsidRPr="00000000" w14:paraId="00000F4D">
      <w:pPr>
        <w:rPr/>
      </w:pPr>
      <w:r w:rsidDel="00000000" w:rsidR="00000000" w:rsidRPr="00000000">
        <w:rPr>
          <w:rtl w:val="0"/>
        </w:rPr>
        <w:t xml:space="preserve">        Thời điểm bản ghi được tạo.</w:t>
      </w:r>
    </w:p>
    <w:p w:rsidR="00000000" w:rsidDel="00000000" w:rsidP="00000000" w:rsidRDefault="00000000" w:rsidRPr="00000000" w14:paraId="00000F4E">
      <w:pPr>
        <w:rPr/>
      </w:pPr>
      <w:r w:rsidDel="00000000" w:rsidR="00000000" w:rsidRPr="00000000">
        <w:rPr>
          <w:rtl w:val="0"/>
        </w:rPr>
        <w:t xml:space="preserve">   20. updated_at                   DATETIME(3)                Null:NO  </w:t>
      </w:r>
    </w:p>
    <w:p w:rsidR="00000000" w:rsidDel="00000000" w:rsidP="00000000" w:rsidRDefault="00000000" w:rsidRPr="00000000" w14:paraId="00000F4F">
      <w:pPr>
        <w:rPr/>
      </w:pPr>
      <w:r w:rsidDel="00000000" w:rsidR="00000000" w:rsidRPr="00000000">
        <w:rPr>
          <w:rtl w:val="0"/>
        </w:rPr>
        <w:t xml:space="preserve">        · Mặc định = CURRENT_TIMESTAMP(3)  |  AUTO-UPDATE</w:t>
      </w:r>
    </w:p>
    <w:p w:rsidR="00000000" w:rsidDel="00000000" w:rsidP="00000000" w:rsidRDefault="00000000" w:rsidRPr="00000000" w14:paraId="00000F50">
      <w:pPr>
        <w:rPr/>
      </w:pPr>
      <w:r w:rsidDel="00000000" w:rsidR="00000000" w:rsidRPr="00000000">
        <w:rPr>
          <w:rtl w:val="0"/>
        </w:rPr>
        <w:t xml:space="preserve">        Thời điểm cập nhật gần nhất (tự động cập nhật).</w:t>
      </w:r>
    </w:p>
    <w:p w:rsidR="00000000" w:rsidDel="00000000" w:rsidP="00000000" w:rsidRDefault="00000000" w:rsidRPr="00000000" w14:paraId="00000F51">
      <w:pPr>
        <w:rPr/>
      </w:pPr>
      <w:r w:rsidDel="00000000" w:rsidR="00000000" w:rsidRPr="00000000">
        <w:rPr>
          <w:rtl w:val="0"/>
        </w:rPr>
        <w:t xml:space="preserve">   21. deleted_at                   DATETIME(3)                Null:YES </w:t>
      </w:r>
    </w:p>
    <w:p w:rsidR="00000000" w:rsidDel="00000000" w:rsidP="00000000" w:rsidRDefault="00000000" w:rsidRPr="00000000" w14:paraId="00000F52">
      <w:pPr>
        <w:rPr/>
      </w:pPr>
      <w:r w:rsidDel="00000000" w:rsidR="00000000" w:rsidRPr="00000000">
        <w:rPr>
          <w:rtl w:val="0"/>
        </w:rPr>
        <w:t xml:space="preserve">        Thời điểm xoá mềm; NULL nghĩa là bản ghi còn hiệu lực.</w:t>
      </w:r>
    </w:p>
    <w:p w:rsidR="00000000" w:rsidDel="00000000" w:rsidP="00000000" w:rsidRDefault="00000000" w:rsidRPr="00000000" w14:paraId="00000F53">
      <w:pPr>
        <w:rPr/>
      </w:pPr>
      <w:r w:rsidDel="00000000" w:rsidR="00000000" w:rsidRPr="00000000">
        <w:rPr>
          <w:rtl w:val="0"/>
        </w:rPr>
      </w:r>
    </w:p>
    <w:p w:rsidR="00000000" w:rsidDel="00000000" w:rsidP="00000000" w:rsidRDefault="00000000" w:rsidRPr="00000000" w14:paraId="00000F54">
      <w:pPr>
        <w:rPr/>
      </w:pPr>
      <w:r w:rsidDel="00000000" w:rsidR="00000000" w:rsidRPr="00000000">
        <w:rPr>
          <w:rtl w:val="0"/>
        </w:rPr>
      </w:r>
    </w:p>
    <w:p w:rsidR="00000000" w:rsidDel="00000000" w:rsidP="00000000" w:rsidRDefault="00000000" w:rsidRPr="00000000" w14:paraId="00000F55">
      <w:pPr>
        <w:rPr/>
      </w:pPr>
      <w:r w:rsidDel="00000000" w:rsidR="00000000" w:rsidRPr="00000000">
        <w:rPr>
          <w:rtl w:val="0"/>
        </w:rPr>
        <w:t xml:space="preserve">####################################################################################################</w:t>
      </w:r>
    </w:p>
    <w:p w:rsidR="00000000" w:rsidDel="00000000" w:rsidP="00000000" w:rsidRDefault="00000000" w:rsidRPr="00000000" w14:paraId="00000F56">
      <w:pPr>
        <w:rPr/>
      </w:pPr>
      <w:r w:rsidDel="00000000" w:rsidR="00000000" w:rsidRPr="00000000">
        <w:rPr>
          <w:rtl w:val="0"/>
        </w:rPr>
        <w:t xml:space="preserve">#  MODULE M07 — REAL-TIME AVAILABILITY MANAGEMENT  (7 UC)</w:t>
      </w:r>
    </w:p>
    <w:p w:rsidR="00000000" w:rsidDel="00000000" w:rsidP="00000000" w:rsidRDefault="00000000" w:rsidRPr="00000000" w14:paraId="00000F57">
      <w:pPr>
        <w:rPr/>
      </w:pPr>
      <w:r w:rsidDel="00000000" w:rsidR="00000000" w:rsidRPr="00000000">
        <w:rPr>
          <w:rtl w:val="0"/>
        </w:rPr>
        <w:t xml:space="preserve">####################################################################################################</w:t>
      </w:r>
    </w:p>
    <w:p w:rsidR="00000000" w:rsidDel="00000000" w:rsidP="00000000" w:rsidRDefault="00000000" w:rsidRPr="00000000" w14:paraId="00000F58">
      <w:pPr>
        <w:rPr/>
      </w:pPr>
      <w:r w:rsidDel="00000000" w:rsidR="00000000" w:rsidRPr="00000000">
        <w:rPr>
          <w:rtl w:val="0"/>
        </w:rPr>
      </w:r>
    </w:p>
    <w:p w:rsidR="00000000" w:rsidDel="00000000" w:rsidP="00000000" w:rsidRDefault="00000000" w:rsidRPr="00000000" w14:paraId="00000F59">
      <w:pPr>
        <w:rPr/>
      </w:pPr>
      <w:r w:rsidDel="00000000" w:rsidR="00000000" w:rsidRPr="00000000">
        <w:rPr>
          <w:rtl w:val="0"/>
        </w:rPr>
        <w:t xml:space="preserve">====================================================================================================</w:t>
      </w:r>
    </w:p>
    <w:p w:rsidR="00000000" w:rsidDel="00000000" w:rsidP="00000000" w:rsidRDefault="00000000" w:rsidRPr="00000000" w14:paraId="00000F5A">
      <w:pPr>
        <w:rPr/>
      </w:pPr>
      <w:r w:rsidDel="00000000" w:rsidR="00000000" w:rsidRPr="00000000">
        <w:rPr>
          <w:rtl w:val="0"/>
        </w:rPr>
        <w:t xml:space="preserve">BẢNG 28/95 :  BLOCKED_TIME_SLOT</w:t>
      </w:r>
    </w:p>
    <w:p w:rsidR="00000000" w:rsidDel="00000000" w:rsidP="00000000" w:rsidRDefault="00000000" w:rsidRPr="00000000" w14:paraId="00000F5B">
      <w:pPr>
        <w:rPr/>
      </w:pPr>
      <w:r w:rsidDel="00000000" w:rsidR="00000000" w:rsidRPr="00000000">
        <w:rPr>
          <w:rtl w:val="0"/>
        </w:rPr>
        <w:t xml:space="preserve">====================================================================================================</w:t>
      </w:r>
    </w:p>
    <w:p w:rsidR="00000000" w:rsidDel="00000000" w:rsidP="00000000" w:rsidRDefault="00000000" w:rsidRPr="00000000" w14:paraId="00000F5C">
      <w:pPr>
        <w:rPr/>
      </w:pPr>
      <w:r w:rsidDel="00000000" w:rsidR="00000000" w:rsidRPr="00000000">
        <w:rPr>
          <w:rtl w:val="0"/>
        </w:rPr>
      </w:r>
    </w:p>
    <w:p w:rsidR="00000000" w:rsidDel="00000000" w:rsidP="00000000" w:rsidRDefault="00000000" w:rsidRPr="00000000" w14:paraId="00000F5D">
      <w:pPr>
        <w:rPr/>
      </w:pPr>
      <w:r w:rsidDel="00000000" w:rsidR="00000000" w:rsidRPr="00000000">
        <w:rPr>
          <w:rtl w:val="0"/>
        </w:rPr>
        <w:t xml:space="preserve">Ý NGHĨA: Khoảng thời gian bị chặn đặt chỗ (BR-12).</w:t>
      </w:r>
    </w:p>
    <w:p w:rsidR="00000000" w:rsidDel="00000000" w:rsidP="00000000" w:rsidRDefault="00000000" w:rsidRPr="00000000" w14:paraId="00000F5E">
      <w:pPr>
        <w:rPr/>
      </w:pPr>
      <w:r w:rsidDel="00000000" w:rsidR="00000000" w:rsidRPr="00000000">
        <w:rPr>
          <w:rtl w:val="0"/>
        </w:rPr>
      </w:r>
    </w:p>
    <w:p w:rsidR="00000000" w:rsidDel="00000000" w:rsidP="00000000" w:rsidRDefault="00000000" w:rsidRPr="00000000" w14:paraId="00000F5F">
      <w:pPr>
        <w:rPr/>
      </w:pPr>
      <w:r w:rsidDel="00000000" w:rsidR="00000000" w:rsidRPr="00000000">
        <w:rPr>
          <w:rtl w:val="0"/>
        </w:rPr>
        <w:t xml:space="preserve">  Khoá chính : id</w:t>
      </w:r>
    </w:p>
    <w:p w:rsidR="00000000" w:rsidDel="00000000" w:rsidP="00000000" w:rsidRDefault="00000000" w:rsidRPr="00000000" w14:paraId="00000F60">
      <w:pPr>
        <w:rPr/>
      </w:pPr>
      <w:r w:rsidDel="00000000" w:rsidR="00000000" w:rsidRPr="00000000">
        <w:rPr>
          <w:rtl w:val="0"/>
        </w:rPr>
        <w:t xml:space="preserve">  Tham chiếu tới:</w:t>
      </w:r>
    </w:p>
    <w:p w:rsidR="00000000" w:rsidDel="00000000" w:rsidP="00000000" w:rsidRDefault="00000000" w:rsidRPr="00000000" w14:paraId="00000F61">
      <w:pPr>
        <w:rPr/>
      </w:pPr>
      <w:r w:rsidDel="00000000" w:rsidR="00000000" w:rsidRPr="00000000">
        <w:rPr>
          <w:rtl w:val="0"/>
        </w:rPr>
        <w:t xml:space="preserve">      - workspace_id               -&gt; workspace.id   [ON DELETE CASCADE]</w:t>
      </w:r>
    </w:p>
    <w:p w:rsidR="00000000" w:rsidDel="00000000" w:rsidP="00000000" w:rsidRDefault="00000000" w:rsidRPr="00000000" w14:paraId="00000F62">
      <w:pPr>
        <w:rPr/>
      </w:pPr>
      <w:r w:rsidDel="00000000" w:rsidR="00000000" w:rsidRPr="00000000">
        <w:rPr>
          <w:rtl w:val="0"/>
        </w:rPr>
        <w:t xml:space="preserve">      - resource_id                -&gt; workspace_resource.id   [ON DELETE CASCADE]</w:t>
      </w:r>
    </w:p>
    <w:p w:rsidR="00000000" w:rsidDel="00000000" w:rsidP="00000000" w:rsidRDefault="00000000" w:rsidRPr="00000000" w14:paraId="00000F63">
      <w:pPr>
        <w:rPr/>
      </w:pPr>
      <w:r w:rsidDel="00000000" w:rsidR="00000000" w:rsidRPr="00000000">
        <w:rPr>
          <w:rtl w:val="0"/>
        </w:rPr>
        <w:t xml:space="preserve">  Được tham chiếu bởi: resource_time_slot.block_id</w:t>
      </w:r>
    </w:p>
    <w:p w:rsidR="00000000" w:rsidDel="00000000" w:rsidP="00000000" w:rsidRDefault="00000000" w:rsidRPr="00000000" w14:paraId="00000F64">
      <w:pPr>
        <w:rPr/>
      </w:pPr>
      <w:r w:rsidDel="00000000" w:rsidR="00000000" w:rsidRPr="00000000">
        <w:rPr>
          <w:rtl w:val="0"/>
        </w:rPr>
      </w:r>
    </w:p>
    <w:p w:rsidR="00000000" w:rsidDel="00000000" w:rsidP="00000000" w:rsidRDefault="00000000" w:rsidRPr="00000000" w14:paraId="00000F65">
      <w:pPr>
        <w:rPr/>
      </w:pPr>
      <w:r w:rsidDel="00000000" w:rsidR="00000000" w:rsidRPr="00000000">
        <w:rPr>
          <w:rtl w:val="0"/>
        </w:rPr>
        <w:t xml:space="preserve">  DANH SÁCH THUỘC TÍNH</w:t>
      </w:r>
    </w:p>
    <w:p w:rsidR="00000000" w:rsidDel="00000000" w:rsidP="00000000" w:rsidRDefault="00000000" w:rsidRPr="00000000" w14:paraId="00000F66">
      <w:pPr>
        <w:rPr/>
      </w:pPr>
      <w:r w:rsidDel="00000000" w:rsidR="00000000" w:rsidRPr="00000000">
        <w:rPr>
          <w:rtl w:val="0"/>
        </w:rPr>
        <w:t xml:space="preserve">  --------------------------------------------------------------------------------------------------</w:t>
      </w:r>
    </w:p>
    <w:p w:rsidR="00000000" w:rsidDel="00000000" w:rsidP="00000000" w:rsidRDefault="00000000" w:rsidRPr="00000000" w14:paraId="00000F67">
      <w:pPr>
        <w:rPr/>
      </w:pPr>
      <w:r w:rsidDel="00000000" w:rsidR="00000000" w:rsidRPr="00000000">
        <w:rPr>
          <w:rtl w:val="0"/>
        </w:rPr>
        <w:t xml:space="preserve">    1. id                           BIGINT UNSIGNED            Null:NO   [PK]</w:t>
      </w:r>
    </w:p>
    <w:p w:rsidR="00000000" w:rsidDel="00000000" w:rsidP="00000000" w:rsidRDefault="00000000" w:rsidRPr="00000000" w14:paraId="00000F68">
      <w:pPr>
        <w:rPr/>
      </w:pPr>
      <w:r w:rsidDel="00000000" w:rsidR="00000000" w:rsidRPr="00000000">
        <w:rPr>
          <w:rtl w:val="0"/>
        </w:rPr>
        <w:t xml:space="preserve">        · AUTO_INCREMENT</w:t>
      </w:r>
    </w:p>
    <w:p w:rsidR="00000000" w:rsidDel="00000000" w:rsidP="00000000" w:rsidRDefault="00000000" w:rsidRPr="00000000" w14:paraId="00000F69">
      <w:pPr>
        <w:rPr/>
      </w:pPr>
      <w:r w:rsidDel="00000000" w:rsidR="00000000" w:rsidRPr="00000000">
        <w:rPr>
          <w:rtl w:val="0"/>
        </w:rPr>
        <w:t xml:space="preserve">        Khoá chính, tự tăng.</w:t>
      </w:r>
    </w:p>
    <w:p w:rsidR="00000000" w:rsidDel="00000000" w:rsidP="00000000" w:rsidRDefault="00000000" w:rsidRPr="00000000" w14:paraId="00000F6A">
      <w:pPr>
        <w:rPr/>
      </w:pPr>
      <w:r w:rsidDel="00000000" w:rsidR="00000000" w:rsidRPr="00000000">
        <w:rPr>
          <w:rtl w:val="0"/>
        </w:rPr>
        <w:t xml:space="preserve">    2. workspace_id                 BIGINT UNSIGNED            Null:NO   [FK/IDX]</w:t>
      </w:r>
    </w:p>
    <w:p w:rsidR="00000000" w:rsidDel="00000000" w:rsidP="00000000" w:rsidRDefault="00000000" w:rsidRPr="00000000" w14:paraId="00000F6B">
      <w:pPr>
        <w:rPr/>
      </w:pPr>
      <w:r w:rsidDel="00000000" w:rsidR="00000000" w:rsidRPr="00000000">
        <w:rPr>
          <w:rtl w:val="0"/>
        </w:rPr>
        <w:t xml:space="preserve">        Khoá ngoại tới bảng workspace (Không gian làm việc).</w:t>
      </w:r>
    </w:p>
    <w:p w:rsidR="00000000" w:rsidDel="00000000" w:rsidP="00000000" w:rsidRDefault="00000000" w:rsidRPr="00000000" w14:paraId="00000F6C">
      <w:pPr>
        <w:rPr/>
      </w:pPr>
      <w:r w:rsidDel="00000000" w:rsidR="00000000" w:rsidRPr="00000000">
        <w:rPr>
          <w:rtl w:val="0"/>
        </w:rPr>
        <w:t xml:space="preserve">    3. resource_id                  BIGINT UNSIGNED            Null:YES  [FK/IDX]</w:t>
      </w:r>
    </w:p>
    <w:p w:rsidR="00000000" w:rsidDel="00000000" w:rsidP="00000000" w:rsidRDefault="00000000" w:rsidRPr="00000000" w14:paraId="00000F6D">
      <w:pPr>
        <w:rPr/>
      </w:pPr>
      <w:r w:rsidDel="00000000" w:rsidR="00000000" w:rsidRPr="00000000">
        <w:rPr>
          <w:rtl w:val="0"/>
        </w:rPr>
        <w:t xml:space="preserve">        NULL = chặn toàn workspace.</w:t>
      </w:r>
    </w:p>
    <w:p w:rsidR="00000000" w:rsidDel="00000000" w:rsidP="00000000" w:rsidRDefault="00000000" w:rsidRPr="00000000" w14:paraId="00000F6E">
      <w:pPr>
        <w:rPr/>
      </w:pPr>
      <w:r w:rsidDel="00000000" w:rsidR="00000000" w:rsidRPr="00000000">
        <w:rPr>
          <w:rtl w:val="0"/>
        </w:rPr>
        <w:t xml:space="preserve">    4. block_reason                 ENUM('MAINTENANCE','INTERNAL_EVENT','HOLIDAY','PRIVATE_BOOKING','OTHER') Null:NO  </w:t>
      </w:r>
    </w:p>
    <w:p w:rsidR="00000000" w:rsidDel="00000000" w:rsidP="00000000" w:rsidRDefault="00000000" w:rsidRPr="00000000" w14:paraId="00000F6F">
      <w:pPr>
        <w:rPr/>
      </w:pPr>
      <w:r w:rsidDel="00000000" w:rsidR="00000000" w:rsidRPr="00000000">
        <w:rPr>
          <w:rtl w:val="0"/>
        </w:rPr>
        <w:t xml:space="preserve">        · Mặc định = 'MAINTENANCE'</w:t>
      </w:r>
    </w:p>
    <w:p w:rsidR="00000000" w:rsidDel="00000000" w:rsidP="00000000" w:rsidRDefault="00000000" w:rsidRPr="00000000" w14:paraId="00000F70">
      <w:pPr>
        <w:rPr/>
      </w:pPr>
      <w:r w:rsidDel="00000000" w:rsidR="00000000" w:rsidRPr="00000000">
        <w:rPr>
          <w:rtl w:val="0"/>
        </w:rPr>
        <w:t xml:space="preserve">        Lý do chặn.</w:t>
      </w:r>
    </w:p>
    <w:p w:rsidR="00000000" w:rsidDel="00000000" w:rsidP="00000000" w:rsidRDefault="00000000" w:rsidRPr="00000000" w14:paraId="00000F71">
      <w:pPr>
        <w:rPr/>
      </w:pPr>
      <w:r w:rsidDel="00000000" w:rsidR="00000000" w:rsidRPr="00000000">
        <w:rPr>
          <w:rtl w:val="0"/>
        </w:rPr>
        <w:t xml:space="preserve">        Giá trị hợp lệ: MAINTENANCE | INTERNAL_EVENT | HOLIDAY | PRIVATE_BOOKING | OTHER</w:t>
      </w:r>
    </w:p>
    <w:p w:rsidR="00000000" w:rsidDel="00000000" w:rsidP="00000000" w:rsidRDefault="00000000" w:rsidRPr="00000000" w14:paraId="00000F72">
      <w:pPr>
        <w:rPr/>
      </w:pPr>
      <w:r w:rsidDel="00000000" w:rsidR="00000000" w:rsidRPr="00000000">
        <w:rPr>
          <w:rtl w:val="0"/>
        </w:rPr>
        <w:t xml:space="preserve">    5. note                         VARCHAR(500)               Null:YES </w:t>
      </w:r>
    </w:p>
    <w:p w:rsidR="00000000" w:rsidDel="00000000" w:rsidP="00000000" w:rsidRDefault="00000000" w:rsidRPr="00000000" w14:paraId="00000F73">
      <w:pPr>
        <w:rPr/>
      </w:pPr>
      <w:r w:rsidDel="00000000" w:rsidR="00000000" w:rsidRPr="00000000">
        <w:rPr>
          <w:rtl w:val="0"/>
        </w:rPr>
        <w:t xml:space="preserve">        Ghi chú thêm.</w:t>
      </w:r>
    </w:p>
    <w:p w:rsidR="00000000" w:rsidDel="00000000" w:rsidP="00000000" w:rsidRDefault="00000000" w:rsidRPr="00000000" w14:paraId="00000F74">
      <w:pPr>
        <w:rPr/>
      </w:pPr>
      <w:r w:rsidDel="00000000" w:rsidR="00000000" w:rsidRPr="00000000">
        <w:rPr>
          <w:rtl w:val="0"/>
        </w:rPr>
        <w:t xml:space="preserve">    6. start_at                     DATETIME(3)                Null:NO   [IDX]</w:t>
      </w:r>
    </w:p>
    <w:p w:rsidR="00000000" w:rsidDel="00000000" w:rsidP="00000000" w:rsidRDefault="00000000" w:rsidRPr="00000000" w14:paraId="00000F75">
      <w:pPr>
        <w:rPr/>
      </w:pPr>
      <w:r w:rsidDel="00000000" w:rsidR="00000000" w:rsidRPr="00000000">
        <w:rPr>
          <w:rtl w:val="0"/>
        </w:rPr>
        <w:t xml:space="preserve">        Thời điểm bắt đầu.</w:t>
      </w:r>
    </w:p>
    <w:p w:rsidR="00000000" w:rsidDel="00000000" w:rsidP="00000000" w:rsidRDefault="00000000" w:rsidRPr="00000000" w14:paraId="00000F76">
      <w:pPr>
        <w:rPr/>
      </w:pPr>
      <w:r w:rsidDel="00000000" w:rsidR="00000000" w:rsidRPr="00000000">
        <w:rPr>
          <w:rtl w:val="0"/>
        </w:rPr>
        <w:t xml:space="preserve">    7. end_at                       DATETIME(3)                Null:NO   [IDX]</w:t>
      </w:r>
    </w:p>
    <w:p w:rsidR="00000000" w:rsidDel="00000000" w:rsidP="00000000" w:rsidRDefault="00000000" w:rsidRPr="00000000" w14:paraId="00000F77">
      <w:pPr>
        <w:rPr/>
      </w:pPr>
      <w:r w:rsidDel="00000000" w:rsidR="00000000" w:rsidRPr="00000000">
        <w:rPr>
          <w:rtl w:val="0"/>
        </w:rPr>
        <w:t xml:space="preserve">        Thời điểm kết thúc.</w:t>
      </w:r>
    </w:p>
    <w:p w:rsidR="00000000" w:rsidDel="00000000" w:rsidP="00000000" w:rsidRDefault="00000000" w:rsidRPr="00000000" w14:paraId="00000F78">
      <w:pPr>
        <w:rPr/>
      </w:pPr>
      <w:r w:rsidDel="00000000" w:rsidR="00000000" w:rsidRPr="00000000">
        <w:rPr>
          <w:rtl w:val="0"/>
        </w:rPr>
        <w:t xml:space="preserve">    8. status                       ENUM('ACTIVE','CANCELLED') Null:NO  </w:t>
      </w:r>
    </w:p>
    <w:p w:rsidR="00000000" w:rsidDel="00000000" w:rsidP="00000000" w:rsidRDefault="00000000" w:rsidRPr="00000000" w14:paraId="00000F79">
      <w:pPr>
        <w:rPr/>
      </w:pPr>
      <w:r w:rsidDel="00000000" w:rsidR="00000000" w:rsidRPr="00000000">
        <w:rPr>
          <w:rtl w:val="0"/>
        </w:rPr>
        <w:t xml:space="preserve">        · Mặc định = 'ACTIVE'</w:t>
      </w:r>
    </w:p>
    <w:p w:rsidR="00000000" w:rsidDel="00000000" w:rsidP="00000000" w:rsidRDefault="00000000" w:rsidRPr="00000000" w14:paraId="00000F7A">
      <w:pPr>
        <w:rPr/>
      </w:pPr>
      <w:r w:rsidDel="00000000" w:rsidR="00000000" w:rsidRPr="00000000">
        <w:rPr>
          <w:rtl w:val="0"/>
        </w:rPr>
        <w:t xml:space="preserve">        Trạng thái hiện tại của bản ghi.</w:t>
      </w:r>
    </w:p>
    <w:p w:rsidR="00000000" w:rsidDel="00000000" w:rsidP="00000000" w:rsidRDefault="00000000" w:rsidRPr="00000000" w14:paraId="00000F7B">
      <w:pPr>
        <w:rPr/>
      </w:pPr>
      <w:r w:rsidDel="00000000" w:rsidR="00000000" w:rsidRPr="00000000">
        <w:rPr>
          <w:rtl w:val="0"/>
        </w:rPr>
        <w:t xml:space="preserve">        Giá trị hợp lệ: ACTIVE | CANCELLED</w:t>
      </w:r>
    </w:p>
    <w:p w:rsidR="00000000" w:rsidDel="00000000" w:rsidP="00000000" w:rsidRDefault="00000000" w:rsidRPr="00000000" w14:paraId="00000F7C">
      <w:pPr>
        <w:rPr/>
      </w:pPr>
      <w:r w:rsidDel="00000000" w:rsidR="00000000" w:rsidRPr="00000000">
        <w:rPr>
          <w:rtl w:val="0"/>
        </w:rPr>
        <w:t xml:space="preserve">    9. created_by                   BIGINT UNSIGNED            Null:NO  </w:t>
      </w:r>
    </w:p>
    <w:p w:rsidR="00000000" w:rsidDel="00000000" w:rsidP="00000000" w:rsidRDefault="00000000" w:rsidRPr="00000000" w14:paraId="00000F7D">
      <w:pPr>
        <w:rPr/>
      </w:pPr>
      <w:r w:rsidDel="00000000" w:rsidR="00000000" w:rsidRPr="00000000">
        <w:rPr>
          <w:rtl w:val="0"/>
        </w:rPr>
        <w:t xml:space="preserve">        Người tạo bản ghi.</w:t>
      </w:r>
    </w:p>
    <w:p w:rsidR="00000000" w:rsidDel="00000000" w:rsidP="00000000" w:rsidRDefault="00000000" w:rsidRPr="00000000" w14:paraId="00000F7E">
      <w:pPr>
        <w:rPr/>
      </w:pPr>
      <w:r w:rsidDel="00000000" w:rsidR="00000000" w:rsidRPr="00000000">
        <w:rPr>
          <w:rtl w:val="0"/>
        </w:rPr>
        <w:t xml:space="preserve">   10. created_at                   DATETIME(3)                Null:NO  </w:t>
      </w:r>
    </w:p>
    <w:p w:rsidR="00000000" w:rsidDel="00000000" w:rsidP="00000000" w:rsidRDefault="00000000" w:rsidRPr="00000000" w14:paraId="00000F7F">
      <w:pPr>
        <w:rPr/>
      </w:pPr>
      <w:r w:rsidDel="00000000" w:rsidR="00000000" w:rsidRPr="00000000">
        <w:rPr>
          <w:rtl w:val="0"/>
        </w:rPr>
        <w:t xml:space="preserve">        · Mặc định = CURRENT_TIMESTAMP(3)</w:t>
      </w:r>
    </w:p>
    <w:p w:rsidR="00000000" w:rsidDel="00000000" w:rsidP="00000000" w:rsidRDefault="00000000" w:rsidRPr="00000000" w14:paraId="00000F80">
      <w:pPr>
        <w:rPr/>
      </w:pPr>
      <w:r w:rsidDel="00000000" w:rsidR="00000000" w:rsidRPr="00000000">
        <w:rPr>
          <w:rtl w:val="0"/>
        </w:rPr>
        <w:t xml:space="preserve">        Thời điểm bản ghi được tạo.</w:t>
      </w:r>
    </w:p>
    <w:p w:rsidR="00000000" w:rsidDel="00000000" w:rsidP="00000000" w:rsidRDefault="00000000" w:rsidRPr="00000000" w14:paraId="00000F81">
      <w:pPr>
        <w:rPr/>
      </w:pPr>
      <w:r w:rsidDel="00000000" w:rsidR="00000000" w:rsidRPr="00000000">
        <w:rPr>
          <w:rtl w:val="0"/>
        </w:rPr>
        <w:t xml:space="preserve">   11. updated_at                   DATETIME(3)                Null:NO  </w:t>
      </w:r>
    </w:p>
    <w:p w:rsidR="00000000" w:rsidDel="00000000" w:rsidP="00000000" w:rsidRDefault="00000000" w:rsidRPr="00000000" w14:paraId="00000F82">
      <w:pPr>
        <w:rPr/>
      </w:pPr>
      <w:r w:rsidDel="00000000" w:rsidR="00000000" w:rsidRPr="00000000">
        <w:rPr>
          <w:rtl w:val="0"/>
        </w:rPr>
        <w:t xml:space="preserve">        · Mặc định = CURRENT_TIMESTAMP(3)  |  AUTO-UPDATE</w:t>
      </w:r>
    </w:p>
    <w:p w:rsidR="00000000" w:rsidDel="00000000" w:rsidP="00000000" w:rsidRDefault="00000000" w:rsidRPr="00000000" w14:paraId="00000F83">
      <w:pPr>
        <w:rPr/>
      </w:pPr>
      <w:r w:rsidDel="00000000" w:rsidR="00000000" w:rsidRPr="00000000">
        <w:rPr>
          <w:rtl w:val="0"/>
        </w:rPr>
        <w:t xml:space="preserve">        Thời điểm cập nhật gần nhất (tự động cập nhật).</w:t>
      </w:r>
    </w:p>
    <w:p w:rsidR="00000000" w:rsidDel="00000000" w:rsidP="00000000" w:rsidRDefault="00000000" w:rsidRPr="00000000" w14:paraId="00000F84">
      <w:pPr>
        <w:rPr/>
      </w:pPr>
      <w:r w:rsidDel="00000000" w:rsidR="00000000" w:rsidRPr="00000000">
        <w:rPr>
          <w:rtl w:val="0"/>
        </w:rPr>
      </w:r>
    </w:p>
    <w:p w:rsidR="00000000" w:rsidDel="00000000" w:rsidP="00000000" w:rsidRDefault="00000000" w:rsidRPr="00000000" w14:paraId="00000F85">
      <w:pPr>
        <w:rPr/>
      </w:pPr>
      <w:r w:rsidDel="00000000" w:rsidR="00000000" w:rsidRPr="00000000">
        <w:rPr>
          <w:rtl w:val="0"/>
        </w:rPr>
      </w:r>
    </w:p>
    <w:p w:rsidR="00000000" w:rsidDel="00000000" w:rsidP="00000000" w:rsidRDefault="00000000" w:rsidRPr="00000000" w14:paraId="00000F86">
      <w:pPr>
        <w:rPr/>
      </w:pPr>
      <w:r w:rsidDel="00000000" w:rsidR="00000000" w:rsidRPr="00000000">
        <w:rPr>
          <w:rtl w:val="0"/>
        </w:rPr>
        <w:t xml:space="preserve">====================================================================================================</w:t>
      </w:r>
    </w:p>
    <w:p w:rsidR="00000000" w:rsidDel="00000000" w:rsidP="00000000" w:rsidRDefault="00000000" w:rsidRPr="00000000" w14:paraId="00000F87">
      <w:pPr>
        <w:rPr/>
      </w:pPr>
      <w:r w:rsidDel="00000000" w:rsidR="00000000" w:rsidRPr="00000000">
        <w:rPr>
          <w:rtl w:val="0"/>
        </w:rPr>
        <w:t xml:space="preserve">BẢNG 29/95 :  RESOURCE_HOLD</w:t>
      </w:r>
    </w:p>
    <w:p w:rsidR="00000000" w:rsidDel="00000000" w:rsidP="00000000" w:rsidRDefault="00000000" w:rsidRPr="00000000" w14:paraId="00000F88">
      <w:pPr>
        <w:rPr/>
      </w:pPr>
      <w:r w:rsidDel="00000000" w:rsidR="00000000" w:rsidRPr="00000000">
        <w:rPr>
          <w:rtl w:val="0"/>
        </w:rPr>
        <w:t xml:space="preserve">====================================================================================================</w:t>
      </w:r>
    </w:p>
    <w:p w:rsidR="00000000" w:rsidDel="00000000" w:rsidP="00000000" w:rsidRDefault="00000000" w:rsidRPr="00000000" w14:paraId="00000F89">
      <w:pPr>
        <w:rPr/>
      </w:pPr>
      <w:r w:rsidDel="00000000" w:rsidR="00000000" w:rsidRPr="00000000">
        <w:rPr>
          <w:rtl w:val="0"/>
        </w:rPr>
      </w:r>
    </w:p>
    <w:p w:rsidR="00000000" w:rsidDel="00000000" w:rsidP="00000000" w:rsidRDefault="00000000" w:rsidRPr="00000000" w14:paraId="00000F8A">
      <w:pPr>
        <w:rPr/>
      </w:pPr>
      <w:r w:rsidDel="00000000" w:rsidR="00000000" w:rsidRPr="00000000">
        <w:rPr>
          <w:rtl w:val="0"/>
        </w:rPr>
        <w:t xml:space="preserve">Ý NGHĨA: Giữ chỗ tạm thời trong lúc thanh toán (BR-11).</w:t>
      </w:r>
    </w:p>
    <w:p w:rsidR="00000000" w:rsidDel="00000000" w:rsidP="00000000" w:rsidRDefault="00000000" w:rsidRPr="00000000" w14:paraId="00000F8B">
      <w:pPr>
        <w:rPr/>
      </w:pPr>
      <w:r w:rsidDel="00000000" w:rsidR="00000000" w:rsidRPr="00000000">
        <w:rPr>
          <w:rtl w:val="0"/>
        </w:rPr>
      </w:r>
    </w:p>
    <w:p w:rsidR="00000000" w:rsidDel="00000000" w:rsidP="00000000" w:rsidRDefault="00000000" w:rsidRPr="00000000" w14:paraId="00000F8C">
      <w:pPr>
        <w:rPr/>
      </w:pPr>
      <w:r w:rsidDel="00000000" w:rsidR="00000000" w:rsidRPr="00000000">
        <w:rPr>
          <w:rtl w:val="0"/>
        </w:rPr>
        <w:t xml:space="preserve">  Khoá chính : id</w:t>
      </w:r>
    </w:p>
    <w:p w:rsidR="00000000" w:rsidDel="00000000" w:rsidP="00000000" w:rsidRDefault="00000000" w:rsidRPr="00000000" w14:paraId="00000F8D">
      <w:pPr>
        <w:rPr/>
      </w:pPr>
      <w:r w:rsidDel="00000000" w:rsidR="00000000" w:rsidRPr="00000000">
        <w:rPr>
          <w:rtl w:val="0"/>
        </w:rPr>
        <w:t xml:space="preserve">  Duy nhất   : uk_hold_token (hold_token)</w:t>
      </w:r>
    </w:p>
    <w:p w:rsidR="00000000" w:rsidDel="00000000" w:rsidP="00000000" w:rsidRDefault="00000000" w:rsidRPr="00000000" w14:paraId="00000F8E">
      <w:pPr>
        <w:rPr/>
      </w:pPr>
      <w:r w:rsidDel="00000000" w:rsidR="00000000" w:rsidRPr="00000000">
        <w:rPr>
          <w:rtl w:val="0"/>
        </w:rPr>
        <w:t xml:space="preserve">  Tham chiếu tới:</w:t>
      </w:r>
    </w:p>
    <w:p w:rsidR="00000000" w:rsidDel="00000000" w:rsidP="00000000" w:rsidRDefault="00000000" w:rsidRPr="00000000" w14:paraId="00000F8F">
      <w:pPr>
        <w:rPr/>
      </w:pPr>
      <w:r w:rsidDel="00000000" w:rsidR="00000000" w:rsidRPr="00000000">
        <w:rPr>
          <w:rtl w:val="0"/>
        </w:rPr>
        <w:t xml:space="preserve">      - customer_id                -&gt; user_account.id   [ON DELETE CASCADE]</w:t>
      </w:r>
    </w:p>
    <w:p w:rsidR="00000000" w:rsidDel="00000000" w:rsidP="00000000" w:rsidRDefault="00000000" w:rsidRPr="00000000" w14:paraId="00000F90">
      <w:pPr>
        <w:rPr/>
      </w:pPr>
      <w:r w:rsidDel="00000000" w:rsidR="00000000" w:rsidRPr="00000000">
        <w:rPr>
          <w:rtl w:val="0"/>
        </w:rPr>
        <w:t xml:space="preserve">      - workspace_id               -&gt; workspace.id   [ON DELETE CASCADE]</w:t>
      </w:r>
    </w:p>
    <w:p w:rsidR="00000000" w:rsidDel="00000000" w:rsidP="00000000" w:rsidRDefault="00000000" w:rsidRPr="00000000" w14:paraId="00000F91">
      <w:pPr>
        <w:rPr/>
      </w:pPr>
      <w:r w:rsidDel="00000000" w:rsidR="00000000" w:rsidRPr="00000000">
        <w:rPr>
          <w:rtl w:val="0"/>
        </w:rPr>
        <w:t xml:space="preserve">      - resource_id                -&gt; workspace_resource.id   [ON DELETE CASCADE]</w:t>
      </w:r>
    </w:p>
    <w:p w:rsidR="00000000" w:rsidDel="00000000" w:rsidP="00000000" w:rsidRDefault="00000000" w:rsidRPr="00000000" w14:paraId="00000F92">
      <w:pPr>
        <w:rPr/>
      </w:pPr>
      <w:r w:rsidDel="00000000" w:rsidR="00000000" w:rsidRPr="00000000">
        <w:rPr>
          <w:rtl w:val="0"/>
        </w:rPr>
        <w:t xml:space="preserve">      - booking_id                 -&gt; booking.id   [ON DELETE SET NULL]</w:t>
      </w:r>
    </w:p>
    <w:p w:rsidR="00000000" w:rsidDel="00000000" w:rsidP="00000000" w:rsidRDefault="00000000" w:rsidRPr="00000000" w14:paraId="00000F93">
      <w:pPr>
        <w:rPr/>
      </w:pPr>
      <w:r w:rsidDel="00000000" w:rsidR="00000000" w:rsidRPr="00000000">
        <w:rPr>
          <w:rtl w:val="0"/>
        </w:rPr>
        <w:t xml:space="preserve">  Được tham chiếu bởi: resource_time_slot.hold_id</w:t>
      </w:r>
    </w:p>
    <w:p w:rsidR="00000000" w:rsidDel="00000000" w:rsidP="00000000" w:rsidRDefault="00000000" w:rsidRPr="00000000" w14:paraId="00000F94">
      <w:pPr>
        <w:rPr/>
      </w:pPr>
      <w:r w:rsidDel="00000000" w:rsidR="00000000" w:rsidRPr="00000000">
        <w:rPr>
          <w:rtl w:val="0"/>
        </w:rPr>
      </w:r>
    </w:p>
    <w:p w:rsidR="00000000" w:rsidDel="00000000" w:rsidP="00000000" w:rsidRDefault="00000000" w:rsidRPr="00000000" w14:paraId="00000F95">
      <w:pPr>
        <w:rPr/>
      </w:pPr>
      <w:r w:rsidDel="00000000" w:rsidR="00000000" w:rsidRPr="00000000">
        <w:rPr>
          <w:rtl w:val="0"/>
        </w:rPr>
        <w:t xml:space="preserve">  DANH SÁCH THUỘC TÍNH</w:t>
      </w:r>
    </w:p>
    <w:p w:rsidR="00000000" w:rsidDel="00000000" w:rsidP="00000000" w:rsidRDefault="00000000" w:rsidRPr="00000000" w14:paraId="00000F96">
      <w:pPr>
        <w:rPr/>
      </w:pPr>
      <w:r w:rsidDel="00000000" w:rsidR="00000000" w:rsidRPr="00000000">
        <w:rPr>
          <w:rtl w:val="0"/>
        </w:rPr>
        <w:t xml:space="preserve">  --------------------------------------------------------------------------------------------------</w:t>
      </w:r>
    </w:p>
    <w:p w:rsidR="00000000" w:rsidDel="00000000" w:rsidP="00000000" w:rsidRDefault="00000000" w:rsidRPr="00000000" w14:paraId="00000F97">
      <w:pPr>
        <w:rPr/>
      </w:pPr>
      <w:r w:rsidDel="00000000" w:rsidR="00000000" w:rsidRPr="00000000">
        <w:rPr>
          <w:rtl w:val="0"/>
        </w:rPr>
        <w:t xml:space="preserve">    1. id                           BIGINT UNSIGNED            Null:NO   [PK]</w:t>
      </w:r>
    </w:p>
    <w:p w:rsidR="00000000" w:rsidDel="00000000" w:rsidP="00000000" w:rsidRDefault="00000000" w:rsidRPr="00000000" w14:paraId="00000F98">
      <w:pPr>
        <w:rPr/>
      </w:pPr>
      <w:r w:rsidDel="00000000" w:rsidR="00000000" w:rsidRPr="00000000">
        <w:rPr>
          <w:rtl w:val="0"/>
        </w:rPr>
        <w:t xml:space="preserve">        · AUTO_INCREMENT</w:t>
      </w:r>
    </w:p>
    <w:p w:rsidR="00000000" w:rsidDel="00000000" w:rsidP="00000000" w:rsidRDefault="00000000" w:rsidRPr="00000000" w14:paraId="00000F99">
      <w:pPr>
        <w:rPr/>
      </w:pPr>
      <w:r w:rsidDel="00000000" w:rsidR="00000000" w:rsidRPr="00000000">
        <w:rPr>
          <w:rtl w:val="0"/>
        </w:rPr>
        <w:t xml:space="preserve">        Khoá chính, tự tăng.</w:t>
      </w:r>
    </w:p>
    <w:p w:rsidR="00000000" w:rsidDel="00000000" w:rsidP="00000000" w:rsidRDefault="00000000" w:rsidRPr="00000000" w14:paraId="00000F9A">
      <w:pPr>
        <w:rPr/>
      </w:pPr>
      <w:r w:rsidDel="00000000" w:rsidR="00000000" w:rsidRPr="00000000">
        <w:rPr>
          <w:rtl w:val="0"/>
        </w:rPr>
        <w:t xml:space="preserve">    2. hold_token                   CHAR(36)                   Null:NO   [UQ]</w:t>
      </w:r>
    </w:p>
    <w:p w:rsidR="00000000" w:rsidDel="00000000" w:rsidP="00000000" w:rsidRDefault="00000000" w:rsidRPr="00000000" w14:paraId="00000F9B">
      <w:pPr>
        <w:rPr/>
      </w:pPr>
      <w:r w:rsidDel="00000000" w:rsidR="00000000" w:rsidRPr="00000000">
        <w:rPr>
          <w:rtl w:val="0"/>
        </w:rPr>
        <w:t xml:space="preserve">        Mã giữ chỗ tạm, khách dùng để tiếp tục hoàn tất đặt chỗ.</w:t>
      </w:r>
    </w:p>
    <w:p w:rsidR="00000000" w:rsidDel="00000000" w:rsidP="00000000" w:rsidRDefault="00000000" w:rsidRPr="00000000" w14:paraId="00000F9C">
      <w:pPr>
        <w:rPr/>
      </w:pPr>
      <w:r w:rsidDel="00000000" w:rsidR="00000000" w:rsidRPr="00000000">
        <w:rPr>
          <w:rtl w:val="0"/>
        </w:rPr>
        <w:t xml:space="preserve">    3. customer_id                  BIGINT UNSIGNED            Null:NO   [FK]</w:t>
      </w:r>
    </w:p>
    <w:p w:rsidR="00000000" w:rsidDel="00000000" w:rsidP="00000000" w:rsidRDefault="00000000" w:rsidRPr="00000000" w14:paraId="00000F9D">
      <w:pPr>
        <w:rPr/>
      </w:pPr>
      <w:r w:rsidDel="00000000" w:rsidR="00000000" w:rsidRPr="00000000">
        <w:rPr>
          <w:rtl w:val="0"/>
        </w:rPr>
        <w:t xml:space="preserve">        Khoá ngoại tới bảng user_account (Tài khoản đăng nhập).</w:t>
      </w:r>
    </w:p>
    <w:p w:rsidR="00000000" w:rsidDel="00000000" w:rsidP="00000000" w:rsidRDefault="00000000" w:rsidRPr="00000000" w14:paraId="00000F9E">
      <w:pPr>
        <w:rPr/>
      </w:pPr>
      <w:r w:rsidDel="00000000" w:rsidR="00000000" w:rsidRPr="00000000">
        <w:rPr>
          <w:rtl w:val="0"/>
        </w:rPr>
        <w:t xml:space="preserve">    4. workspace_id                 BIGINT UNSIGNED            Null:NO   [FK]</w:t>
      </w:r>
    </w:p>
    <w:p w:rsidR="00000000" w:rsidDel="00000000" w:rsidP="00000000" w:rsidRDefault="00000000" w:rsidRPr="00000000" w14:paraId="00000F9F">
      <w:pPr>
        <w:rPr/>
      </w:pPr>
      <w:r w:rsidDel="00000000" w:rsidR="00000000" w:rsidRPr="00000000">
        <w:rPr>
          <w:rtl w:val="0"/>
        </w:rPr>
        <w:t xml:space="preserve">        Khoá ngoại tới bảng workspace (Không gian làm việc).</w:t>
      </w:r>
    </w:p>
    <w:p w:rsidR="00000000" w:rsidDel="00000000" w:rsidP="00000000" w:rsidRDefault="00000000" w:rsidRPr="00000000" w14:paraId="00000FA0">
      <w:pPr>
        <w:rPr/>
      </w:pPr>
      <w:r w:rsidDel="00000000" w:rsidR="00000000" w:rsidRPr="00000000">
        <w:rPr>
          <w:rtl w:val="0"/>
        </w:rPr>
        <w:t xml:space="preserve">    5. resource_id                  BIGINT UNSIGNED            Null:NO   [FK/IDX]</w:t>
      </w:r>
    </w:p>
    <w:p w:rsidR="00000000" w:rsidDel="00000000" w:rsidP="00000000" w:rsidRDefault="00000000" w:rsidRPr="00000000" w14:paraId="00000FA1">
      <w:pPr>
        <w:rPr/>
      </w:pPr>
      <w:r w:rsidDel="00000000" w:rsidR="00000000" w:rsidRPr="00000000">
        <w:rPr>
          <w:rtl w:val="0"/>
        </w:rPr>
        <w:t xml:space="preserve">        Khoá ngoại tới bảng workspace_resource (Chỗ ngồi / phòng có thể đặt).</w:t>
      </w:r>
    </w:p>
    <w:p w:rsidR="00000000" w:rsidDel="00000000" w:rsidP="00000000" w:rsidRDefault="00000000" w:rsidRPr="00000000" w14:paraId="00000FA2">
      <w:pPr>
        <w:rPr/>
      </w:pPr>
      <w:r w:rsidDel="00000000" w:rsidR="00000000" w:rsidRPr="00000000">
        <w:rPr>
          <w:rtl w:val="0"/>
        </w:rPr>
        <w:t xml:space="preserve">    6. start_at                     DATETIME(3)                Null:NO   [IDX]</w:t>
      </w:r>
    </w:p>
    <w:p w:rsidR="00000000" w:rsidDel="00000000" w:rsidP="00000000" w:rsidRDefault="00000000" w:rsidRPr="00000000" w14:paraId="00000FA3">
      <w:pPr>
        <w:rPr/>
      </w:pPr>
      <w:r w:rsidDel="00000000" w:rsidR="00000000" w:rsidRPr="00000000">
        <w:rPr>
          <w:rtl w:val="0"/>
        </w:rPr>
        <w:t xml:space="preserve">        Thời điểm bắt đầu.</w:t>
      </w:r>
    </w:p>
    <w:p w:rsidR="00000000" w:rsidDel="00000000" w:rsidP="00000000" w:rsidRDefault="00000000" w:rsidRPr="00000000" w14:paraId="00000FA4">
      <w:pPr>
        <w:rPr/>
      </w:pPr>
      <w:r w:rsidDel="00000000" w:rsidR="00000000" w:rsidRPr="00000000">
        <w:rPr>
          <w:rtl w:val="0"/>
        </w:rPr>
        <w:t xml:space="preserve">    7. end_at                       DATETIME(3)                Null:NO   [IDX]</w:t>
      </w:r>
    </w:p>
    <w:p w:rsidR="00000000" w:rsidDel="00000000" w:rsidP="00000000" w:rsidRDefault="00000000" w:rsidRPr="00000000" w14:paraId="00000FA5">
      <w:pPr>
        <w:rPr/>
      </w:pPr>
      <w:r w:rsidDel="00000000" w:rsidR="00000000" w:rsidRPr="00000000">
        <w:rPr>
          <w:rtl w:val="0"/>
        </w:rPr>
        <w:t xml:space="preserve">        Thời điểm kết thúc.</w:t>
      </w:r>
    </w:p>
    <w:p w:rsidR="00000000" w:rsidDel="00000000" w:rsidP="00000000" w:rsidRDefault="00000000" w:rsidRPr="00000000" w14:paraId="00000FA6">
      <w:pPr>
        <w:rPr/>
      </w:pPr>
      <w:r w:rsidDel="00000000" w:rsidR="00000000" w:rsidRPr="00000000">
        <w:rPr>
          <w:rtl w:val="0"/>
        </w:rPr>
        <w:t xml:space="preserve">    8. status                       ENUM('ACTIVE','CONVERTED','EXPIRED','RELEASED') Null:NO   [IDX]</w:t>
      </w:r>
    </w:p>
    <w:p w:rsidR="00000000" w:rsidDel="00000000" w:rsidP="00000000" w:rsidRDefault="00000000" w:rsidRPr="00000000" w14:paraId="00000FA7">
      <w:pPr>
        <w:rPr/>
      </w:pPr>
      <w:r w:rsidDel="00000000" w:rsidR="00000000" w:rsidRPr="00000000">
        <w:rPr>
          <w:rtl w:val="0"/>
        </w:rPr>
        <w:t xml:space="preserve">        · Mặc định = 'ACTIVE'</w:t>
      </w:r>
    </w:p>
    <w:p w:rsidR="00000000" w:rsidDel="00000000" w:rsidP="00000000" w:rsidRDefault="00000000" w:rsidRPr="00000000" w14:paraId="00000FA8">
      <w:pPr>
        <w:rPr/>
      </w:pPr>
      <w:r w:rsidDel="00000000" w:rsidR="00000000" w:rsidRPr="00000000">
        <w:rPr>
          <w:rtl w:val="0"/>
        </w:rPr>
        <w:t xml:space="preserve">        Trạng thái hiện tại của bản ghi.</w:t>
      </w:r>
    </w:p>
    <w:p w:rsidR="00000000" w:rsidDel="00000000" w:rsidP="00000000" w:rsidRDefault="00000000" w:rsidRPr="00000000" w14:paraId="00000FA9">
      <w:pPr>
        <w:rPr/>
      </w:pPr>
      <w:r w:rsidDel="00000000" w:rsidR="00000000" w:rsidRPr="00000000">
        <w:rPr>
          <w:rtl w:val="0"/>
        </w:rPr>
        <w:t xml:space="preserve">        Giá trị hợp lệ: ACTIVE | CONVERTED | EXPIRED | RELEASED</w:t>
      </w:r>
    </w:p>
    <w:p w:rsidR="00000000" w:rsidDel="00000000" w:rsidP="00000000" w:rsidRDefault="00000000" w:rsidRPr="00000000" w14:paraId="00000FAA">
      <w:pPr>
        <w:rPr/>
      </w:pPr>
      <w:r w:rsidDel="00000000" w:rsidR="00000000" w:rsidRPr="00000000">
        <w:rPr>
          <w:rtl w:val="0"/>
        </w:rPr>
        <w:t xml:space="preserve">    9. expires_at                   DATETIME(3)                Null:NO   [IDX]</w:t>
      </w:r>
    </w:p>
    <w:p w:rsidR="00000000" w:rsidDel="00000000" w:rsidP="00000000" w:rsidRDefault="00000000" w:rsidRPr="00000000" w14:paraId="00000FAB">
      <w:pPr>
        <w:rPr/>
      </w:pPr>
      <w:r w:rsidDel="00000000" w:rsidR="00000000" w:rsidRPr="00000000">
        <w:rPr>
          <w:rtl w:val="0"/>
        </w:rPr>
        <w:t xml:space="preserve">        BR-11: created_at + 10 phút.</w:t>
      </w:r>
    </w:p>
    <w:p w:rsidR="00000000" w:rsidDel="00000000" w:rsidP="00000000" w:rsidRDefault="00000000" w:rsidRPr="00000000" w14:paraId="00000FAC">
      <w:pPr>
        <w:rPr/>
      </w:pPr>
      <w:r w:rsidDel="00000000" w:rsidR="00000000" w:rsidRPr="00000000">
        <w:rPr>
          <w:rtl w:val="0"/>
        </w:rPr>
        <w:t xml:space="preserve">   10. booking_id                   BIGINT UNSIGNED            Null:YES  [FK]</w:t>
      </w:r>
    </w:p>
    <w:p w:rsidR="00000000" w:rsidDel="00000000" w:rsidP="00000000" w:rsidRDefault="00000000" w:rsidRPr="00000000" w14:paraId="00000FAD">
      <w:pPr>
        <w:rPr/>
      </w:pPr>
      <w:r w:rsidDel="00000000" w:rsidR="00000000" w:rsidRPr="00000000">
        <w:rPr>
          <w:rtl w:val="0"/>
        </w:rPr>
        <w:t xml:space="preserve">        Khoá ngoại tới bảng booking (Đơn đặt chỗ). Có thể bỏ trống.</w:t>
      </w:r>
    </w:p>
    <w:p w:rsidR="00000000" w:rsidDel="00000000" w:rsidP="00000000" w:rsidRDefault="00000000" w:rsidRPr="00000000" w14:paraId="00000FAE">
      <w:pPr>
        <w:rPr/>
      </w:pPr>
      <w:r w:rsidDel="00000000" w:rsidR="00000000" w:rsidRPr="00000000">
        <w:rPr>
          <w:rtl w:val="0"/>
        </w:rPr>
        <w:t xml:space="preserve">   11. created_at                   DATETIME(3)                Null:NO  </w:t>
      </w:r>
    </w:p>
    <w:p w:rsidR="00000000" w:rsidDel="00000000" w:rsidP="00000000" w:rsidRDefault="00000000" w:rsidRPr="00000000" w14:paraId="00000FAF">
      <w:pPr>
        <w:rPr/>
      </w:pPr>
      <w:r w:rsidDel="00000000" w:rsidR="00000000" w:rsidRPr="00000000">
        <w:rPr>
          <w:rtl w:val="0"/>
        </w:rPr>
        <w:t xml:space="preserve">        · Mặc định = CURRENT_TIMESTAMP(3)</w:t>
      </w:r>
    </w:p>
    <w:p w:rsidR="00000000" w:rsidDel="00000000" w:rsidP="00000000" w:rsidRDefault="00000000" w:rsidRPr="00000000" w14:paraId="00000FB0">
      <w:pPr>
        <w:rPr/>
      </w:pPr>
      <w:r w:rsidDel="00000000" w:rsidR="00000000" w:rsidRPr="00000000">
        <w:rPr>
          <w:rtl w:val="0"/>
        </w:rPr>
        <w:t xml:space="preserve">        Thời điểm bản ghi được tạo.</w:t>
      </w:r>
    </w:p>
    <w:p w:rsidR="00000000" w:rsidDel="00000000" w:rsidP="00000000" w:rsidRDefault="00000000" w:rsidRPr="00000000" w14:paraId="00000FB1">
      <w:pPr>
        <w:rPr/>
      </w:pPr>
      <w:r w:rsidDel="00000000" w:rsidR="00000000" w:rsidRPr="00000000">
        <w:rPr>
          <w:rtl w:val="0"/>
        </w:rPr>
        <w:t xml:space="preserve">   12. released_at                  DATETIME(3)                Null:YES </w:t>
      </w:r>
    </w:p>
    <w:p w:rsidR="00000000" w:rsidDel="00000000" w:rsidP="00000000" w:rsidRDefault="00000000" w:rsidRPr="00000000" w14:paraId="00000FB2">
      <w:pPr>
        <w:rPr/>
      </w:pPr>
      <w:r w:rsidDel="00000000" w:rsidR="00000000" w:rsidRPr="00000000">
        <w:rPr>
          <w:rtl w:val="0"/>
        </w:rPr>
        <w:t xml:space="preserve">        Mốc thời gian: giải phóng.</w:t>
      </w:r>
    </w:p>
    <w:p w:rsidR="00000000" w:rsidDel="00000000" w:rsidP="00000000" w:rsidRDefault="00000000" w:rsidRPr="00000000" w14:paraId="00000FB3">
      <w:pPr>
        <w:rPr/>
      </w:pPr>
      <w:r w:rsidDel="00000000" w:rsidR="00000000" w:rsidRPr="00000000">
        <w:rPr>
          <w:rtl w:val="0"/>
        </w:rPr>
      </w:r>
    </w:p>
    <w:p w:rsidR="00000000" w:rsidDel="00000000" w:rsidP="00000000" w:rsidRDefault="00000000" w:rsidRPr="00000000" w14:paraId="00000FB4">
      <w:pPr>
        <w:rPr/>
      </w:pPr>
      <w:r w:rsidDel="00000000" w:rsidR="00000000" w:rsidRPr="00000000">
        <w:rPr>
          <w:rtl w:val="0"/>
        </w:rPr>
      </w:r>
    </w:p>
    <w:p w:rsidR="00000000" w:rsidDel="00000000" w:rsidP="00000000" w:rsidRDefault="00000000" w:rsidRPr="00000000" w14:paraId="00000FB5">
      <w:pPr>
        <w:rPr/>
      </w:pPr>
      <w:r w:rsidDel="00000000" w:rsidR="00000000" w:rsidRPr="00000000">
        <w:rPr>
          <w:rtl w:val="0"/>
        </w:rPr>
        <w:t xml:space="preserve">====================================================================================================</w:t>
      </w:r>
    </w:p>
    <w:p w:rsidR="00000000" w:rsidDel="00000000" w:rsidP="00000000" w:rsidRDefault="00000000" w:rsidRPr="00000000" w14:paraId="00000FB6">
      <w:pPr>
        <w:rPr/>
      </w:pPr>
      <w:r w:rsidDel="00000000" w:rsidR="00000000" w:rsidRPr="00000000">
        <w:rPr>
          <w:rtl w:val="0"/>
        </w:rPr>
        <w:t xml:space="preserve">BẢNG 30/95 :  RESOURCE_TIME_SLOT</w:t>
      </w:r>
    </w:p>
    <w:p w:rsidR="00000000" w:rsidDel="00000000" w:rsidP="00000000" w:rsidRDefault="00000000" w:rsidRPr="00000000" w14:paraId="00000FB7">
      <w:pPr>
        <w:rPr/>
      </w:pPr>
      <w:r w:rsidDel="00000000" w:rsidR="00000000" w:rsidRPr="00000000">
        <w:rPr>
          <w:rtl w:val="0"/>
        </w:rPr>
        <w:t xml:space="preserve">====================================================================================================</w:t>
      </w:r>
    </w:p>
    <w:p w:rsidR="00000000" w:rsidDel="00000000" w:rsidP="00000000" w:rsidRDefault="00000000" w:rsidRPr="00000000" w14:paraId="00000FB8">
      <w:pPr>
        <w:rPr/>
      </w:pPr>
      <w:r w:rsidDel="00000000" w:rsidR="00000000" w:rsidRPr="00000000">
        <w:rPr>
          <w:rtl w:val="0"/>
        </w:rPr>
      </w:r>
    </w:p>
    <w:p w:rsidR="00000000" w:rsidDel="00000000" w:rsidP="00000000" w:rsidRDefault="00000000" w:rsidRPr="00000000" w14:paraId="00000FB9">
      <w:pPr>
        <w:rPr/>
      </w:pPr>
      <w:r w:rsidDel="00000000" w:rsidR="00000000" w:rsidRPr="00000000">
        <w:rPr>
          <w:rtl w:val="0"/>
        </w:rPr>
        <w:t xml:space="preserve">Ý NGHĨA: Bảng khoá slot chống trùng lịch ở mức CSDL (BR-35, CR04, MSG28).</w:t>
      </w:r>
    </w:p>
    <w:p w:rsidR="00000000" w:rsidDel="00000000" w:rsidP="00000000" w:rsidRDefault="00000000" w:rsidRPr="00000000" w14:paraId="00000FBA">
      <w:pPr>
        <w:rPr/>
      </w:pPr>
      <w:r w:rsidDel="00000000" w:rsidR="00000000" w:rsidRPr="00000000">
        <w:rPr>
          <w:rtl w:val="0"/>
        </w:rPr>
      </w:r>
    </w:p>
    <w:p w:rsidR="00000000" w:rsidDel="00000000" w:rsidP="00000000" w:rsidRDefault="00000000" w:rsidRPr="00000000" w14:paraId="00000FBB">
      <w:pPr>
        <w:rPr/>
      </w:pPr>
      <w:r w:rsidDel="00000000" w:rsidR="00000000" w:rsidRPr="00000000">
        <w:rPr>
          <w:rtl w:val="0"/>
        </w:rPr>
        <w:t xml:space="preserve">  Khoá chính : id</w:t>
      </w:r>
    </w:p>
    <w:p w:rsidR="00000000" w:rsidDel="00000000" w:rsidP="00000000" w:rsidRDefault="00000000" w:rsidRPr="00000000" w14:paraId="00000FBC">
      <w:pPr>
        <w:rPr/>
      </w:pPr>
      <w:r w:rsidDel="00000000" w:rsidR="00000000" w:rsidRPr="00000000">
        <w:rPr>
          <w:rtl w:val="0"/>
        </w:rPr>
        <w:t xml:space="preserve">  Duy nhất   : uk_slot_resource_start (resource_id, slot_start)</w:t>
      </w:r>
    </w:p>
    <w:p w:rsidR="00000000" w:rsidDel="00000000" w:rsidP="00000000" w:rsidRDefault="00000000" w:rsidRPr="00000000" w14:paraId="00000FBD">
      <w:pPr>
        <w:rPr/>
      </w:pPr>
      <w:r w:rsidDel="00000000" w:rsidR="00000000" w:rsidRPr="00000000">
        <w:rPr>
          <w:rtl w:val="0"/>
        </w:rPr>
        <w:t xml:space="preserve">  Tham chiếu tới:</w:t>
      </w:r>
    </w:p>
    <w:p w:rsidR="00000000" w:rsidDel="00000000" w:rsidP="00000000" w:rsidRDefault="00000000" w:rsidRPr="00000000" w14:paraId="00000FBE">
      <w:pPr>
        <w:rPr/>
      </w:pPr>
      <w:r w:rsidDel="00000000" w:rsidR="00000000" w:rsidRPr="00000000">
        <w:rPr>
          <w:rtl w:val="0"/>
        </w:rPr>
        <w:t xml:space="preserve">      - resource_id                -&gt; workspace_resource.id   [ON DELETE CASCADE]</w:t>
      </w:r>
    </w:p>
    <w:p w:rsidR="00000000" w:rsidDel="00000000" w:rsidP="00000000" w:rsidRDefault="00000000" w:rsidRPr="00000000" w14:paraId="00000FBF">
      <w:pPr>
        <w:rPr/>
      </w:pPr>
      <w:r w:rsidDel="00000000" w:rsidR="00000000" w:rsidRPr="00000000">
        <w:rPr>
          <w:rtl w:val="0"/>
        </w:rPr>
        <w:t xml:space="preserve">      - hold_id                    -&gt; resource_hold.id   [ON DELETE CASCADE]</w:t>
      </w:r>
    </w:p>
    <w:p w:rsidR="00000000" w:rsidDel="00000000" w:rsidP="00000000" w:rsidRDefault="00000000" w:rsidRPr="00000000" w14:paraId="00000FC0">
      <w:pPr>
        <w:rPr/>
      </w:pPr>
      <w:r w:rsidDel="00000000" w:rsidR="00000000" w:rsidRPr="00000000">
        <w:rPr>
          <w:rtl w:val="0"/>
        </w:rPr>
        <w:t xml:space="preserve">      - block_id                   -&gt; blocked_time_slot.id   [ON DELETE CASCADE]</w:t>
      </w:r>
    </w:p>
    <w:p w:rsidR="00000000" w:rsidDel="00000000" w:rsidP="00000000" w:rsidRDefault="00000000" w:rsidRPr="00000000" w14:paraId="00000FC1">
      <w:pPr>
        <w:rPr/>
      </w:pPr>
      <w:r w:rsidDel="00000000" w:rsidR="00000000" w:rsidRPr="00000000">
        <w:rPr>
          <w:rtl w:val="0"/>
        </w:rPr>
        <w:t xml:space="preserve">      - booking_item_id            -&gt; booking_item.id   [ON DELETE CASCADE]</w:t>
      </w:r>
    </w:p>
    <w:p w:rsidR="00000000" w:rsidDel="00000000" w:rsidP="00000000" w:rsidRDefault="00000000" w:rsidRPr="00000000" w14:paraId="00000FC2">
      <w:pPr>
        <w:rPr/>
      </w:pPr>
      <w:r w:rsidDel="00000000" w:rsidR="00000000" w:rsidRPr="00000000">
        <w:rPr>
          <w:rtl w:val="0"/>
        </w:rPr>
      </w:r>
    </w:p>
    <w:p w:rsidR="00000000" w:rsidDel="00000000" w:rsidP="00000000" w:rsidRDefault="00000000" w:rsidRPr="00000000" w14:paraId="00000FC3">
      <w:pPr>
        <w:rPr/>
      </w:pPr>
      <w:r w:rsidDel="00000000" w:rsidR="00000000" w:rsidRPr="00000000">
        <w:rPr>
          <w:rtl w:val="0"/>
        </w:rPr>
        <w:t xml:space="preserve">  DANH SÁCH THUỘC TÍNH</w:t>
      </w:r>
    </w:p>
    <w:p w:rsidR="00000000" w:rsidDel="00000000" w:rsidP="00000000" w:rsidRDefault="00000000" w:rsidRPr="00000000" w14:paraId="00000FC4">
      <w:pPr>
        <w:rPr/>
      </w:pPr>
      <w:r w:rsidDel="00000000" w:rsidR="00000000" w:rsidRPr="00000000">
        <w:rPr>
          <w:rtl w:val="0"/>
        </w:rPr>
        <w:t xml:space="preserve">  --------------------------------------------------------------------------------------------------</w:t>
      </w:r>
    </w:p>
    <w:p w:rsidR="00000000" w:rsidDel="00000000" w:rsidP="00000000" w:rsidRDefault="00000000" w:rsidRPr="00000000" w14:paraId="00000FC5">
      <w:pPr>
        <w:rPr/>
      </w:pPr>
      <w:r w:rsidDel="00000000" w:rsidR="00000000" w:rsidRPr="00000000">
        <w:rPr>
          <w:rtl w:val="0"/>
        </w:rPr>
        <w:t xml:space="preserve">    1. id                           BIGINT UNSIGNED            Null:NO   [PK]</w:t>
      </w:r>
    </w:p>
    <w:p w:rsidR="00000000" w:rsidDel="00000000" w:rsidP="00000000" w:rsidRDefault="00000000" w:rsidRPr="00000000" w14:paraId="00000FC6">
      <w:pPr>
        <w:rPr/>
      </w:pPr>
      <w:r w:rsidDel="00000000" w:rsidR="00000000" w:rsidRPr="00000000">
        <w:rPr>
          <w:rtl w:val="0"/>
        </w:rPr>
        <w:t xml:space="preserve">        · AUTO_INCREMENT</w:t>
      </w:r>
    </w:p>
    <w:p w:rsidR="00000000" w:rsidDel="00000000" w:rsidP="00000000" w:rsidRDefault="00000000" w:rsidRPr="00000000" w14:paraId="00000FC7">
      <w:pPr>
        <w:rPr/>
      </w:pPr>
      <w:r w:rsidDel="00000000" w:rsidR="00000000" w:rsidRPr="00000000">
        <w:rPr>
          <w:rtl w:val="0"/>
        </w:rPr>
        <w:t xml:space="preserve">        Khoá chính, tự tăng.</w:t>
      </w:r>
    </w:p>
    <w:p w:rsidR="00000000" w:rsidDel="00000000" w:rsidP="00000000" w:rsidRDefault="00000000" w:rsidRPr="00000000" w14:paraId="00000FC8">
      <w:pPr>
        <w:rPr/>
      </w:pPr>
      <w:r w:rsidDel="00000000" w:rsidR="00000000" w:rsidRPr="00000000">
        <w:rPr>
          <w:rtl w:val="0"/>
        </w:rPr>
        <w:t xml:space="preserve">    2. resource_id                  BIGINT UNSIGNED            Null:NO   [FK/UQ]</w:t>
      </w:r>
    </w:p>
    <w:p w:rsidR="00000000" w:rsidDel="00000000" w:rsidP="00000000" w:rsidRDefault="00000000" w:rsidRPr="00000000" w14:paraId="00000FC9">
      <w:pPr>
        <w:rPr/>
      </w:pPr>
      <w:r w:rsidDel="00000000" w:rsidR="00000000" w:rsidRPr="00000000">
        <w:rPr>
          <w:rtl w:val="0"/>
        </w:rPr>
        <w:t xml:space="preserve">        Khoá ngoại tới bảng workspace_resource (Chỗ ngồi / phòng có thể đặt).</w:t>
      </w:r>
    </w:p>
    <w:p w:rsidR="00000000" w:rsidDel="00000000" w:rsidP="00000000" w:rsidRDefault="00000000" w:rsidRPr="00000000" w14:paraId="00000FCA">
      <w:pPr>
        <w:rPr/>
      </w:pPr>
      <w:r w:rsidDel="00000000" w:rsidR="00000000" w:rsidRPr="00000000">
        <w:rPr>
          <w:rtl w:val="0"/>
        </w:rPr>
        <w:t xml:space="preserve">    3. slot_start                   DATETIME(3)                Null:NO   [UQ]</w:t>
      </w:r>
    </w:p>
    <w:p w:rsidR="00000000" w:rsidDel="00000000" w:rsidP="00000000" w:rsidRDefault="00000000" w:rsidRPr="00000000" w14:paraId="00000FCB">
      <w:pPr>
        <w:rPr/>
      </w:pPr>
      <w:r w:rsidDel="00000000" w:rsidR="00000000" w:rsidRPr="00000000">
        <w:rPr>
          <w:rtl w:val="0"/>
        </w:rPr>
        <w:t xml:space="preserve">        Chuẩn hoá theo bước 30 phút.</w:t>
      </w:r>
    </w:p>
    <w:p w:rsidR="00000000" w:rsidDel="00000000" w:rsidP="00000000" w:rsidRDefault="00000000" w:rsidRPr="00000000" w14:paraId="00000FCC">
      <w:pPr>
        <w:rPr/>
      </w:pPr>
      <w:r w:rsidDel="00000000" w:rsidR="00000000" w:rsidRPr="00000000">
        <w:rPr>
          <w:rtl w:val="0"/>
        </w:rPr>
        <w:t xml:space="preserve">    4. slot_end                     DATETIME(3)                Null:NO  </w:t>
      </w:r>
    </w:p>
    <w:p w:rsidR="00000000" w:rsidDel="00000000" w:rsidP="00000000" w:rsidRDefault="00000000" w:rsidRPr="00000000" w14:paraId="00000FCD">
      <w:pPr>
        <w:rPr/>
      </w:pPr>
      <w:r w:rsidDel="00000000" w:rsidR="00000000" w:rsidRPr="00000000">
        <w:rPr>
          <w:rtl w:val="0"/>
        </w:rPr>
        <w:t xml:space="preserve">        Thời điểm kết thúc của khung giờ.</w:t>
      </w:r>
    </w:p>
    <w:p w:rsidR="00000000" w:rsidDel="00000000" w:rsidP="00000000" w:rsidRDefault="00000000" w:rsidRPr="00000000" w14:paraId="00000FCE">
      <w:pPr>
        <w:rPr/>
      </w:pPr>
      <w:r w:rsidDel="00000000" w:rsidR="00000000" w:rsidRPr="00000000">
        <w:rPr>
          <w:rtl w:val="0"/>
        </w:rPr>
        <w:t xml:space="preserve">    5. occupied_by                  ENUM('BOOKING','HOLD','BLOCK') Null:NO  </w:t>
      </w:r>
    </w:p>
    <w:p w:rsidR="00000000" w:rsidDel="00000000" w:rsidP="00000000" w:rsidRDefault="00000000" w:rsidRPr="00000000" w14:paraId="00000FCF">
      <w:pPr>
        <w:rPr/>
      </w:pPr>
      <w:r w:rsidDel="00000000" w:rsidR="00000000" w:rsidRPr="00000000">
        <w:rPr>
          <w:rtl w:val="0"/>
        </w:rPr>
        <w:t xml:space="preserve">        Nguồn chiếm dụng khung giờ: đơn đặt chỗ, lượt giữ chỗ tạm, hay khoảng bị chặn.</w:t>
      </w:r>
    </w:p>
    <w:p w:rsidR="00000000" w:rsidDel="00000000" w:rsidP="00000000" w:rsidRDefault="00000000" w:rsidRPr="00000000" w14:paraId="00000FD0">
      <w:pPr>
        <w:rPr/>
      </w:pPr>
      <w:r w:rsidDel="00000000" w:rsidR="00000000" w:rsidRPr="00000000">
        <w:rPr>
          <w:rtl w:val="0"/>
        </w:rPr>
        <w:t xml:space="preserve">        Giá trị hợp lệ: BOOKING | HOLD | BLOCK</w:t>
      </w:r>
    </w:p>
    <w:p w:rsidR="00000000" w:rsidDel="00000000" w:rsidP="00000000" w:rsidRDefault="00000000" w:rsidRPr="00000000" w14:paraId="00000FD1">
      <w:pPr>
        <w:rPr/>
      </w:pPr>
      <w:r w:rsidDel="00000000" w:rsidR="00000000" w:rsidRPr="00000000">
        <w:rPr>
          <w:rtl w:val="0"/>
        </w:rPr>
        <w:t xml:space="preserve">    6. booking_item_id              BIGINT UNSIGNED            Null:YES  [FK/IDX]</w:t>
      </w:r>
    </w:p>
    <w:p w:rsidR="00000000" w:rsidDel="00000000" w:rsidP="00000000" w:rsidRDefault="00000000" w:rsidRPr="00000000" w14:paraId="00000FD2">
      <w:pPr>
        <w:rPr/>
      </w:pPr>
      <w:r w:rsidDel="00000000" w:rsidR="00000000" w:rsidRPr="00000000">
        <w:rPr>
          <w:rtl w:val="0"/>
        </w:rPr>
        <w:t xml:space="preserve">        Khoá ngoại tới bảng booking_item (Chi tiết chỗ ngồi/phòng trong 1 booking). Có thể bỏ trống.</w:t>
      </w:r>
    </w:p>
    <w:p w:rsidR="00000000" w:rsidDel="00000000" w:rsidP="00000000" w:rsidRDefault="00000000" w:rsidRPr="00000000" w14:paraId="00000FD3">
      <w:pPr>
        <w:rPr/>
      </w:pPr>
      <w:r w:rsidDel="00000000" w:rsidR="00000000" w:rsidRPr="00000000">
        <w:rPr>
          <w:rtl w:val="0"/>
        </w:rPr>
        <w:t xml:space="preserve">    7. hold_id                      BIGINT UNSIGNED            Null:YES  [FK/IDX]</w:t>
      </w:r>
    </w:p>
    <w:p w:rsidR="00000000" w:rsidDel="00000000" w:rsidP="00000000" w:rsidRDefault="00000000" w:rsidRPr="00000000" w14:paraId="00000FD4">
      <w:pPr>
        <w:rPr/>
      </w:pPr>
      <w:r w:rsidDel="00000000" w:rsidR="00000000" w:rsidRPr="00000000">
        <w:rPr>
          <w:rtl w:val="0"/>
        </w:rPr>
        <w:t xml:space="preserve">        Khoá ngoại tới bảng resource_hold (Giữ chỗ tạm thời trong lúc thanh toán). Có thể bỏ trống.</w:t>
      </w:r>
    </w:p>
    <w:p w:rsidR="00000000" w:rsidDel="00000000" w:rsidP="00000000" w:rsidRDefault="00000000" w:rsidRPr="00000000" w14:paraId="00000FD5">
      <w:pPr>
        <w:rPr/>
      </w:pPr>
      <w:r w:rsidDel="00000000" w:rsidR="00000000" w:rsidRPr="00000000">
        <w:rPr>
          <w:rtl w:val="0"/>
        </w:rPr>
        <w:t xml:space="preserve">    8. block_id                     BIGINT UNSIGNED            Null:YES  [FK]</w:t>
      </w:r>
    </w:p>
    <w:p w:rsidR="00000000" w:rsidDel="00000000" w:rsidP="00000000" w:rsidRDefault="00000000" w:rsidRPr="00000000" w14:paraId="00000FD6">
      <w:pPr>
        <w:rPr/>
      </w:pPr>
      <w:r w:rsidDel="00000000" w:rsidR="00000000" w:rsidRPr="00000000">
        <w:rPr>
          <w:rtl w:val="0"/>
        </w:rPr>
        <w:t xml:space="preserve">        Khoá ngoại tới bảng blocked_time_slot (Khoảng thời gian bị chặn đặt chỗ). Có thể bỏ trống.</w:t>
      </w:r>
    </w:p>
    <w:p w:rsidR="00000000" w:rsidDel="00000000" w:rsidP="00000000" w:rsidRDefault="00000000" w:rsidRPr="00000000" w14:paraId="00000FD7">
      <w:pPr>
        <w:rPr/>
      </w:pPr>
      <w:r w:rsidDel="00000000" w:rsidR="00000000" w:rsidRPr="00000000">
        <w:rPr>
          <w:rtl w:val="0"/>
        </w:rPr>
        <w:t xml:space="preserve">    9. created_at                   DATETIME(3)                Null:NO  </w:t>
      </w:r>
    </w:p>
    <w:p w:rsidR="00000000" w:rsidDel="00000000" w:rsidP="00000000" w:rsidRDefault="00000000" w:rsidRPr="00000000" w14:paraId="00000FD8">
      <w:pPr>
        <w:rPr/>
      </w:pPr>
      <w:r w:rsidDel="00000000" w:rsidR="00000000" w:rsidRPr="00000000">
        <w:rPr>
          <w:rtl w:val="0"/>
        </w:rPr>
        <w:t xml:space="preserve">        · Mặc định = CURRENT_TIMESTAMP(3)</w:t>
      </w:r>
    </w:p>
    <w:p w:rsidR="00000000" w:rsidDel="00000000" w:rsidP="00000000" w:rsidRDefault="00000000" w:rsidRPr="00000000" w14:paraId="00000FD9">
      <w:pPr>
        <w:rPr/>
      </w:pPr>
      <w:r w:rsidDel="00000000" w:rsidR="00000000" w:rsidRPr="00000000">
        <w:rPr>
          <w:rtl w:val="0"/>
        </w:rPr>
        <w:t xml:space="preserve">        Thời điểm bản ghi được tạo.</w:t>
      </w:r>
    </w:p>
    <w:p w:rsidR="00000000" w:rsidDel="00000000" w:rsidP="00000000" w:rsidRDefault="00000000" w:rsidRPr="00000000" w14:paraId="00000FDA">
      <w:pPr>
        <w:rPr/>
      </w:pPr>
      <w:r w:rsidDel="00000000" w:rsidR="00000000" w:rsidRPr="00000000">
        <w:rPr>
          <w:rtl w:val="0"/>
        </w:rPr>
      </w:r>
    </w:p>
    <w:p w:rsidR="00000000" w:rsidDel="00000000" w:rsidP="00000000" w:rsidRDefault="00000000" w:rsidRPr="00000000" w14:paraId="00000FDB">
      <w:pPr>
        <w:rPr/>
      </w:pPr>
      <w:r w:rsidDel="00000000" w:rsidR="00000000" w:rsidRPr="00000000">
        <w:rPr>
          <w:rtl w:val="0"/>
        </w:rPr>
      </w:r>
    </w:p>
    <w:p w:rsidR="00000000" w:rsidDel="00000000" w:rsidP="00000000" w:rsidRDefault="00000000" w:rsidRPr="00000000" w14:paraId="00000FDC">
      <w:pPr>
        <w:rPr/>
      </w:pPr>
      <w:r w:rsidDel="00000000" w:rsidR="00000000" w:rsidRPr="00000000">
        <w:rPr>
          <w:rtl w:val="0"/>
        </w:rPr>
        <w:t xml:space="preserve">####################################################################################################</w:t>
      </w:r>
    </w:p>
    <w:p w:rsidR="00000000" w:rsidDel="00000000" w:rsidP="00000000" w:rsidRDefault="00000000" w:rsidRPr="00000000" w14:paraId="00000FDD">
      <w:pPr>
        <w:rPr/>
      </w:pPr>
      <w:r w:rsidDel="00000000" w:rsidR="00000000" w:rsidRPr="00000000">
        <w:rPr>
          <w:rtl w:val="0"/>
        </w:rPr>
        <w:t xml:space="preserve">#  MODULE M08 — SEARCH &amp; DISCOVERY  (14 UC)</w:t>
      </w:r>
    </w:p>
    <w:p w:rsidR="00000000" w:rsidDel="00000000" w:rsidP="00000000" w:rsidRDefault="00000000" w:rsidRPr="00000000" w14:paraId="00000FDE">
      <w:pPr>
        <w:rPr/>
      </w:pPr>
      <w:r w:rsidDel="00000000" w:rsidR="00000000" w:rsidRPr="00000000">
        <w:rPr>
          <w:rtl w:val="0"/>
        </w:rPr>
        <w:t xml:space="preserve">####################################################################################################</w:t>
      </w:r>
    </w:p>
    <w:p w:rsidR="00000000" w:rsidDel="00000000" w:rsidP="00000000" w:rsidRDefault="00000000" w:rsidRPr="00000000" w14:paraId="00000FDF">
      <w:pPr>
        <w:rPr/>
      </w:pPr>
      <w:r w:rsidDel="00000000" w:rsidR="00000000" w:rsidRPr="00000000">
        <w:rPr>
          <w:rtl w:val="0"/>
        </w:rPr>
      </w:r>
    </w:p>
    <w:p w:rsidR="00000000" w:rsidDel="00000000" w:rsidP="00000000" w:rsidRDefault="00000000" w:rsidRPr="00000000" w14:paraId="00000FE0">
      <w:pPr>
        <w:rPr/>
      </w:pPr>
      <w:r w:rsidDel="00000000" w:rsidR="00000000" w:rsidRPr="00000000">
        <w:rPr>
          <w:rtl w:val="0"/>
        </w:rPr>
        <w:t xml:space="preserve">====================================================================================================</w:t>
      </w:r>
    </w:p>
    <w:p w:rsidR="00000000" w:rsidDel="00000000" w:rsidP="00000000" w:rsidRDefault="00000000" w:rsidRPr="00000000" w14:paraId="00000FE1">
      <w:pPr>
        <w:rPr/>
      </w:pPr>
      <w:r w:rsidDel="00000000" w:rsidR="00000000" w:rsidRPr="00000000">
        <w:rPr>
          <w:rtl w:val="0"/>
        </w:rPr>
        <w:t xml:space="preserve">BẢNG 31/95 :  SAVED_SEARCH_FILTER</w:t>
      </w:r>
    </w:p>
    <w:p w:rsidR="00000000" w:rsidDel="00000000" w:rsidP="00000000" w:rsidRDefault="00000000" w:rsidRPr="00000000" w14:paraId="00000FE2">
      <w:pPr>
        <w:rPr/>
      </w:pPr>
      <w:r w:rsidDel="00000000" w:rsidR="00000000" w:rsidRPr="00000000">
        <w:rPr>
          <w:rtl w:val="0"/>
        </w:rPr>
        <w:t xml:space="preserve">====================================================================================================</w:t>
      </w:r>
    </w:p>
    <w:p w:rsidR="00000000" w:rsidDel="00000000" w:rsidP="00000000" w:rsidRDefault="00000000" w:rsidRPr="00000000" w14:paraId="00000FE3">
      <w:pPr>
        <w:rPr/>
      </w:pPr>
      <w:r w:rsidDel="00000000" w:rsidR="00000000" w:rsidRPr="00000000">
        <w:rPr>
          <w:rtl w:val="0"/>
        </w:rPr>
      </w:r>
    </w:p>
    <w:p w:rsidR="00000000" w:rsidDel="00000000" w:rsidP="00000000" w:rsidRDefault="00000000" w:rsidRPr="00000000" w14:paraId="00000FE4">
      <w:pPr>
        <w:rPr/>
      </w:pPr>
      <w:r w:rsidDel="00000000" w:rsidR="00000000" w:rsidRPr="00000000">
        <w:rPr>
          <w:rtl w:val="0"/>
        </w:rPr>
        <w:t xml:space="preserve">Ý NGHĨA: Bộ lọc tìm kiếm đã lưu (M08-UC05..UC09).</w:t>
      </w:r>
    </w:p>
    <w:p w:rsidR="00000000" w:rsidDel="00000000" w:rsidP="00000000" w:rsidRDefault="00000000" w:rsidRPr="00000000" w14:paraId="00000FE5">
      <w:pPr>
        <w:rPr/>
      </w:pPr>
      <w:r w:rsidDel="00000000" w:rsidR="00000000" w:rsidRPr="00000000">
        <w:rPr>
          <w:rtl w:val="0"/>
        </w:rPr>
      </w:r>
    </w:p>
    <w:p w:rsidR="00000000" w:rsidDel="00000000" w:rsidP="00000000" w:rsidRDefault="00000000" w:rsidRPr="00000000" w14:paraId="00000FE6">
      <w:pPr>
        <w:rPr/>
      </w:pPr>
      <w:r w:rsidDel="00000000" w:rsidR="00000000" w:rsidRPr="00000000">
        <w:rPr>
          <w:rtl w:val="0"/>
        </w:rPr>
        <w:t xml:space="preserve">  Khoá chính : id</w:t>
      </w:r>
    </w:p>
    <w:p w:rsidR="00000000" w:rsidDel="00000000" w:rsidP="00000000" w:rsidRDefault="00000000" w:rsidRPr="00000000" w14:paraId="00000FE7">
      <w:pPr>
        <w:rPr/>
      </w:pPr>
      <w:r w:rsidDel="00000000" w:rsidR="00000000" w:rsidRPr="00000000">
        <w:rPr>
          <w:rtl w:val="0"/>
        </w:rPr>
        <w:t xml:space="preserve">  Duy nhất   : uk_ssf_customer_name (customer_id, name)</w:t>
      </w:r>
    </w:p>
    <w:p w:rsidR="00000000" w:rsidDel="00000000" w:rsidP="00000000" w:rsidRDefault="00000000" w:rsidRPr="00000000" w14:paraId="00000FE8">
      <w:pPr>
        <w:rPr/>
      </w:pPr>
      <w:r w:rsidDel="00000000" w:rsidR="00000000" w:rsidRPr="00000000">
        <w:rPr>
          <w:rtl w:val="0"/>
        </w:rPr>
        <w:t xml:space="preserve">  Tham chiếu tới:</w:t>
      </w:r>
    </w:p>
    <w:p w:rsidR="00000000" w:rsidDel="00000000" w:rsidP="00000000" w:rsidRDefault="00000000" w:rsidRPr="00000000" w14:paraId="00000FE9">
      <w:pPr>
        <w:rPr/>
      </w:pPr>
      <w:r w:rsidDel="00000000" w:rsidR="00000000" w:rsidRPr="00000000">
        <w:rPr>
          <w:rtl w:val="0"/>
        </w:rPr>
        <w:t xml:space="preserve">      - customer_id                -&gt; user_account.id   [ON DELETE CASCADE]</w:t>
      </w:r>
    </w:p>
    <w:p w:rsidR="00000000" w:rsidDel="00000000" w:rsidP="00000000" w:rsidRDefault="00000000" w:rsidRPr="00000000" w14:paraId="00000FEA">
      <w:pPr>
        <w:rPr/>
      </w:pPr>
      <w:r w:rsidDel="00000000" w:rsidR="00000000" w:rsidRPr="00000000">
        <w:rPr>
          <w:rtl w:val="0"/>
        </w:rPr>
      </w:r>
    </w:p>
    <w:p w:rsidR="00000000" w:rsidDel="00000000" w:rsidP="00000000" w:rsidRDefault="00000000" w:rsidRPr="00000000" w14:paraId="00000FEB">
      <w:pPr>
        <w:rPr/>
      </w:pPr>
      <w:r w:rsidDel="00000000" w:rsidR="00000000" w:rsidRPr="00000000">
        <w:rPr>
          <w:rtl w:val="0"/>
        </w:rPr>
        <w:t xml:space="preserve">  DANH SÁCH THUỘC TÍNH</w:t>
      </w:r>
    </w:p>
    <w:p w:rsidR="00000000" w:rsidDel="00000000" w:rsidP="00000000" w:rsidRDefault="00000000" w:rsidRPr="00000000" w14:paraId="00000FEC">
      <w:pPr>
        <w:rPr/>
      </w:pPr>
      <w:r w:rsidDel="00000000" w:rsidR="00000000" w:rsidRPr="00000000">
        <w:rPr>
          <w:rtl w:val="0"/>
        </w:rPr>
        <w:t xml:space="preserve">  --------------------------------------------------------------------------------------------------</w:t>
      </w:r>
    </w:p>
    <w:p w:rsidR="00000000" w:rsidDel="00000000" w:rsidP="00000000" w:rsidRDefault="00000000" w:rsidRPr="00000000" w14:paraId="00000FED">
      <w:pPr>
        <w:rPr/>
      </w:pPr>
      <w:r w:rsidDel="00000000" w:rsidR="00000000" w:rsidRPr="00000000">
        <w:rPr>
          <w:rtl w:val="0"/>
        </w:rPr>
        <w:t xml:space="preserve">    1. id                           BIGINT UNSIGNED            Null:NO   [PK]</w:t>
      </w:r>
    </w:p>
    <w:p w:rsidR="00000000" w:rsidDel="00000000" w:rsidP="00000000" w:rsidRDefault="00000000" w:rsidRPr="00000000" w14:paraId="00000FEE">
      <w:pPr>
        <w:rPr/>
      </w:pPr>
      <w:r w:rsidDel="00000000" w:rsidR="00000000" w:rsidRPr="00000000">
        <w:rPr>
          <w:rtl w:val="0"/>
        </w:rPr>
        <w:t xml:space="preserve">        · AUTO_INCREMENT</w:t>
      </w:r>
    </w:p>
    <w:p w:rsidR="00000000" w:rsidDel="00000000" w:rsidP="00000000" w:rsidRDefault="00000000" w:rsidRPr="00000000" w14:paraId="00000FEF">
      <w:pPr>
        <w:rPr/>
      </w:pPr>
      <w:r w:rsidDel="00000000" w:rsidR="00000000" w:rsidRPr="00000000">
        <w:rPr>
          <w:rtl w:val="0"/>
        </w:rPr>
        <w:t xml:space="preserve">        Khoá chính, tự tăng.</w:t>
      </w:r>
    </w:p>
    <w:p w:rsidR="00000000" w:rsidDel="00000000" w:rsidP="00000000" w:rsidRDefault="00000000" w:rsidRPr="00000000" w14:paraId="00000FF0">
      <w:pPr>
        <w:rPr/>
      </w:pPr>
      <w:r w:rsidDel="00000000" w:rsidR="00000000" w:rsidRPr="00000000">
        <w:rPr>
          <w:rtl w:val="0"/>
        </w:rPr>
        <w:t xml:space="preserve">    2. customer_id                  BIGINT UNSIGNED            Null:NO   [FK/UQ]</w:t>
      </w:r>
    </w:p>
    <w:p w:rsidR="00000000" w:rsidDel="00000000" w:rsidP="00000000" w:rsidRDefault="00000000" w:rsidRPr="00000000" w14:paraId="00000FF1">
      <w:pPr>
        <w:rPr/>
      </w:pPr>
      <w:r w:rsidDel="00000000" w:rsidR="00000000" w:rsidRPr="00000000">
        <w:rPr>
          <w:rtl w:val="0"/>
        </w:rPr>
        <w:t xml:space="preserve">        Khoá ngoại tới bảng user_account (Tài khoản đăng nhập).</w:t>
      </w:r>
    </w:p>
    <w:p w:rsidR="00000000" w:rsidDel="00000000" w:rsidP="00000000" w:rsidRDefault="00000000" w:rsidRPr="00000000" w14:paraId="00000FF2">
      <w:pPr>
        <w:rPr/>
      </w:pPr>
      <w:r w:rsidDel="00000000" w:rsidR="00000000" w:rsidRPr="00000000">
        <w:rPr>
          <w:rtl w:val="0"/>
        </w:rPr>
        <w:t xml:space="preserve">    3. name                         VARCHAR(150)               Null:NO   [UQ]</w:t>
      </w:r>
    </w:p>
    <w:p w:rsidR="00000000" w:rsidDel="00000000" w:rsidP="00000000" w:rsidRDefault="00000000" w:rsidRPr="00000000" w14:paraId="00000FF3">
      <w:pPr>
        <w:rPr/>
      </w:pPr>
      <w:r w:rsidDel="00000000" w:rsidR="00000000" w:rsidRPr="00000000">
        <w:rPr>
          <w:rtl w:val="0"/>
        </w:rPr>
        <w:t xml:space="preserve">        Tên hiển thị.</w:t>
      </w:r>
    </w:p>
    <w:p w:rsidR="00000000" w:rsidDel="00000000" w:rsidP="00000000" w:rsidRDefault="00000000" w:rsidRPr="00000000" w14:paraId="00000FF4">
      <w:pPr>
        <w:rPr/>
      </w:pPr>
      <w:r w:rsidDel="00000000" w:rsidR="00000000" w:rsidRPr="00000000">
        <w:rPr>
          <w:rtl w:val="0"/>
        </w:rPr>
        <w:t xml:space="preserve">    4. keyword                      VARCHAR(255)               Null:YES </w:t>
      </w:r>
    </w:p>
    <w:p w:rsidR="00000000" w:rsidDel="00000000" w:rsidP="00000000" w:rsidRDefault="00000000" w:rsidRPr="00000000" w14:paraId="00000FF5">
      <w:pPr>
        <w:rPr/>
      </w:pPr>
      <w:r w:rsidDel="00000000" w:rsidR="00000000" w:rsidRPr="00000000">
        <w:rPr>
          <w:rtl w:val="0"/>
        </w:rPr>
        <w:t xml:space="preserve">        Từ khoá người dùng nhập khi tìm kiếm.</w:t>
      </w:r>
    </w:p>
    <w:p w:rsidR="00000000" w:rsidDel="00000000" w:rsidP="00000000" w:rsidRDefault="00000000" w:rsidRPr="00000000" w14:paraId="00000FF6">
      <w:pPr>
        <w:rPr/>
      </w:pPr>
      <w:r w:rsidDel="00000000" w:rsidR="00000000" w:rsidRPr="00000000">
        <w:rPr>
          <w:rtl w:val="0"/>
        </w:rPr>
        <w:t xml:space="preserve">    5. city                         VARCHAR(100)               Null:YES </w:t>
      </w:r>
    </w:p>
    <w:p w:rsidR="00000000" w:rsidDel="00000000" w:rsidP="00000000" w:rsidRDefault="00000000" w:rsidRPr="00000000" w14:paraId="00000FF7">
      <w:pPr>
        <w:rPr/>
      </w:pPr>
      <w:r w:rsidDel="00000000" w:rsidR="00000000" w:rsidRPr="00000000">
        <w:rPr>
          <w:rtl w:val="0"/>
        </w:rPr>
        <w:t xml:space="preserve">        Tỉnh/Thành phố.</w:t>
      </w:r>
    </w:p>
    <w:p w:rsidR="00000000" w:rsidDel="00000000" w:rsidP="00000000" w:rsidRDefault="00000000" w:rsidRPr="00000000" w14:paraId="00000FF8">
      <w:pPr>
        <w:rPr/>
      </w:pPr>
      <w:r w:rsidDel="00000000" w:rsidR="00000000" w:rsidRPr="00000000">
        <w:rPr>
          <w:rtl w:val="0"/>
        </w:rPr>
        <w:t xml:space="preserve">    6. district                     VARCHAR(100)               Null:YES </w:t>
      </w:r>
    </w:p>
    <w:p w:rsidR="00000000" w:rsidDel="00000000" w:rsidP="00000000" w:rsidRDefault="00000000" w:rsidRPr="00000000" w14:paraId="00000FF9">
      <w:pPr>
        <w:rPr/>
      </w:pPr>
      <w:r w:rsidDel="00000000" w:rsidR="00000000" w:rsidRPr="00000000">
        <w:rPr>
          <w:rtl w:val="0"/>
        </w:rPr>
        <w:t xml:space="preserve">        Quận/Huyện.</w:t>
      </w:r>
    </w:p>
    <w:p w:rsidR="00000000" w:rsidDel="00000000" w:rsidP="00000000" w:rsidRDefault="00000000" w:rsidRPr="00000000" w14:paraId="00000FFA">
      <w:pPr>
        <w:rPr/>
      </w:pPr>
      <w:r w:rsidDel="00000000" w:rsidR="00000000" w:rsidRPr="00000000">
        <w:rPr>
          <w:rtl w:val="0"/>
        </w:rPr>
        <w:t xml:space="preserve">    7. latitude                     DECIMAL(10,7)              Null:YES </w:t>
      </w:r>
    </w:p>
    <w:p w:rsidR="00000000" w:rsidDel="00000000" w:rsidP="00000000" w:rsidRDefault="00000000" w:rsidRPr="00000000" w14:paraId="00000FFB">
      <w:pPr>
        <w:rPr/>
      </w:pPr>
      <w:r w:rsidDel="00000000" w:rsidR="00000000" w:rsidRPr="00000000">
        <w:rPr>
          <w:rtl w:val="0"/>
        </w:rPr>
        <w:t xml:space="preserve">        Vĩ độ (WGS-84), dùng cho tìm kiếm theo bán kính.</w:t>
      </w:r>
    </w:p>
    <w:p w:rsidR="00000000" w:rsidDel="00000000" w:rsidP="00000000" w:rsidRDefault="00000000" w:rsidRPr="00000000" w14:paraId="00000FFC">
      <w:pPr>
        <w:rPr/>
      </w:pPr>
      <w:r w:rsidDel="00000000" w:rsidR="00000000" w:rsidRPr="00000000">
        <w:rPr>
          <w:rtl w:val="0"/>
        </w:rPr>
        <w:t xml:space="preserve">    8. longitude                    DECIMAL(10,7)              Null:YES </w:t>
      </w:r>
    </w:p>
    <w:p w:rsidR="00000000" w:rsidDel="00000000" w:rsidP="00000000" w:rsidRDefault="00000000" w:rsidRPr="00000000" w14:paraId="00000FFD">
      <w:pPr>
        <w:rPr/>
      </w:pPr>
      <w:r w:rsidDel="00000000" w:rsidR="00000000" w:rsidRPr="00000000">
        <w:rPr>
          <w:rtl w:val="0"/>
        </w:rPr>
        <w:t xml:space="preserve">        Kinh độ (WGS-84), dùng cho tìm kiếm theo bán kính.</w:t>
      </w:r>
    </w:p>
    <w:p w:rsidR="00000000" w:rsidDel="00000000" w:rsidP="00000000" w:rsidRDefault="00000000" w:rsidRPr="00000000" w14:paraId="00000FFE">
      <w:pPr>
        <w:rPr/>
      </w:pPr>
      <w:r w:rsidDel="00000000" w:rsidR="00000000" w:rsidRPr="00000000">
        <w:rPr>
          <w:rtl w:val="0"/>
        </w:rPr>
        <w:t xml:space="preserve">    9. radius_km                    DECIMAL(6,2)               Null:YES </w:t>
      </w:r>
    </w:p>
    <w:p w:rsidR="00000000" w:rsidDel="00000000" w:rsidP="00000000" w:rsidRDefault="00000000" w:rsidRPr="00000000" w14:paraId="00000FFF">
      <w:pPr>
        <w:rPr/>
      </w:pPr>
      <w:r w:rsidDel="00000000" w:rsidR="00000000" w:rsidRPr="00000000">
        <w:rPr>
          <w:rtl w:val="0"/>
        </w:rPr>
        <w:t xml:space="preserve">        Bán kính tìm kiếm quanh vị trí, tính bằng ki-lô-mét.</w:t>
      </w:r>
    </w:p>
    <w:p w:rsidR="00000000" w:rsidDel="00000000" w:rsidP="00000000" w:rsidRDefault="00000000" w:rsidRPr="00000000" w14:paraId="00001000">
      <w:pPr>
        <w:rPr/>
      </w:pPr>
      <w:r w:rsidDel="00000000" w:rsidR="00000000" w:rsidRPr="00000000">
        <w:rPr>
          <w:rtl w:val="0"/>
        </w:rPr>
        <w:t xml:space="preserve">   10. price_min                    DECIMAL(15,2)              Null:YES </w:t>
      </w:r>
    </w:p>
    <w:p w:rsidR="00000000" w:rsidDel="00000000" w:rsidP="00000000" w:rsidRDefault="00000000" w:rsidRPr="00000000" w14:paraId="00001001">
      <w:pPr>
        <w:rPr/>
      </w:pPr>
      <w:r w:rsidDel="00000000" w:rsidR="00000000" w:rsidRPr="00000000">
        <w:rPr>
          <w:rtl w:val="0"/>
        </w:rPr>
        <w:t xml:space="preserve">        Mức giá thấp nhất trong bộ lọc.</w:t>
      </w:r>
    </w:p>
    <w:p w:rsidR="00000000" w:rsidDel="00000000" w:rsidP="00000000" w:rsidRDefault="00000000" w:rsidRPr="00000000" w14:paraId="00001002">
      <w:pPr>
        <w:rPr/>
      </w:pPr>
      <w:r w:rsidDel="00000000" w:rsidR="00000000" w:rsidRPr="00000000">
        <w:rPr>
          <w:rtl w:val="0"/>
        </w:rPr>
        <w:t xml:space="preserve">   11. price_max                    DECIMAL(15,2)              Null:YES </w:t>
      </w:r>
    </w:p>
    <w:p w:rsidR="00000000" w:rsidDel="00000000" w:rsidP="00000000" w:rsidRDefault="00000000" w:rsidRPr="00000000" w14:paraId="00001003">
      <w:pPr>
        <w:rPr/>
      </w:pPr>
      <w:r w:rsidDel="00000000" w:rsidR="00000000" w:rsidRPr="00000000">
        <w:rPr>
          <w:rtl w:val="0"/>
        </w:rPr>
        <w:t xml:space="preserve">        Mức giá cao nhất trong bộ lọc.</w:t>
      </w:r>
    </w:p>
    <w:p w:rsidR="00000000" w:rsidDel="00000000" w:rsidP="00000000" w:rsidRDefault="00000000" w:rsidRPr="00000000" w14:paraId="00001004">
      <w:pPr>
        <w:rPr/>
      </w:pPr>
      <w:r w:rsidDel="00000000" w:rsidR="00000000" w:rsidRPr="00000000">
        <w:rPr>
          <w:rtl w:val="0"/>
        </w:rPr>
        <w:t xml:space="preserve">   12. seat_type_category           VARCHAR(30)                Null:YES </w:t>
      </w:r>
    </w:p>
    <w:p w:rsidR="00000000" w:rsidDel="00000000" w:rsidP="00000000" w:rsidRDefault="00000000" w:rsidRPr="00000000" w14:paraId="00001005">
      <w:pPr>
        <w:rPr/>
      </w:pPr>
      <w:r w:rsidDel="00000000" w:rsidR="00000000" w:rsidRPr="00000000">
        <w:rPr>
          <w:rtl w:val="0"/>
        </w:rPr>
        <w:t xml:space="preserve">        Nhóm loại chỗ ngồi dùng để lọc kết quả tìm kiếm.</w:t>
      </w:r>
    </w:p>
    <w:p w:rsidR="00000000" w:rsidDel="00000000" w:rsidP="00000000" w:rsidRDefault="00000000" w:rsidRPr="00000000" w14:paraId="00001006">
      <w:pPr>
        <w:rPr/>
      </w:pPr>
      <w:r w:rsidDel="00000000" w:rsidR="00000000" w:rsidRPr="00000000">
        <w:rPr>
          <w:rtl w:val="0"/>
        </w:rPr>
        <w:t xml:space="preserve">   13. min_capacity                 SMALLINT UNSIGNED          Null:YES </w:t>
      </w:r>
    </w:p>
    <w:p w:rsidR="00000000" w:rsidDel="00000000" w:rsidP="00000000" w:rsidRDefault="00000000" w:rsidRPr="00000000" w14:paraId="00001007">
      <w:pPr>
        <w:rPr/>
      </w:pPr>
      <w:r w:rsidDel="00000000" w:rsidR="00000000" w:rsidRPr="00000000">
        <w:rPr>
          <w:rtl w:val="0"/>
        </w:rPr>
        <w:t xml:space="preserve">        Sức chứa tối thiểu mà khách hàng yêu cầu.</w:t>
      </w:r>
    </w:p>
    <w:p w:rsidR="00000000" w:rsidDel="00000000" w:rsidP="00000000" w:rsidRDefault="00000000" w:rsidRPr="00000000" w14:paraId="00001008">
      <w:pPr>
        <w:rPr/>
      </w:pPr>
      <w:r w:rsidDel="00000000" w:rsidR="00000000" w:rsidRPr="00000000">
        <w:rPr>
          <w:rtl w:val="0"/>
        </w:rPr>
        <w:t xml:space="preserve">   14. min_rating                   DECIMAL(2,1)               Null:YES </w:t>
      </w:r>
    </w:p>
    <w:p w:rsidR="00000000" w:rsidDel="00000000" w:rsidP="00000000" w:rsidRDefault="00000000" w:rsidRPr="00000000" w14:paraId="00001009">
      <w:pPr>
        <w:rPr/>
      </w:pPr>
      <w:r w:rsidDel="00000000" w:rsidR="00000000" w:rsidRPr="00000000">
        <w:rPr>
          <w:rtl w:val="0"/>
        </w:rPr>
        <w:t xml:space="preserve">        Điểm đánh giá tối thiểu dùng để lọc kết quả.</w:t>
      </w:r>
    </w:p>
    <w:p w:rsidR="00000000" w:rsidDel="00000000" w:rsidP="00000000" w:rsidRDefault="00000000" w:rsidRPr="00000000" w14:paraId="0000100A">
      <w:pPr>
        <w:rPr/>
      </w:pPr>
      <w:r w:rsidDel="00000000" w:rsidR="00000000" w:rsidRPr="00000000">
        <w:rPr>
          <w:rtl w:val="0"/>
        </w:rPr>
        <w:t xml:space="preserve">   15. amenity_ids                  JSON                       Null:YES </w:t>
      </w:r>
    </w:p>
    <w:p w:rsidR="00000000" w:rsidDel="00000000" w:rsidP="00000000" w:rsidRDefault="00000000" w:rsidRPr="00000000" w14:paraId="0000100B">
      <w:pPr>
        <w:rPr/>
      </w:pPr>
      <w:r w:rsidDel="00000000" w:rsidR="00000000" w:rsidRPr="00000000">
        <w:rPr>
          <w:rtl w:val="0"/>
        </w:rPr>
        <w:t xml:space="preserve">        Danh sách mã tiện ích được chọn trong bộ lọc, lưu dạng mảng JSON.</w:t>
      </w:r>
    </w:p>
    <w:p w:rsidR="00000000" w:rsidDel="00000000" w:rsidP="00000000" w:rsidRDefault="00000000" w:rsidRPr="00000000" w14:paraId="0000100C">
      <w:pPr>
        <w:rPr/>
      </w:pPr>
      <w:r w:rsidDel="00000000" w:rsidR="00000000" w:rsidRPr="00000000">
        <w:rPr>
          <w:rtl w:val="0"/>
        </w:rPr>
        <w:t xml:space="preserve">   16. extra_criteria               JSON                       Null:YES </w:t>
      </w:r>
    </w:p>
    <w:p w:rsidR="00000000" w:rsidDel="00000000" w:rsidP="00000000" w:rsidRDefault="00000000" w:rsidRPr="00000000" w14:paraId="0000100D">
      <w:pPr>
        <w:rPr/>
      </w:pPr>
      <w:r w:rsidDel="00000000" w:rsidR="00000000" w:rsidRPr="00000000">
        <w:rPr>
          <w:rtl w:val="0"/>
        </w:rPr>
        <w:t xml:space="preserve">        Các tiêu chí lọc bổ sung chưa có cột riêng, lưu linh hoạt dạng JSON.</w:t>
      </w:r>
    </w:p>
    <w:p w:rsidR="00000000" w:rsidDel="00000000" w:rsidP="00000000" w:rsidRDefault="00000000" w:rsidRPr="00000000" w14:paraId="0000100E">
      <w:pPr>
        <w:rPr/>
      </w:pPr>
      <w:r w:rsidDel="00000000" w:rsidR="00000000" w:rsidRPr="00000000">
        <w:rPr>
          <w:rtl w:val="0"/>
        </w:rPr>
        <w:t xml:space="preserve">   17. sort_by                      VARCHAR(50)                Null:YES </w:t>
      </w:r>
    </w:p>
    <w:p w:rsidR="00000000" w:rsidDel="00000000" w:rsidP="00000000" w:rsidRDefault="00000000" w:rsidRPr="00000000" w14:paraId="0000100F">
      <w:pPr>
        <w:rPr/>
      </w:pPr>
      <w:r w:rsidDel="00000000" w:rsidR="00000000" w:rsidRPr="00000000">
        <w:rPr>
          <w:rtl w:val="0"/>
        </w:rPr>
        <w:t xml:space="preserve">        Tiêu chí sắp xếp mặc định khi áp dụng lại bộ lọc đã lưu.</w:t>
      </w:r>
    </w:p>
    <w:p w:rsidR="00000000" w:rsidDel="00000000" w:rsidP="00000000" w:rsidRDefault="00000000" w:rsidRPr="00000000" w14:paraId="00001010">
      <w:pPr>
        <w:rPr/>
      </w:pPr>
      <w:r w:rsidDel="00000000" w:rsidR="00000000" w:rsidRPr="00000000">
        <w:rPr>
          <w:rtl w:val="0"/>
        </w:rPr>
        <w:t xml:space="preserve">   18. last_applied_at              DATETIME(3)                Null:YES </w:t>
      </w:r>
    </w:p>
    <w:p w:rsidR="00000000" w:rsidDel="00000000" w:rsidP="00000000" w:rsidRDefault="00000000" w:rsidRPr="00000000" w14:paraId="00001011">
      <w:pPr>
        <w:rPr/>
      </w:pPr>
      <w:r w:rsidDel="00000000" w:rsidR="00000000" w:rsidRPr="00000000">
        <w:rPr>
          <w:rtl w:val="0"/>
        </w:rPr>
        <w:t xml:space="preserve">        Thời điểm bộ lọc được áp dụng gần nhất.</w:t>
      </w:r>
    </w:p>
    <w:p w:rsidR="00000000" w:rsidDel="00000000" w:rsidP="00000000" w:rsidRDefault="00000000" w:rsidRPr="00000000" w14:paraId="00001012">
      <w:pPr>
        <w:rPr/>
      </w:pPr>
      <w:r w:rsidDel="00000000" w:rsidR="00000000" w:rsidRPr="00000000">
        <w:rPr>
          <w:rtl w:val="0"/>
        </w:rPr>
        <w:t xml:space="preserve">   19. created_at                   DATETIME(3)                Null:NO  </w:t>
      </w:r>
    </w:p>
    <w:p w:rsidR="00000000" w:rsidDel="00000000" w:rsidP="00000000" w:rsidRDefault="00000000" w:rsidRPr="00000000" w14:paraId="00001013">
      <w:pPr>
        <w:rPr/>
      </w:pPr>
      <w:r w:rsidDel="00000000" w:rsidR="00000000" w:rsidRPr="00000000">
        <w:rPr>
          <w:rtl w:val="0"/>
        </w:rPr>
        <w:t xml:space="preserve">        · Mặc định = CURRENT_TIMESTAMP(3)</w:t>
      </w:r>
    </w:p>
    <w:p w:rsidR="00000000" w:rsidDel="00000000" w:rsidP="00000000" w:rsidRDefault="00000000" w:rsidRPr="00000000" w14:paraId="00001014">
      <w:pPr>
        <w:rPr/>
      </w:pPr>
      <w:r w:rsidDel="00000000" w:rsidR="00000000" w:rsidRPr="00000000">
        <w:rPr>
          <w:rtl w:val="0"/>
        </w:rPr>
        <w:t xml:space="preserve">        Thời điểm bản ghi được tạo.</w:t>
      </w:r>
    </w:p>
    <w:p w:rsidR="00000000" w:rsidDel="00000000" w:rsidP="00000000" w:rsidRDefault="00000000" w:rsidRPr="00000000" w14:paraId="00001015">
      <w:pPr>
        <w:rPr/>
      </w:pPr>
      <w:r w:rsidDel="00000000" w:rsidR="00000000" w:rsidRPr="00000000">
        <w:rPr>
          <w:rtl w:val="0"/>
        </w:rPr>
        <w:t xml:space="preserve">   20. updated_at                   DATETIME(3)                Null:NO  </w:t>
      </w:r>
    </w:p>
    <w:p w:rsidR="00000000" w:rsidDel="00000000" w:rsidP="00000000" w:rsidRDefault="00000000" w:rsidRPr="00000000" w14:paraId="00001016">
      <w:pPr>
        <w:rPr/>
      </w:pPr>
      <w:r w:rsidDel="00000000" w:rsidR="00000000" w:rsidRPr="00000000">
        <w:rPr>
          <w:rtl w:val="0"/>
        </w:rPr>
        <w:t xml:space="preserve">        · Mặc định = CURRENT_TIMESTAMP(3)  |  AUTO-UPDATE</w:t>
      </w:r>
    </w:p>
    <w:p w:rsidR="00000000" w:rsidDel="00000000" w:rsidP="00000000" w:rsidRDefault="00000000" w:rsidRPr="00000000" w14:paraId="00001017">
      <w:pPr>
        <w:rPr/>
      </w:pPr>
      <w:r w:rsidDel="00000000" w:rsidR="00000000" w:rsidRPr="00000000">
        <w:rPr>
          <w:rtl w:val="0"/>
        </w:rPr>
        <w:t xml:space="preserve">        Thời điểm cập nhật gần nhất (tự động cập nhật).</w:t>
      </w:r>
    </w:p>
    <w:p w:rsidR="00000000" w:rsidDel="00000000" w:rsidP="00000000" w:rsidRDefault="00000000" w:rsidRPr="00000000" w14:paraId="00001018">
      <w:pPr>
        <w:rPr/>
      </w:pPr>
      <w:r w:rsidDel="00000000" w:rsidR="00000000" w:rsidRPr="00000000">
        <w:rPr>
          <w:rtl w:val="0"/>
        </w:rPr>
      </w:r>
    </w:p>
    <w:p w:rsidR="00000000" w:rsidDel="00000000" w:rsidP="00000000" w:rsidRDefault="00000000" w:rsidRPr="00000000" w14:paraId="00001019">
      <w:pPr>
        <w:rPr/>
      </w:pPr>
      <w:r w:rsidDel="00000000" w:rsidR="00000000" w:rsidRPr="00000000">
        <w:rPr>
          <w:rtl w:val="0"/>
        </w:rPr>
      </w:r>
    </w:p>
    <w:p w:rsidR="00000000" w:rsidDel="00000000" w:rsidP="00000000" w:rsidRDefault="00000000" w:rsidRPr="00000000" w14:paraId="0000101A">
      <w:pPr>
        <w:rPr/>
      </w:pPr>
      <w:r w:rsidDel="00000000" w:rsidR="00000000" w:rsidRPr="00000000">
        <w:rPr>
          <w:rtl w:val="0"/>
        </w:rPr>
        <w:t xml:space="preserve">====================================================================================================</w:t>
      </w:r>
    </w:p>
    <w:p w:rsidR="00000000" w:rsidDel="00000000" w:rsidP="00000000" w:rsidRDefault="00000000" w:rsidRPr="00000000" w14:paraId="0000101B">
      <w:pPr>
        <w:rPr/>
      </w:pPr>
      <w:r w:rsidDel="00000000" w:rsidR="00000000" w:rsidRPr="00000000">
        <w:rPr>
          <w:rtl w:val="0"/>
        </w:rPr>
        <w:t xml:space="preserve">BẢNG 32/95 :  SEARCH_QUERY_LOG</w:t>
      </w:r>
    </w:p>
    <w:p w:rsidR="00000000" w:rsidDel="00000000" w:rsidP="00000000" w:rsidRDefault="00000000" w:rsidRPr="00000000" w14:paraId="0000101C">
      <w:pPr>
        <w:rPr/>
      </w:pPr>
      <w:r w:rsidDel="00000000" w:rsidR="00000000" w:rsidRPr="00000000">
        <w:rPr>
          <w:rtl w:val="0"/>
        </w:rPr>
        <w:t xml:space="preserve">====================================================================================================</w:t>
      </w:r>
    </w:p>
    <w:p w:rsidR="00000000" w:rsidDel="00000000" w:rsidP="00000000" w:rsidRDefault="00000000" w:rsidRPr="00000000" w14:paraId="0000101D">
      <w:pPr>
        <w:rPr/>
      </w:pPr>
      <w:r w:rsidDel="00000000" w:rsidR="00000000" w:rsidRPr="00000000">
        <w:rPr>
          <w:rtl w:val="0"/>
        </w:rPr>
      </w:r>
    </w:p>
    <w:p w:rsidR="00000000" w:rsidDel="00000000" w:rsidP="00000000" w:rsidRDefault="00000000" w:rsidRPr="00000000" w14:paraId="0000101E">
      <w:pPr>
        <w:rPr/>
      </w:pPr>
      <w:r w:rsidDel="00000000" w:rsidR="00000000" w:rsidRPr="00000000">
        <w:rPr>
          <w:rtl w:val="0"/>
        </w:rPr>
        <w:t xml:space="preserve">Ý NGHĨA: Nhật ký tìm kiếm phục vụ gợi ý (M08-UC04) và AI (M19-UC03).</w:t>
      </w:r>
    </w:p>
    <w:p w:rsidR="00000000" w:rsidDel="00000000" w:rsidP="00000000" w:rsidRDefault="00000000" w:rsidRPr="00000000" w14:paraId="0000101F">
      <w:pPr>
        <w:rPr/>
      </w:pPr>
      <w:r w:rsidDel="00000000" w:rsidR="00000000" w:rsidRPr="00000000">
        <w:rPr>
          <w:rtl w:val="0"/>
        </w:rPr>
      </w:r>
    </w:p>
    <w:p w:rsidR="00000000" w:rsidDel="00000000" w:rsidP="00000000" w:rsidRDefault="00000000" w:rsidRPr="00000000" w14:paraId="00001020">
      <w:pPr>
        <w:rPr/>
      </w:pPr>
      <w:r w:rsidDel="00000000" w:rsidR="00000000" w:rsidRPr="00000000">
        <w:rPr>
          <w:rtl w:val="0"/>
        </w:rPr>
        <w:t xml:space="preserve">  Khoá chính : id</w:t>
      </w:r>
    </w:p>
    <w:p w:rsidR="00000000" w:rsidDel="00000000" w:rsidP="00000000" w:rsidRDefault="00000000" w:rsidRPr="00000000" w14:paraId="00001021">
      <w:pPr>
        <w:rPr/>
      </w:pPr>
      <w:r w:rsidDel="00000000" w:rsidR="00000000" w:rsidRPr="00000000">
        <w:rPr>
          <w:rtl w:val="0"/>
        </w:rPr>
        <w:t xml:space="preserve">  Tham chiếu tới:</w:t>
      </w:r>
    </w:p>
    <w:p w:rsidR="00000000" w:rsidDel="00000000" w:rsidP="00000000" w:rsidRDefault="00000000" w:rsidRPr="00000000" w14:paraId="00001022">
      <w:pPr>
        <w:rPr/>
      </w:pPr>
      <w:r w:rsidDel="00000000" w:rsidR="00000000" w:rsidRPr="00000000">
        <w:rPr>
          <w:rtl w:val="0"/>
        </w:rPr>
        <w:t xml:space="preserve">      - customer_id                -&gt; user_account.id   [ON DELETE SET NULL]</w:t>
      </w:r>
    </w:p>
    <w:p w:rsidR="00000000" w:rsidDel="00000000" w:rsidP="00000000" w:rsidRDefault="00000000" w:rsidRPr="00000000" w14:paraId="00001023">
      <w:pPr>
        <w:rPr/>
      </w:pPr>
      <w:r w:rsidDel="00000000" w:rsidR="00000000" w:rsidRPr="00000000">
        <w:rPr>
          <w:rtl w:val="0"/>
        </w:rPr>
      </w:r>
    </w:p>
    <w:p w:rsidR="00000000" w:rsidDel="00000000" w:rsidP="00000000" w:rsidRDefault="00000000" w:rsidRPr="00000000" w14:paraId="00001024">
      <w:pPr>
        <w:rPr/>
      </w:pPr>
      <w:r w:rsidDel="00000000" w:rsidR="00000000" w:rsidRPr="00000000">
        <w:rPr>
          <w:rtl w:val="0"/>
        </w:rPr>
        <w:t xml:space="preserve">  DANH SÁCH THUỘC TÍNH</w:t>
      </w:r>
    </w:p>
    <w:p w:rsidR="00000000" w:rsidDel="00000000" w:rsidP="00000000" w:rsidRDefault="00000000" w:rsidRPr="00000000" w14:paraId="00001025">
      <w:pPr>
        <w:rPr/>
      </w:pPr>
      <w:r w:rsidDel="00000000" w:rsidR="00000000" w:rsidRPr="00000000">
        <w:rPr>
          <w:rtl w:val="0"/>
        </w:rPr>
        <w:t xml:space="preserve">  --------------------------------------------------------------------------------------------------</w:t>
      </w:r>
    </w:p>
    <w:p w:rsidR="00000000" w:rsidDel="00000000" w:rsidP="00000000" w:rsidRDefault="00000000" w:rsidRPr="00000000" w14:paraId="00001026">
      <w:pPr>
        <w:rPr/>
      </w:pPr>
      <w:r w:rsidDel="00000000" w:rsidR="00000000" w:rsidRPr="00000000">
        <w:rPr>
          <w:rtl w:val="0"/>
        </w:rPr>
        <w:t xml:space="preserve">    1. id                           BIGINT UNSIGNED            Null:NO   [PK]</w:t>
      </w:r>
    </w:p>
    <w:p w:rsidR="00000000" w:rsidDel="00000000" w:rsidP="00000000" w:rsidRDefault="00000000" w:rsidRPr="00000000" w14:paraId="00001027">
      <w:pPr>
        <w:rPr/>
      </w:pPr>
      <w:r w:rsidDel="00000000" w:rsidR="00000000" w:rsidRPr="00000000">
        <w:rPr>
          <w:rtl w:val="0"/>
        </w:rPr>
        <w:t xml:space="preserve">        · AUTO_INCREMENT</w:t>
      </w:r>
    </w:p>
    <w:p w:rsidR="00000000" w:rsidDel="00000000" w:rsidP="00000000" w:rsidRDefault="00000000" w:rsidRPr="00000000" w14:paraId="00001028">
      <w:pPr>
        <w:rPr/>
      </w:pPr>
      <w:r w:rsidDel="00000000" w:rsidR="00000000" w:rsidRPr="00000000">
        <w:rPr>
          <w:rtl w:val="0"/>
        </w:rPr>
        <w:t xml:space="preserve">        Khoá chính, tự tăng.</w:t>
      </w:r>
    </w:p>
    <w:p w:rsidR="00000000" w:rsidDel="00000000" w:rsidP="00000000" w:rsidRDefault="00000000" w:rsidRPr="00000000" w14:paraId="00001029">
      <w:pPr>
        <w:rPr/>
      </w:pPr>
      <w:r w:rsidDel="00000000" w:rsidR="00000000" w:rsidRPr="00000000">
        <w:rPr>
          <w:rtl w:val="0"/>
        </w:rPr>
        <w:t xml:space="preserve">    2. customer_id                  BIGINT UNSIGNED            Null:YES  [FK/IDX]</w:t>
      </w:r>
    </w:p>
    <w:p w:rsidR="00000000" w:rsidDel="00000000" w:rsidP="00000000" w:rsidRDefault="00000000" w:rsidRPr="00000000" w14:paraId="0000102A">
      <w:pPr>
        <w:rPr/>
      </w:pPr>
      <w:r w:rsidDel="00000000" w:rsidR="00000000" w:rsidRPr="00000000">
        <w:rPr>
          <w:rtl w:val="0"/>
        </w:rPr>
        <w:t xml:space="preserve">        NULL = khách vãng lai.</w:t>
      </w:r>
    </w:p>
    <w:p w:rsidR="00000000" w:rsidDel="00000000" w:rsidP="00000000" w:rsidRDefault="00000000" w:rsidRPr="00000000" w14:paraId="0000102B">
      <w:pPr>
        <w:rPr/>
      </w:pPr>
      <w:r w:rsidDel="00000000" w:rsidR="00000000" w:rsidRPr="00000000">
        <w:rPr>
          <w:rtl w:val="0"/>
        </w:rPr>
        <w:t xml:space="preserve">    3. keyword                      VARCHAR(255)               Null:YES  [IDX]</w:t>
      </w:r>
    </w:p>
    <w:p w:rsidR="00000000" w:rsidDel="00000000" w:rsidP="00000000" w:rsidRDefault="00000000" w:rsidRPr="00000000" w14:paraId="0000102C">
      <w:pPr>
        <w:rPr/>
      </w:pPr>
      <w:r w:rsidDel="00000000" w:rsidR="00000000" w:rsidRPr="00000000">
        <w:rPr>
          <w:rtl w:val="0"/>
        </w:rPr>
        <w:t xml:space="preserve">        Từ khoá người dùng nhập khi tìm kiếm.</w:t>
      </w:r>
    </w:p>
    <w:p w:rsidR="00000000" w:rsidDel="00000000" w:rsidP="00000000" w:rsidRDefault="00000000" w:rsidRPr="00000000" w14:paraId="0000102D">
      <w:pPr>
        <w:rPr/>
      </w:pPr>
      <w:r w:rsidDel="00000000" w:rsidR="00000000" w:rsidRPr="00000000">
        <w:rPr>
          <w:rtl w:val="0"/>
        </w:rPr>
        <w:t xml:space="preserve">    4. criteria_json                JSON                       Null:YES </w:t>
      </w:r>
    </w:p>
    <w:p w:rsidR="00000000" w:rsidDel="00000000" w:rsidP="00000000" w:rsidRDefault="00000000" w:rsidRPr="00000000" w14:paraId="0000102E">
      <w:pPr>
        <w:rPr/>
      </w:pPr>
      <w:r w:rsidDel="00000000" w:rsidR="00000000" w:rsidRPr="00000000">
        <w:rPr>
          <w:rtl w:val="0"/>
        </w:rPr>
        <w:t xml:space="preserve">        Dữ liệu JSON: tiêu chí.</w:t>
      </w:r>
    </w:p>
    <w:p w:rsidR="00000000" w:rsidDel="00000000" w:rsidP="00000000" w:rsidRDefault="00000000" w:rsidRPr="00000000" w14:paraId="0000102F">
      <w:pPr>
        <w:rPr/>
      </w:pPr>
      <w:r w:rsidDel="00000000" w:rsidR="00000000" w:rsidRPr="00000000">
        <w:rPr>
          <w:rtl w:val="0"/>
        </w:rPr>
        <w:t xml:space="preserve">    5. result_count                 INT UNSIGNED               Null:NO  </w:t>
      </w:r>
    </w:p>
    <w:p w:rsidR="00000000" w:rsidDel="00000000" w:rsidP="00000000" w:rsidRDefault="00000000" w:rsidRPr="00000000" w14:paraId="00001030">
      <w:pPr>
        <w:rPr/>
      </w:pPr>
      <w:r w:rsidDel="00000000" w:rsidR="00000000" w:rsidRPr="00000000">
        <w:rPr>
          <w:rtl w:val="0"/>
        </w:rPr>
        <w:t xml:space="preserve">        · Mặc định = 0</w:t>
      </w:r>
    </w:p>
    <w:p w:rsidR="00000000" w:rsidDel="00000000" w:rsidP="00000000" w:rsidRDefault="00000000" w:rsidRPr="00000000" w14:paraId="00001031">
      <w:pPr>
        <w:rPr/>
      </w:pPr>
      <w:r w:rsidDel="00000000" w:rsidR="00000000" w:rsidRPr="00000000">
        <w:rPr>
          <w:rtl w:val="0"/>
        </w:rPr>
        <w:t xml:space="preserve">        Số lượng kết quả.</w:t>
      </w:r>
    </w:p>
    <w:p w:rsidR="00000000" w:rsidDel="00000000" w:rsidP="00000000" w:rsidRDefault="00000000" w:rsidRPr="00000000" w14:paraId="00001032">
      <w:pPr>
        <w:rPr/>
      </w:pPr>
      <w:r w:rsidDel="00000000" w:rsidR="00000000" w:rsidRPr="00000000">
        <w:rPr>
          <w:rtl w:val="0"/>
        </w:rPr>
        <w:t xml:space="preserve">    6. searched_at                  DATETIME(3)                Null:NO   [IDX]</w:t>
      </w:r>
    </w:p>
    <w:p w:rsidR="00000000" w:rsidDel="00000000" w:rsidP="00000000" w:rsidRDefault="00000000" w:rsidRPr="00000000" w14:paraId="00001033">
      <w:pPr>
        <w:rPr/>
      </w:pPr>
      <w:r w:rsidDel="00000000" w:rsidR="00000000" w:rsidRPr="00000000">
        <w:rPr>
          <w:rtl w:val="0"/>
        </w:rPr>
        <w:t xml:space="preserve">        · Mặc định = CURRENT_TIMESTAMP(3)</w:t>
      </w:r>
    </w:p>
    <w:p w:rsidR="00000000" w:rsidDel="00000000" w:rsidP="00000000" w:rsidRDefault="00000000" w:rsidRPr="00000000" w14:paraId="00001034">
      <w:pPr>
        <w:rPr/>
      </w:pPr>
      <w:r w:rsidDel="00000000" w:rsidR="00000000" w:rsidRPr="00000000">
        <w:rPr>
          <w:rtl w:val="0"/>
        </w:rPr>
        <w:t xml:space="preserve">        Mốc thời gian: tìm kiếm.</w:t>
      </w:r>
    </w:p>
    <w:p w:rsidR="00000000" w:rsidDel="00000000" w:rsidP="00000000" w:rsidRDefault="00000000" w:rsidRPr="00000000" w14:paraId="00001035">
      <w:pPr>
        <w:rPr/>
      </w:pPr>
      <w:r w:rsidDel="00000000" w:rsidR="00000000" w:rsidRPr="00000000">
        <w:rPr>
          <w:rtl w:val="0"/>
        </w:rPr>
      </w:r>
    </w:p>
    <w:p w:rsidR="00000000" w:rsidDel="00000000" w:rsidP="00000000" w:rsidRDefault="00000000" w:rsidRPr="00000000" w14:paraId="00001036">
      <w:pPr>
        <w:rPr/>
      </w:pPr>
      <w:r w:rsidDel="00000000" w:rsidR="00000000" w:rsidRPr="00000000">
        <w:rPr>
          <w:rtl w:val="0"/>
        </w:rPr>
      </w:r>
    </w:p>
    <w:p w:rsidR="00000000" w:rsidDel="00000000" w:rsidP="00000000" w:rsidRDefault="00000000" w:rsidRPr="00000000" w14:paraId="00001037">
      <w:pPr>
        <w:rPr/>
      </w:pPr>
      <w:r w:rsidDel="00000000" w:rsidR="00000000" w:rsidRPr="00000000">
        <w:rPr>
          <w:rtl w:val="0"/>
        </w:rPr>
        <w:t xml:space="preserve">####################################################################################################</w:t>
      </w:r>
    </w:p>
    <w:p w:rsidR="00000000" w:rsidDel="00000000" w:rsidP="00000000" w:rsidRDefault="00000000" w:rsidRPr="00000000" w14:paraId="00001038">
      <w:pPr>
        <w:rPr/>
      </w:pPr>
      <w:r w:rsidDel="00000000" w:rsidR="00000000" w:rsidRPr="00000000">
        <w:rPr>
          <w:rtl w:val="0"/>
        </w:rPr>
        <w:t xml:space="preserve">#  MODULE M09 — BOOKING MANAGEMENT  (9 UC)</w:t>
      </w:r>
    </w:p>
    <w:p w:rsidR="00000000" w:rsidDel="00000000" w:rsidP="00000000" w:rsidRDefault="00000000" w:rsidRPr="00000000" w14:paraId="00001039">
      <w:pPr>
        <w:rPr/>
      </w:pPr>
      <w:r w:rsidDel="00000000" w:rsidR="00000000" w:rsidRPr="00000000">
        <w:rPr>
          <w:rtl w:val="0"/>
        </w:rPr>
        <w:t xml:space="preserve">####################################################################################################</w:t>
      </w:r>
    </w:p>
    <w:p w:rsidR="00000000" w:rsidDel="00000000" w:rsidP="00000000" w:rsidRDefault="00000000" w:rsidRPr="00000000" w14:paraId="0000103A">
      <w:pPr>
        <w:rPr/>
      </w:pPr>
      <w:r w:rsidDel="00000000" w:rsidR="00000000" w:rsidRPr="00000000">
        <w:rPr>
          <w:rtl w:val="0"/>
        </w:rPr>
      </w:r>
    </w:p>
    <w:p w:rsidR="00000000" w:rsidDel="00000000" w:rsidP="00000000" w:rsidRDefault="00000000" w:rsidRPr="00000000" w14:paraId="0000103B">
      <w:pPr>
        <w:rPr/>
      </w:pPr>
      <w:r w:rsidDel="00000000" w:rsidR="00000000" w:rsidRPr="00000000">
        <w:rPr>
          <w:rtl w:val="0"/>
        </w:rPr>
        <w:t xml:space="preserve">====================================================================================================</w:t>
      </w:r>
    </w:p>
    <w:p w:rsidR="00000000" w:rsidDel="00000000" w:rsidP="00000000" w:rsidRDefault="00000000" w:rsidRPr="00000000" w14:paraId="0000103C">
      <w:pPr>
        <w:rPr/>
      </w:pPr>
      <w:r w:rsidDel="00000000" w:rsidR="00000000" w:rsidRPr="00000000">
        <w:rPr>
          <w:rtl w:val="0"/>
        </w:rPr>
        <w:t xml:space="preserve">BẢNG 33/95 :  BOOKING</w:t>
      </w:r>
    </w:p>
    <w:p w:rsidR="00000000" w:rsidDel="00000000" w:rsidP="00000000" w:rsidRDefault="00000000" w:rsidRPr="00000000" w14:paraId="0000103D">
      <w:pPr>
        <w:rPr/>
      </w:pPr>
      <w:r w:rsidDel="00000000" w:rsidR="00000000" w:rsidRPr="00000000">
        <w:rPr>
          <w:rtl w:val="0"/>
        </w:rPr>
        <w:t xml:space="preserve">====================================================================================================</w:t>
      </w:r>
    </w:p>
    <w:p w:rsidR="00000000" w:rsidDel="00000000" w:rsidP="00000000" w:rsidRDefault="00000000" w:rsidRPr="00000000" w14:paraId="0000103E">
      <w:pPr>
        <w:rPr/>
      </w:pPr>
      <w:r w:rsidDel="00000000" w:rsidR="00000000" w:rsidRPr="00000000">
        <w:rPr>
          <w:rtl w:val="0"/>
        </w:rPr>
      </w:r>
    </w:p>
    <w:p w:rsidR="00000000" w:rsidDel="00000000" w:rsidP="00000000" w:rsidRDefault="00000000" w:rsidRPr="00000000" w14:paraId="0000103F">
      <w:pPr>
        <w:rPr/>
      </w:pPr>
      <w:r w:rsidDel="00000000" w:rsidR="00000000" w:rsidRPr="00000000">
        <w:rPr>
          <w:rtl w:val="0"/>
        </w:rPr>
        <w:t xml:space="preserve">Ý NGHĨA: Đơn đặt chỗ (M09-UC01..UC09).</w:t>
      </w:r>
    </w:p>
    <w:p w:rsidR="00000000" w:rsidDel="00000000" w:rsidP="00000000" w:rsidRDefault="00000000" w:rsidRPr="00000000" w14:paraId="00001040">
      <w:pPr>
        <w:rPr/>
      </w:pPr>
      <w:r w:rsidDel="00000000" w:rsidR="00000000" w:rsidRPr="00000000">
        <w:rPr>
          <w:rtl w:val="0"/>
        </w:rPr>
      </w:r>
    </w:p>
    <w:p w:rsidR="00000000" w:rsidDel="00000000" w:rsidP="00000000" w:rsidRDefault="00000000" w:rsidRPr="00000000" w14:paraId="00001041">
      <w:pPr>
        <w:rPr/>
      </w:pPr>
      <w:r w:rsidDel="00000000" w:rsidR="00000000" w:rsidRPr="00000000">
        <w:rPr>
          <w:rtl w:val="0"/>
        </w:rPr>
        <w:t xml:space="preserve">  Khoá chính : id</w:t>
      </w:r>
    </w:p>
    <w:p w:rsidR="00000000" w:rsidDel="00000000" w:rsidP="00000000" w:rsidRDefault="00000000" w:rsidRPr="00000000" w14:paraId="00001042">
      <w:pPr>
        <w:rPr/>
      </w:pPr>
      <w:r w:rsidDel="00000000" w:rsidR="00000000" w:rsidRPr="00000000">
        <w:rPr>
          <w:rtl w:val="0"/>
        </w:rPr>
        <w:t xml:space="preserve">  Duy nhất   : uk_booking_code (booking_code)</w:t>
      </w:r>
    </w:p>
    <w:p w:rsidR="00000000" w:rsidDel="00000000" w:rsidP="00000000" w:rsidRDefault="00000000" w:rsidRPr="00000000" w14:paraId="00001043">
      <w:pPr>
        <w:rPr/>
      </w:pPr>
      <w:r w:rsidDel="00000000" w:rsidR="00000000" w:rsidRPr="00000000">
        <w:rPr>
          <w:rtl w:val="0"/>
        </w:rPr>
        <w:t xml:space="preserve">  Tham chiếu tới:</w:t>
      </w:r>
    </w:p>
    <w:p w:rsidR="00000000" w:rsidDel="00000000" w:rsidP="00000000" w:rsidRDefault="00000000" w:rsidRPr="00000000" w14:paraId="00001044">
      <w:pPr>
        <w:rPr/>
      </w:pPr>
      <w:r w:rsidDel="00000000" w:rsidR="00000000" w:rsidRPr="00000000">
        <w:rPr>
          <w:rtl w:val="0"/>
        </w:rPr>
        <w:t xml:space="preserve">      - customer_id                -&gt; user_account.id   [ON DELETE RESTRICT]</w:t>
      </w:r>
    </w:p>
    <w:p w:rsidR="00000000" w:rsidDel="00000000" w:rsidP="00000000" w:rsidRDefault="00000000" w:rsidRPr="00000000" w14:paraId="00001045">
      <w:pPr>
        <w:rPr/>
      </w:pPr>
      <w:r w:rsidDel="00000000" w:rsidR="00000000" w:rsidRPr="00000000">
        <w:rPr>
          <w:rtl w:val="0"/>
        </w:rPr>
        <w:t xml:space="preserve">      - workspace_id               -&gt; workspace.id   [ON DELETE RESTRICT]</w:t>
      </w:r>
    </w:p>
    <w:p w:rsidR="00000000" w:rsidDel="00000000" w:rsidP="00000000" w:rsidRDefault="00000000" w:rsidRPr="00000000" w14:paraId="00001046">
      <w:pPr>
        <w:rPr/>
      </w:pPr>
      <w:r w:rsidDel="00000000" w:rsidR="00000000" w:rsidRPr="00000000">
        <w:rPr>
          <w:rtl w:val="0"/>
        </w:rPr>
        <w:t xml:space="preserve">      - rescheduled_from_id        -&gt; booking.id   [ON DELETE SET NULL]</w:t>
      </w:r>
    </w:p>
    <w:p w:rsidR="00000000" w:rsidDel="00000000" w:rsidP="00000000" w:rsidRDefault="00000000" w:rsidRPr="00000000" w14:paraId="00001047">
      <w:pPr>
        <w:rPr/>
      </w:pPr>
      <w:r w:rsidDel="00000000" w:rsidR="00000000" w:rsidRPr="00000000">
        <w:rPr>
          <w:rtl w:val="0"/>
        </w:rPr>
        <w:t xml:space="preserve">      - subscription_id            -&gt; membership_subscription.id   [ON DELETE SET NULL]</w:t>
      </w:r>
    </w:p>
    <w:p w:rsidR="00000000" w:rsidDel="00000000" w:rsidP="00000000" w:rsidRDefault="00000000" w:rsidRPr="00000000" w14:paraId="00001048">
      <w:pPr>
        <w:rPr/>
      </w:pPr>
      <w:r w:rsidDel="00000000" w:rsidR="00000000" w:rsidRPr="00000000">
        <w:rPr>
          <w:rtl w:val="0"/>
        </w:rPr>
        <w:t xml:space="preserve">      - cancellation_policy_id     -&gt; cancellation_policy.id   [ON DELETE SET NULL]</w:t>
      </w:r>
    </w:p>
    <w:p w:rsidR="00000000" w:rsidDel="00000000" w:rsidP="00000000" w:rsidRDefault="00000000" w:rsidRPr="00000000" w14:paraId="00001049">
      <w:pPr>
        <w:rPr/>
      </w:pPr>
      <w:r w:rsidDel="00000000" w:rsidR="00000000" w:rsidRPr="00000000">
        <w:rPr>
          <w:rtl w:val="0"/>
        </w:rPr>
        <w:t xml:space="preserve">  Được tham chiếu bởi: booking_anomaly.booking_id, booking_attendance.booking_id, booking_cancellation.booking_id, booking_item.booking_id, booking_price_breakdown.booking_id, booking_status_history.booking_id, checkin_qr_token.booking_id, discount_redemption.booking_id, dispute.booking_id, membership_benefit_usage.booking_id, payment.booking_id, refund_request.booking_id, resource_hold.booking_id, review.booking_id, wallet_transaction.booking_id</w:t>
      </w:r>
    </w:p>
    <w:p w:rsidR="00000000" w:rsidDel="00000000" w:rsidP="00000000" w:rsidRDefault="00000000" w:rsidRPr="00000000" w14:paraId="0000104A">
      <w:pPr>
        <w:rPr/>
      </w:pPr>
      <w:r w:rsidDel="00000000" w:rsidR="00000000" w:rsidRPr="00000000">
        <w:rPr>
          <w:rtl w:val="0"/>
        </w:rPr>
      </w:r>
    </w:p>
    <w:p w:rsidR="00000000" w:rsidDel="00000000" w:rsidP="00000000" w:rsidRDefault="00000000" w:rsidRPr="00000000" w14:paraId="0000104B">
      <w:pPr>
        <w:rPr/>
      </w:pPr>
      <w:r w:rsidDel="00000000" w:rsidR="00000000" w:rsidRPr="00000000">
        <w:rPr>
          <w:rtl w:val="0"/>
        </w:rPr>
        <w:t xml:space="preserve">  DANH SÁCH THUỘC TÍNH</w:t>
      </w:r>
    </w:p>
    <w:p w:rsidR="00000000" w:rsidDel="00000000" w:rsidP="00000000" w:rsidRDefault="00000000" w:rsidRPr="00000000" w14:paraId="0000104C">
      <w:pPr>
        <w:rPr/>
      </w:pPr>
      <w:r w:rsidDel="00000000" w:rsidR="00000000" w:rsidRPr="00000000">
        <w:rPr>
          <w:rtl w:val="0"/>
        </w:rPr>
        <w:t xml:space="preserve">  --------------------------------------------------------------------------------------------------</w:t>
      </w:r>
    </w:p>
    <w:p w:rsidR="00000000" w:rsidDel="00000000" w:rsidP="00000000" w:rsidRDefault="00000000" w:rsidRPr="00000000" w14:paraId="0000104D">
      <w:pPr>
        <w:rPr/>
      </w:pPr>
      <w:r w:rsidDel="00000000" w:rsidR="00000000" w:rsidRPr="00000000">
        <w:rPr>
          <w:rtl w:val="0"/>
        </w:rPr>
        <w:t xml:space="preserve">    1. id                           BIGINT UNSIGNED            Null:NO   [PK]</w:t>
      </w:r>
    </w:p>
    <w:p w:rsidR="00000000" w:rsidDel="00000000" w:rsidP="00000000" w:rsidRDefault="00000000" w:rsidRPr="00000000" w14:paraId="0000104E">
      <w:pPr>
        <w:rPr/>
      </w:pPr>
      <w:r w:rsidDel="00000000" w:rsidR="00000000" w:rsidRPr="00000000">
        <w:rPr>
          <w:rtl w:val="0"/>
        </w:rPr>
        <w:t xml:space="preserve">        · AUTO_INCREMENT</w:t>
      </w:r>
    </w:p>
    <w:p w:rsidR="00000000" w:rsidDel="00000000" w:rsidP="00000000" w:rsidRDefault="00000000" w:rsidRPr="00000000" w14:paraId="0000104F">
      <w:pPr>
        <w:rPr/>
      </w:pPr>
      <w:r w:rsidDel="00000000" w:rsidR="00000000" w:rsidRPr="00000000">
        <w:rPr>
          <w:rtl w:val="0"/>
        </w:rPr>
        <w:t xml:space="preserve">        Khoá chính, tự tăng.</w:t>
      </w:r>
    </w:p>
    <w:p w:rsidR="00000000" w:rsidDel="00000000" w:rsidP="00000000" w:rsidRDefault="00000000" w:rsidRPr="00000000" w14:paraId="00001050">
      <w:pPr>
        <w:rPr/>
      </w:pPr>
      <w:r w:rsidDel="00000000" w:rsidR="00000000" w:rsidRPr="00000000">
        <w:rPr>
          <w:rtl w:val="0"/>
        </w:rPr>
        <w:t xml:space="preserve">    2. booking_code                 VARCHAR(20)                Null:NO   [UQ]</w:t>
      </w:r>
    </w:p>
    <w:p w:rsidR="00000000" w:rsidDel="00000000" w:rsidP="00000000" w:rsidRDefault="00000000" w:rsidRPr="00000000" w14:paraId="00001051">
      <w:pPr>
        <w:rPr/>
      </w:pPr>
      <w:r w:rsidDel="00000000" w:rsidR="00000000" w:rsidRPr="00000000">
        <w:rPr>
          <w:rtl w:val="0"/>
        </w:rPr>
        <w:t xml:space="preserve">        Mã tham chiếu hiển thị (MSG27)</w:t>
      </w:r>
    </w:p>
    <w:p w:rsidR="00000000" w:rsidDel="00000000" w:rsidP="00000000" w:rsidRDefault="00000000" w:rsidRPr="00000000" w14:paraId="00001052">
      <w:pPr>
        <w:rPr/>
      </w:pPr>
      <w:r w:rsidDel="00000000" w:rsidR="00000000" w:rsidRPr="00000000">
        <w:rPr>
          <w:rtl w:val="0"/>
        </w:rPr>
        <w:t xml:space="preserve">    3. customer_id                  BIGINT UNSIGNED            Null:NO   [FK/IDX]</w:t>
      </w:r>
    </w:p>
    <w:p w:rsidR="00000000" w:rsidDel="00000000" w:rsidP="00000000" w:rsidRDefault="00000000" w:rsidRPr="00000000" w14:paraId="00001053">
      <w:pPr>
        <w:rPr/>
      </w:pPr>
      <w:r w:rsidDel="00000000" w:rsidR="00000000" w:rsidRPr="00000000">
        <w:rPr>
          <w:rtl w:val="0"/>
        </w:rPr>
        <w:t xml:space="preserve">        Khoá ngoại tới bảng user_account (Tài khoản đăng nhập).</w:t>
      </w:r>
    </w:p>
    <w:p w:rsidR="00000000" w:rsidDel="00000000" w:rsidP="00000000" w:rsidRDefault="00000000" w:rsidRPr="00000000" w14:paraId="00001054">
      <w:pPr>
        <w:rPr/>
      </w:pPr>
      <w:r w:rsidDel="00000000" w:rsidR="00000000" w:rsidRPr="00000000">
        <w:rPr>
          <w:rtl w:val="0"/>
        </w:rPr>
        <w:t xml:space="preserve">    4. workspace_id                 BIGINT UNSIGNED            Null:NO   [FK/IDX]</w:t>
      </w:r>
    </w:p>
    <w:p w:rsidR="00000000" w:rsidDel="00000000" w:rsidP="00000000" w:rsidRDefault="00000000" w:rsidRPr="00000000" w14:paraId="00001055">
      <w:pPr>
        <w:rPr/>
      </w:pPr>
      <w:r w:rsidDel="00000000" w:rsidR="00000000" w:rsidRPr="00000000">
        <w:rPr>
          <w:rtl w:val="0"/>
        </w:rPr>
        <w:t xml:space="preserve">        Khoá ngoại tới bảng workspace (Không gian làm việc).</w:t>
      </w:r>
    </w:p>
    <w:p w:rsidR="00000000" w:rsidDel="00000000" w:rsidP="00000000" w:rsidRDefault="00000000" w:rsidRPr="00000000" w14:paraId="00001056">
      <w:pPr>
        <w:rPr/>
      </w:pPr>
      <w:r w:rsidDel="00000000" w:rsidR="00000000" w:rsidRPr="00000000">
        <w:rPr>
          <w:rtl w:val="0"/>
        </w:rPr>
        <w:t xml:space="preserve">    5. status                       ENUM('PENDING_PAYMENT','CONFIRMED','CHECKED_IN','COMPLETED','CANCELLED','NO_SHOW','EXPIRED') Null:NO   [IDX]</w:t>
      </w:r>
    </w:p>
    <w:p w:rsidR="00000000" w:rsidDel="00000000" w:rsidP="00000000" w:rsidRDefault="00000000" w:rsidRPr="00000000" w14:paraId="00001057">
      <w:pPr>
        <w:rPr/>
      </w:pPr>
      <w:r w:rsidDel="00000000" w:rsidR="00000000" w:rsidRPr="00000000">
        <w:rPr>
          <w:rtl w:val="0"/>
        </w:rPr>
        <w:t xml:space="preserve">        · Mặc định = 'PENDING_PAYMENT'</w:t>
      </w:r>
    </w:p>
    <w:p w:rsidR="00000000" w:rsidDel="00000000" w:rsidP="00000000" w:rsidRDefault="00000000" w:rsidRPr="00000000" w14:paraId="00001058">
      <w:pPr>
        <w:rPr/>
      </w:pPr>
      <w:r w:rsidDel="00000000" w:rsidR="00000000" w:rsidRPr="00000000">
        <w:rPr>
          <w:rtl w:val="0"/>
        </w:rPr>
        <w:t xml:space="preserve">        Trạng thái hiện tại của bản ghi. (Tham chiếu SRS: BR-13, BR-14)</w:t>
      </w:r>
    </w:p>
    <w:p w:rsidR="00000000" w:rsidDel="00000000" w:rsidP="00000000" w:rsidRDefault="00000000" w:rsidRPr="00000000" w14:paraId="00001059">
      <w:pPr>
        <w:rPr/>
      </w:pPr>
      <w:r w:rsidDel="00000000" w:rsidR="00000000" w:rsidRPr="00000000">
        <w:rPr>
          <w:rtl w:val="0"/>
        </w:rPr>
        <w:t xml:space="preserve">        Giá trị hợp lệ: PENDING_PAYMENT | CONFIRMED | CHECKED_IN | COMPLETED | CANCELLED | NO_SHOW |</w:t>
      </w:r>
    </w:p>
    <w:p w:rsidR="00000000" w:rsidDel="00000000" w:rsidP="00000000" w:rsidRDefault="00000000" w:rsidRPr="00000000" w14:paraId="0000105A">
      <w:pPr>
        <w:rPr/>
      </w:pPr>
      <w:r w:rsidDel="00000000" w:rsidR="00000000" w:rsidRPr="00000000">
        <w:rPr>
          <w:rtl w:val="0"/>
        </w:rPr>
        <w:t xml:space="preserve">        EXPIRED</w:t>
      </w:r>
    </w:p>
    <w:p w:rsidR="00000000" w:rsidDel="00000000" w:rsidP="00000000" w:rsidRDefault="00000000" w:rsidRPr="00000000" w14:paraId="0000105B">
      <w:pPr>
        <w:rPr/>
      </w:pPr>
      <w:r w:rsidDel="00000000" w:rsidR="00000000" w:rsidRPr="00000000">
        <w:rPr>
          <w:rtl w:val="0"/>
        </w:rPr>
        <w:t xml:space="preserve">    6. start_at                     DATETIME(3)                Null:NO   [IDX]</w:t>
      </w:r>
    </w:p>
    <w:p w:rsidR="00000000" w:rsidDel="00000000" w:rsidP="00000000" w:rsidRDefault="00000000" w:rsidRPr="00000000" w14:paraId="0000105C">
      <w:pPr>
        <w:rPr/>
      </w:pPr>
      <w:r w:rsidDel="00000000" w:rsidR="00000000" w:rsidRPr="00000000">
        <w:rPr>
          <w:rtl w:val="0"/>
        </w:rPr>
        <w:t xml:space="preserve">        Thời điểm bắt đầu.</w:t>
      </w:r>
    </w:p>
    <w:p w:rsidR="00000000" w:rsidDel="00000000" w:rsidP="00000000" w:rsidRDefault="00000000" w:rsidRPr="00000000" w14:paraId="0000105D">
      <w:pPr>
        <w:rPr/>
      </w:pPr>
      <w:r w:rsidDel="00000000" w:rsidR="00000000" w:rsidRPr="00000000">
        <w:rPr>
          <w:rtl w:val="0"/>
        </w:rPr>
        <w:t xml:space="preserve">    7. end_at                       DATETIME(3)                Null:NO   [IDX]</w:t>
      </w:r>
    </w:p>
    <w:p w:rsidR="00000000" w:rsidDel="00000000" w:rsidP="00000000" w:rsidRDefault="00000000" w:rsidRPr="00000000" w14:paraId="0000105E">
      <w:pPr>
        <w:rPr/>
      </w:pPr>
      <w:r w:rsidDel="00000000" w:rsidR="00000000" w:rsidRPr="00000000">
        <w:rPr>
          <w:rtl w:val="0"/>
        </w:rPr>
        <w:t xml:space="preserve">        Thời điểm kết thúc.</w:t>
      </w:r>
    </w:p>
    <w:p w:rsidR="00000000" w:rsidDel="00000000" w:rsidP="00000000" w:rsidRDefault="00000000" w:rsidRPr="00000000" w14:paraId="0000105F">
      <w:pPr>
        <w:rPr/>
      </w:pPr>
      <w:r w:rsidDel="00000000" w:rsidR="00000000" w:rsidRPr="00000000">
        <w:rPr>
          <w:rtl w:val="0"/>
        </w:rPr>
        <w:t xml:space="preserve">    8. duration_minutes             INT UNSIGNED               Null:NO  </w:t>
      </w:r>
    </w:p>
    <w:p w:rsidR="00000000" w:rsidDel="00000000" w:rsidP="00000000" w:rsidRDefault="00000000" w:rsidRPr="00000000" w14:paraId="00001060">
      <w:pPr>
        <w:rPr/>
      </w:pPr>
      <w:r w:rsidDel="00000000" w:rsidR="00000000" w:rsidRPr="00000000">
        <w:rPr>
          <w:rtl w:val="0"/>
        </w:rPr>
        <w:t xml:space="preserve">        Số phút thời lượng.</w:t>
      </w:r>
    </w:p>
    <w:p w:rsidR="00000000" w:rsidDel="00000000" w:rsidP="00000000" w:rsidRDefault="00000000" w:rsidRPr="00000000" w14:paraId="00001061">
      <w:pPr>
        <w:rPr/>
      </w:pPr>
      <w:r w:rsidDel="00000000" w:rsidR="00000000" w:rsidRPr="00000000">
        <w:rPr>
          <w:rtl w:val="0"/>
        </w:rPr>
        <w:t xml:space="preserve">    9. guest_count                  SMALLINT UNSIGNED          Null:NO  </w:t>
      </w:r>
    </w:p>
    <w:p w:rsidR="00000000" w:rsidDel="00000000" w:rsidP="00000000" w:rsidRDefault="00000000" w:rsidRPr="00000000" w14:paraId="00001062">
      <w:pPr>
        <w:rPr/>
      </w:pPr>
      <w:r w:rsidDel="00000000" w:rsidR="00000000" w:rsidRPr="00000000">
        <w:rPr>
          <w:rtl w:val="0"/>
        </w:rPr>
        <w:t xml:space="preserve">        · Mặc định = 1</w:t>
      </w:r>
    </w:p>
    <w:p w:rsidR="00000000" w:rsidDel="00000000" w:rsidP="00000000" w:rsidRDefault="00000000" w:rsidRPr="00000000" w14:paraId="00001063">
      <w:pPr>
        <w:rPr/>
      </w:pPr>
      <w:r w:rsidDel="00000000" w:rsidR="00000000" w:rsidRPr="00000000">
        <w:rPr>
          <w:rtl w:val="0"/>
        </w:rPr>
        <w:t xml:space="preserve">        Số lượng khách.</w:t>
      </w:r>
    </w:p>
    <w:p w:rsidR="00000000" w:rsidDel="00000000" w:rsidP="00000000" w:rsidRDefault="00000000" w:rsidRPr="00000000" w14:paraId="00001064">
      <w:pPr>
        <w:rPr/>
      </w:pPr>
      <w:r w:rsidDel="00000000" w:rsidR="00000000" w:rsidRPr="00000000">
        <w:rPr>
          <w:rtl w:val="0"/>
        </w:rPr>
        <w:t xml:space="preserve">   10. note                         VARCHAR(500)               Null:YES </w:t>
      </w:r>
    </w:p>
    <w:p w:rsidR="00000000" w:rsidDel="00000000" w:rsidP="00000000" w:rsidRDefault="00000000" w:rsidRPr="00000000" w14:paraId="00001065">
      <w:pPr>
        <w:rPr/>
      </w:pPr>
      <w:r w:rsidDel="00000000" w:rsidR="00000000" w:rsidRPr="00000000">
        <w:rPr>
          <w:rtl w:val="0"/>
        </w:rPr>
        <w:t xml:space="preserve">        Ghi chú thêm.</w:t>
      </w:r>
    </w:p>
    <w:p w:rsidR="00000000" w:rsidDel="00000000" w:rsidP="00000000" w:rsidRDefault="00000000" w:rsidRPr="00000000" w14:paraId="00001066">
      <w:pPr>
        <w:rPr/>
      </w:pPr>
      <w:r w:rsidDel="00000000" w:rsidR="00000000" w:rsidRPr="00000000">
        <w:rPr>
          <w:rtl w:val="0"/>
        </w:rPr>
        <w:t xml:space="preserve">   11. currency                     CHAR(3)                    Null:NO  </w:t>
      </w:r>
    </w:p>
    <w:p w:rsidR="00000000" w:rsidDel="00000000" w:rsidP="00000000" w:rsidRDefault="00000000" w:rsidRPr="00000000" w14:paraId="00001067">
      <w:pPr>
        <w:rPr/>
      </w:pPr>
      <w:r w:rsidDel="00000000" w:rsidR="00000000" w:rsidRPr="00000000">
        <w:rPr>
          <w:rtl w:val="0"/>
        </w:rPr>
        <w:t xml:space="preserve">        · Mặc định = 'VND'</w:t>
      </w:r>
    </w:p>
    <w:p w:rsidR="00000000" w:rsidDel="00000000" w:rsidP="00000000" w:rsidRDefault="00000000" w:rsidRPr="00000000" w14:paraId="00001068">
      <w:pPr>
        <w:rPr/>
      </w:pPr>
      <w:r w:rsidDel="00000000" w:rsidR="00000000" w:rsidRPr="00000000">
        <w:rPr>
          <w:rtl w:val="0"/>
        </w:rPr>
        <w:t xml:space="preserve">        Đơn vị tiền tệ theo ISO-4217, mặc định VND.</w:t>
      </w:r>
    </w:p>
    <w:p w:rsidR="00000000" w:rsidDel="00000000" w:rsidP="00000000" w:rsidRDefault="00000000" w:rsidRPr="00000000" w14:paraId="00001069">
      <w:pPr>
        <w:rPr/>
      </w:pPr>
      <w:r w:rsidDel="00000000" w:rsidR="00000000" w:rsidRPr="00000000">
        <w:rPr>
          <w:rtl w:val="0"/>
        </w:rPr>
        <w:t xml:space="preserve">   12. subtotal_amount              DECIMAL(15,2)              Null:NO  </w:t>
      </w:r>
    </w:p>
    <w:p w:rsidR="00000000" w:rsidDel="00000000" w:rsidP="00000000" w:rsidRDefault="00000000" w:rsidRPr="00000000" w14:paraId="0000106A">
      <w:pPr>
        <w:rPr/>
      </w:pPr>
      <w:r w:rsidDel="00000000" w:rsidR="00000000" w:rsidRPr="00000000">
        <w:rPr>
          <w:rtl w:val="0"/>
        </w:rPr>
        <w:t xml:space="preserve">        · Mặc định = 0</w:t>
      </w:r>
    </w:p>
    <w:p w:rsidR="00000000" w:rsidDel="00000000" w:rsidP="00000000" w:rsidRDefault="00000000" w:rsidRPr="00000000" w14:paraId="0000106B">
      <w:pPr>
        <w:rPr/>
      </w:pPr>
      <w:r w:rsidDel="00000000" w:rsidR="00000000" w:rsidRPr="00000000">
        <w:rPr>
          <w:rtl w:val="0"/>
        </w:rPr>
        <w:t xml:space="preserve">        Số tiền tạm tính (đơn vị theo cột currency).</w:t>
      </w:r>
    </w:p>
    <w:p w:rsidR="00000000" w:rsidDel="00000000" w:rsidP="00000000" w:rsidRDefault="00000000" w:rsidRPr="00000000" w14:paraId="0000106C">
      <w:pPr>
        <w:rPr/>
      </w:pPr>
      <w:r w:rsidDel="00000000" w:rsidR="00000000" w:rsidRPr="00000000">
        <w:rPr>
          <w:rtl w:val="0"/>
        </w:rPr>
        <w:t xml:space="preserve">   13. discount_amount              DECIMAL(15,2)              Null:NO  </w:t>
      </w:r>
    </w:p>
    <w:p w:rsidR="00000000" w:rsidDel="00000000" w:rsidP="00000000" w:rsidRDefault="00000000" w:rsidRPr="00000000" w14:paraId="0000106D">
      <w:pPr>
        <w:rPr/>
      </w:pPr>
      <w:r w:rsidDel="00000000" w:rsidR="00000000" w:rsidRPr="00000000">
        <w:rPr>
          <w:rtl w:val="0"/>
        </w:rPr>
        <w:t xml:space="preserve">        · Mặc định = 0</w:t>
      </w:r>
    </w:p>
    <w:p w:rsidR="00000000" w:rsidDel="00000000" w:rsidP="00000000" w:rsidRDefault="00000000" w:rsidRPr="00000000" w14:paraId="0000106E">
      <w:pPr>
        <w:rPr/>
      </w:pPr>
      <w:r w:rsidDel="00000000" w:rsidR="00000000" w:rsidRPr="00000000">
        <w:rPr>
          <w:rtl w:val="0"/>
        </w:rPr>
        <w:t xml:space="preserve">        Số tiền giảm giá (đơn vị theo cột currency).</w:t>
      </w:r>
    </w:p>
    <w:p w:rsidR="00000000" w:rsidDel="00000000" w:rsidP="00000000" w:rsidRDefault="00000000" w:rsidRPr="00000000" w14:paraId="0000106F">
      <w:pPr>
        <w:rPr/>
      </w:pPr>
      <w:r w:rsidDel="00000000" w:rsidR="00000000" w:rsidRPr="00000000">
        <w:rPr>
          <w:rtl w:val="0"/>
        </w:rPr>
        <w:t xml:space="preserve">   14. membership_benefit_amount    DECIMAL(15,2)              Null:NO  </w:t>
      </w:r>
    </w:p>
    <w:p w:rsidR="00000000" w:rsidDel="00000000" w:rsidP="00000000" w:rsidRDefault="00000000" w:rsidRPr="00000000" w14:paraId="00001070">
      <w:pPr>
        <w:rPr/>
      </w:pPr>
      <w:r w:rsidDel="00000000" w:rsidR="00000000" w:rsidRPr="00000000">
        <w:rPr>
          <w:rtl w:val="0"/>
        </w:rPr>
        <w:t xml:space="preserve">        · Mặc định = 0</w:t>
      </w:r>
    </w:p>
    <w:p w:rsidR="00000000" w:rsidDel="00000000" w:rsidP="00000000" w:rsidRDefault="00000000" w:rsidRPr="00000000" w14:paraId="00001071">
      <w:pPr>
        <w:rPr/>
      </w:pPr>
      <w:r w:rsidDel="00000000" w:rsidR="00000000" w:rsidRPr="00000000">
        <w:rPr>
          <w:rtl w:val="0"/>
        </w:rPr>
        <w:t xml:space="preserve">        Số tiền hội viên quyền lợi (đơn vị theo cột currency).</w:t>
      </w:r>
    </w:p>
    <w:p w:rsidR="00000000" w:rsidDel="00000000" w:rsidP="00000000" w:rsidRDefault="00000000" w:rsidRPr="00000000" w14:paraId="00001072">
      <w:pPr>
        <w:rPr/>
      </w:pPr>
      <w:r w:rsidDel="00000000" w:rsidR="00000000" w:rsidRPr="00000000">
        <w:rPr>
          <w:rtl w:val="0"/>
        </w:rPr>
        <w:t xml:space="preserve">   15. platform_fee_amount          DECIMAL(15,2)              Null:NO  </w:t>
      </w:r>
    </w:p>
    <w:p w:rsidR="00000000" w:rsidDel="00000000" w:rsidP="00000000" w:rsidRDefault="00000000" w:rsidRPr="00000000" w14:paraId="00001073">
      <w:pPr>
        <w:rPr/>
      </w:pPr>
      <w:r w:rsidDel="00000000" w:rsidR="00000000" w:rsidRPr="00000000">
        <w:rPr>
          <w:rtl w:val="0"/>
        </w:rPr>
        <w:t xml:space="preserve">        · Mặc định = 0</w:t>
      </w:r>
    </w:p>
    <w:p w:rsidR="00000000" w:rsidDel="00000000" w:rsidP="00000000" w:rsidRDefault="00000000" w:rsidRPr="00000000" w14:paraId="00001074">
      <w:pPr>
        <w:rPr/>
      </w:pPr>
      <w:r w:rsidDel="00000000" w:rsidR="00000000" w:rsidRPr="00000000">
        <w:rPr>
          <w:rtl w:val="0"/>
        </w:rPr>
        <w:t xml:space="preserve">        Số tiền nền tảng phí (đơn vị theo cột currency).</w:t>
      </w:r>
    </w:p>
    <w:p w:rsidR="00000000" w:rsidDel="00000000" w:rsidP="00000000" w:rsidRDefault="00000000" w:rsidRPr="00000000" w14:paraId="00001075">
      <w:pPr>
        <w:rPr/>
      </w:pPr>
      <w:r w:rsidDel="00000000" w:rsidR="00000000" w:rsidRPr="00000000">
        <w:rPr>
          <w:rtl w:val="0"/>
        </w:rPr>
        <w:t xml:space="preserve">   16. tax_amount                   DECIMAL(15,2)              Null:NO  </w:t>
      </w:r>
    </w:p>
    <w:p w:rsidR="00000000" w:rsidDel="00000000" w:rsidP="00000000" w:rsidRDefault="00000000" w:rsidRPr="00000000" w14:paraId="00001076">
      <w:pPr>
        <w:rPr/>
      </w:pPr>
      <w:r w:rsidDel="00000000" w:rsidR="00000000" w:rsidRPr="00000000">
        <w:rPr>
          <w:rtl w:val="0"/>
        </w:rPr>
        <w:t xml:space="preserve">        · Mặc định = 0</w:t>
      </w:r>
    </w:p>
    <w:p w:rsidR="00000000" w:rsidDel="00000000" w:rsidP="00000000" w:rsidRDefault="00000000" w:rsidRPr="00000000" w14:paraId="00001077">
      <w:pPr>
        <w:rPr/>
      </w:pPr>
      <w:r w:rsidDel="00000000" w:rsidR="00000000" w:rsidRPr="00000000">
        <w:rPr>
          <w:rtl w:val="0"/>
        </w:rPr>
        <w:t xml:space="preserve">        Số tiền thuế (đơn vị theo cột currency).</w:t>
      </w:r>
    </w:p>
    <w:p w:rsidR="00000000" w:rsidDel="00000000" w:rsidP="00000000" w:rsidRDefault="00000000" w:rsidRPr="00000000" w14:paraId="00001078">
      <w:pPr>
        <w:rPr/>
      </w:pPr>
      <w:r w:rsidDel="00000000" w:rsidR="00000000" w:rsidRPr="00000000">
        <w:rPr>
          <w:rtl w:val="0"/>
        </w:rPr>
        <w:t xml:space="preserve">   17. total_amount                 DECIMAL(15,2)              Null:NO  </w:t>
      </w:r>
    </w:p>
    <w:p w:rsidR="00000000" w:rsidDel="00000000" w:rsidP="00000000" w:rsidRDefault="00000000" w:rsidRPr="00000000" w14:paraId="00001079">
      <w:pPr>
        <w:rPr/>
      </w:pPr>
      <w:r w:rsidDel="00000000" w:rsidR="00000000" w:rsidRPr="00000000">
        <w:rPr>
          <w:rtl w:val="0"/>
        </w:rPr>
        <w:t xml:space="preserve">        · Mặc định = 0</w:t>
      </w:r>
    </w:p>
    <w:p w:rsidR="00000000" w:rsidDel="00000000" w:rsidP="00000000" w:rsidRDefault="00000000" w:rsidRPr="00000000" w14:paraId="0000107A">
      <w:pPr>
        <w:rPr/>
      </w:pPr>
      <w:r w:rsidDel="00000000" w:rsidR="00000000" w:rsidRPr="00000000">
        <w:rPr>
          <w:rtl w:val="0"/>
        </w:rPr>
        <w:t xml:space="preserve">        Tổng số tiền khách phải trả, đã bao gồm thuế và toàn bộ phí. Đây là con số hiển thị ở bước</w:t>
      </w:r>
    </w:p>
    <w:p w:rsidR="00000000" w:rsidDel="00000000" w:rsidP="00000000" w:rsidRDefault="00000000" w:rsidRPr="00000000" w14:paraId="0000107B">
      <w:pPr>
        <w:rPr/>
      </w:pPr>
      <w:r w:rsidDel="00000000" w:rsidR="00000000" w:rsidRPr="00000000">
        <w:rPr>
          <w:rtl w:val="0"/>
        </w:rPr>
        <w:t xml:space="preserve">        thanh toán cuối (BR-34).</w:t>
      </w:r>
    </w:p>
    <w:p w:rsidR="00000000" w:rsidDel="00000000" w:rsidP="00000000" w:rsidRDefault="00000000" w:rsidRPr="00000000" w14:paraId="0000107C">
      <w:pPr>
        <w:rPr/>
      </w:pPr>
      <w:r w:rsidDel="00000000" w:rsidR="00000000" w:rsidRPr="00000000">
        <w:rPr>
          <w:rtl w:val="0"/>
        </w:rPr>
        <w:t xml:space="preserve">   18. paid_amount                  DECIMAL(15,2)              Null:NO  </w:t>
      </w:r>
    </w:p>
    <w:p w:rsidR="00000000" w:rsidDel="00000000" w:rsidP="00000000" w:rsidRDefault="00000000" w:rsidRPr="00000000" w14:paraId="0000107D">
      <w:pPr>
        <w:rPr/>
      </w:pPr>
      <w:r w:rsidDel="00000000" w:rsidR="00000000" w:rsidRPr="00000000">
        <w:rPr>
          <w:rtl w:val="0"/>
        </w:rPr>
        <w:t xml:space="preserve">        · Mặc định = 0</w:t>
      </w:r>
    </w:p>
    <w:p w:rsidR="00000000" w:rsidDel="00000000" w:rsidP="00000000" w:rsidRDefault="00000000" w:rsidRPr="00000000" w14:paraId="0000107E">
      <w:pPr>
        <w:rPr/>
      </w:pPr>
      <w:r w:rsidDel="00000000" w:rsidR="00000000" w:rsidRPr="00000000">
        <w:rPr>
          <w:rtl w:val="0"/>
        </w:rPr>
        <w:t xml:space="preserve">        Số tiền thanh toán (đơn vị theo cột currency).</w:t>
      </w:r>
    </w:p>
    <w:p w:rsidR="00000000" w:rsidDel="00000000" w:rsidP="00000000" w:rsidRDefault="00000000" w:rsidRPr="00000000" w14:paraId="0000107F">
      <w:pPr>
        <w:rPr/>
      </w:pPr>
      <w:r w:rsidDel="00000000" w:rsidR="00000000" w:rsidRPr="00000000">
        <w:rPr>
          <w:rtl w:val="0"/>
        </w:rPr>
        <w:t xml:space="preserve">   19. refunded_amount              DECIMAL(15,2)              Null:NO  </w:t>
      </w:r>
    </w:p>
    <w:p w:rsidR="00000000" w:rsidDel="00000000" w:rsidP="00000000" w:rsidRDefault="00000000" w:rsidRPr="00000000" w14:paraId="00001080">
      <w:pPr>
        <w:rPr/>
      </w:pPr>
      <w:r w:rsidDel="00000000" w:rsidR="00000000" w:rsidRPr="00000000">
        <w:rPr>
          <w:rtl w:val="0"/>
        </w:rPr>
        <w:t xml:space="preserve">        · Mặc định = 0</w:t>
      </w:r>
    </w:p>
    <w:p w:rsidR="00000000" w:rsidDel="00000000" w:rsidP="00000000" w:rsidRDefault="00000000" w:rsidRPr="00000000" w14:paraId="00001081">
      <w:pPr>
        <w:rPr/>
      </w:pPr>
      <w:r w:rsidDel="00000000" w:rsidR="00000000" w:rsidRPr="00000000">
        <w:rPr>
          <w:rtl w:val="0"/>
        </w:rPr>
        <w:t xml:space="preserve">        Số tiền hoàn tiền (đơn vị theo cột currency).</w:t>
      </w:r>
    </w:p>
    <w:p w:rsidR="00000000" w:rsidDel="00000000" w:rsidP="00000000" w:rsidRDefault="00000000" w:rsidRPr="00000000" w14:paraId="00001082">
      <w:pPr>
        <w:rPr/>
      </w:pPr>
      <w:r w:rsidDel="00000000" w:rsidR="00000000" w:rsidRPr="00000000">
        <w:rPr>
          <w:rtl w:val="0"/>
        </w:rPr>
        <w:t xml:space="preserve">   20. subscription_id              BIGINT UNSIGNED            Null:YES  [FK]</w:t>
      </w:r>
    </w:p>
    <w:p w:rsidR="00000000" w:rsidDel="00000000" w:rsidP="00000000" w:rsidRDefault="00000000" w:rsidRPr="00000000" w14:paraId="00001083">
      <w:pPr>
        <w:rPr/>
      </w:pPr>
      <w:r w:rsidDel="00000000" w:rsidR="00000000" w:rsidRPr="00000000">
        <w:rPr>
          <w:rtl w:val="0"/>
        </w:rPr>
        <w:t xml:space="preserve">        Gói membership áp dụng (BR-21)</w:t>
      </w:r>
    </w:p>
    <w:p w:rsidR="00000000" w:rsidDel="00000000" w:rsidP="00000000" w:rsidRDefault="00000000" w:rsidRPr="00000000" w14:paraId="00001084">
      <w:pPr>
        <w:rPr/>
      </w:pPr>
      <w:r w:rsidDel="00000000" w:rsidR="00000000" w:rsidRPr="00000000">
        <w:rPr>
          <w:rtl w:val="0"/>
        </w:rPr>
        <w:t xml:space="preserve">   21. cancellation_policy_id       BIGINT UNSIGNED            Null:YES  [FK]</w:t>
      </w:r>
    </w:p>
    <w:p w:rsidR="00000000" w:rsidDel="00000000" w:rsidP="00000000" w:rsidRDefault="00000000" w:rsidRPr="00000000" w14:paraId="00001085">
      <w:pPr>
        <w:rPr/>
      </w:pPr>
      <w:r w:rsidDel="00000000" w:rsidR="00000000" w:rsidRPr="00000000">
        <w:rPr>
          <w:rtl w:val="0"/>
        </w:rPr>
        <w:t xml:space="preserve">        Ảnh chụp chính sách lúc đặt.</w:t>
      </w:r>
    </w:p>
    <w:p w:rsidR="00000000" w:rsidDel="00000000" w:rsidP="00000000" w:rsidRDefault="00000000" w:rsidRPr="00000000" w14:paraId="00001086">
      <w:pPr>
        <w:rPr/>
      </w:pPr>
      <w:r w:rsidDel="00000000" w:rsidR="00000000" w:rsidRPr="00000000">
        <w:rPr>
          <w:rtl w:val="0"/>
        </w:rPr>
        <w:t xml:space="preserve">   22. payment_deadline_at          DATETIME(3)                Null:YES  [IDX]</w:t>
      </w:r>
    </w:p>
    <w:p w:rsidR="00000000" w:rsidDel="00000000" w:rsidP="00000000" w:rsidRDefault="00000000" w:rsidRPr="00000000" w14:paraId="00001087">
      <w:pPr>
        <w:rPr/>
      </w:pPr>
      <w:r w:rsidDel="00000000" w:rsidR="00000000" w:rsidRPr="00000000">
        <w:rPr>
          <w:rtl w:val="0"/>
        </w:rPr>
        <w:t xml:space="preserve">        Hạn chót khách phải hoàn tất thanh toán. Quá hạn thì booking tự chuyển sang huỷ (BR-14: tối</w:t>
      </w:r>
    </w:p>
    <w:p w:rsidR="00000000" w:rsidDel="00000000" w:rsidP="00000000" w:rsidRDefault="00000000" w:rsidRPr="00000000" w14:paraId="00001088">
      <w:pPr>
        <w:rPr/>
      </w:pPr>
      <w:r w:rsidDel="00000000" w:rsidR="00000000" w:rsidRPr="00000000">
        <w:rPr>
          <w:rtl w:val="0"/>
        </w:rPr>
        <w:t xml:space="preserve">        đa 15 phút).</w:t>
      </w:r>
    </w:p>
    <w:p w:rsidR="00000000" w:rsidDel="00000000" w:rsidP="00000000" w:rsidRDefault="00000000" w:rsidRPr="00000000" w14:paraId="00001089">
      <w:pPr>
        <w:rPr/>
      </w:pPr>
      <w:r w:rsidDel="00000000" w:rsidR="00000000" w:rsidRPr="00000000">
        <w:rPr>
          <w:rtl w:val="0"/>
        </w:rPr>
        <w:t xml:space="preserve">   23. confirmed_at                 DATETIME(3)                Null:YES </w:t>
      </w:r>
    </w:p>
    <w:p w:rsidR="00000000" w:rsidDel="00000000" w:rsidP="00000000" w:rsidRDefault="00000000" w:rsidRPr="00000000" w14:paraId="0000108A">
      <w:pPr>
        <w:rPr/>
      </w:pPr>
      <w:r w:rsidDel="00000000" w:rsidR="00000000" w:rsidRPr="00000000">
        <w:rPr>
          <w:rtl w:val="0"/>
        </w:rPr>
        <w:t xml:space="preserve">        Mốc thời gian: xác nhận.</w:t>
      </w:r>
    </w:p>
    <w:p w:rsidR="00000000" w:rsidDel="00000000" w:rsidP="00000000" w:rsidRDefault="00000000" w:rsidRPr="00000000" w14:paraId="0000108B">
      <w:pPr>
        <w:rPr/>
      </w:pPr>
      <w:r w:rsidDel="00000000" w:rsidR="00000000" w:rsidRPr="00000000">
        <w:rPr>
          <w:rtl w:val="0"/>
        </w:rPr>
        <w:t xml:space="preserve">   24. completed_at                 DATETIME(3)                Null:YES </w:t>
      </w:r>
    </w:p>
    <w:p w:rsidR="00000000" w:rsidDel="00000000" w:rsidP="00000000" w:rsidRDefault="00000000" w:rsidRPr="00000000" w14:paraId="0000108C">
      <w:pPr>
        <w:rPr/>
      </w:pPr>
      <w:r w:rsidDel="00000000" w:rsidR="00000000" w:rsidRPr="00000000">
        <w:rPr>
          <w:rtl w:val="0"/>
        </w:rPr>
        <w:t xml:space="preserve">        Mốc thời gian: hoàn tất.</w:t>
      </w:r>
    </w:p>
    <w:p w:rsidR="00000000" w:rsidDel="00000000" w:rsidP="00000000" w:rsidRDefault="00000000" w:rsidRPr="00000000" w14:paraId="0000108D">
      <w:pPr>
        <w:rPr/>
      </w:pPr>
      <w:r w:rsidDel="00000000" w:rsidR="00000000" w:rsidRPr="00000000">
        <w:rPr>
          <w:rtl w:val="0"/>
        </w:rPr>
        <w:t xml:space="preserve">   25. cancelled_at                 DATETIME(3)                Null:YES </w:t>
      </w:r>
    </w:p>
    <w:p w:rsidR="00000000" w:rsidDel="00000000" w:rsidP="00000000" w:rsidRDefault="00000000" w:rsidRPr="00000000" w14:paraId="0000108E">
      <w:pPr>
        <w:rPr/>
      </w:pPr>
      <w:r w:rsidDel="00000000" w:rsidR="00000000" w:rsidRPr="00000000">
        <w:rPr>
          <w:rtl w:val="0"/>
        </w:rPr>
        <w:t xml:space="preserve">        Mốc thời gian: huỷ.</w:t>
      </w:r>
    </w:p>
    <w:p w:rsidR="00000000" w:rsidDel="00000000" w:rsidP="00000000" w:rsidRDefault="00000000" w:rsidRPr="00000000" w14:paraId="0000108F">
      <w:pPr>
        <w:rPr/>
      </w:pPr>
      <w:r w:rsidDel="00000000" w:rsidR="00000000" w:rsidRPr="00000000">
        <w:rPr>
          <w:rtl w:val="0"/>
        </w:rPr>
        <w:t xml:space="preserve">   26. rescheduled_from_id          BIGINT UNSIGNED            Null:YES  [FK]</w:t>
      </w:r>
    </w:p>
    <w:p w:rsidR="00000000" w:rsidDel="00000000" w:rsidP="00000000" w:rsidRDefault="00000000" w:rsidRPr="00000000" w14:paraId="00001090">
      <w:pPr>
        <w:rPr/>
      </w:pPr>
      <w:r w:rsidDel="00000000" w:rsidR="00000000" w:rsidRPr="00000000">
        <w:rPr>
          <w:rtl w:val="0"/>
        </w:rPr>
        <w:t xml:space="preserve">        Booking gốc trước khi dời lịch. Cho phép truy vết chuỗi dời lịch của khách hàng (M09-UC04).</w:t>
      </w:r>
    </w:p>
    <w:p w:rsidR="00000000" w:rsidDel="00000000" w:rsidP="00000000" w:rsidRDefault="00000000" w:rsidRPr="00000000" w14:paraId="00001091">
      <w:pPr>
        <w:rPr/>
      </w:pPr>
      <w:r w:rsidDel="00000000" w:rsidR="00000000" w:rsidRPr="00000000">
        <w:rPr>
          <w:rtl w:val="0"/>
        </w:rPr>
        <w:t xml:space="preserve">   27. is_funds_frozen              TINYINT(1)                 Null:NO  </w:t>
      </w:r>
    </w:p>
    <w:p w:rsidR="00000000" w:rsidDel="00000000" w:rsidP="00000000" w:rsidRDefault="00000000" w:rsidRPr="00000000" w14:paraId="00001092">
      <w:pPr>
        <w:rPr/>
      </w:pPr>
      <w:r w:rsidDel="00000000" w:rsidR="00000000" w:rsidRPr="00000000">
        <w:rPr>
          <w:rtl w:val="0"/>
        </w:rPr>
        <w:t xml:space="preserve">        · Mặc định = 0</w:t>
      </w:r>
    </w:p>
    <w:p w:rsidR="00000000" w:rsidDel="00000000" w:rsidP="00000000" w:rsidRDefault="00000000" w:rsidRPr="00000000" w14:paraId="00001093">
      <w:pPr>
        <w:rPr/>
      </w:pPr>
      <w:r w:rsidDel="00000000" w:rsidR="00000000" w:rsidRPr="00000000">
        <w:rPr>
          <w:rtl w:val="0"/>
        </w:rPr>
        <w:t xml:space="preserve">        BR-33: đóng băng khi có tranh chấp.</w:t>
      </w:r>
    </w:p>
    <w:p w:rsidR="00000000" w:rsidDel="00000000" w:rsidP="00000000" w:rsidRDefault="00000000" w:rsidRPr="00000000" w14:paraId="00001094">
      <w:pPr>
        <w:rPr/>
      </w:pPr>
      <w:r w:rsidDel="00000000" w:rsidR="00000000" w:rsidRPr="00000000">
        <w:rPr>
          <w:rtl w:val="0"/>
        </w:rPr>
        <w:t xml:space="preserve">   28. version                      INT UNSIGNED               Null:NO  </w:t>
      </w:r>
    </w:p>
    <w:p w:rsidR="00000000" w:rsidDel="00000000" w:rsidP="00000000" w:rsidRDefault="00000000" w:rsidRPr="00000000" w14:paraId="00001095">
      <w:pPr>
        <w:rPr/>
      </w:pPr>
      <w:r w:rsidDel="00000000" w:rsidR="00000000" w:rsidRPr="00000000">
        <w:rPr>
          <w:rtl w:val="0"/>
        </w:rPr>
        <w:t xml:space="preserve">        · Mặc định = 0</w:t>
      </w:r>
    </w:p>
    <w:p w:rsidR="00000000" w:rsidDel="00000000" w:rsidP="00000000" w:rsidRDefault="00000000" w:rsidRPr="00000000" w14:paraId="00001096">
      <w:pPr>
        <w:rPr/>
      </w:pPr>
      <w:r w:rsidDel="00000000" w:rsidR="00000000" w:rsidRPr="00000000">
        <w:rPr>
          <w:rtl w:val="0"/>
        </w:rPr>
        <w:t xml:space="preserve">        Số phiên bản dùng cho optimistic locking (JPA @Version) chống ghi đè đồng thời. (Tham chiếu</w:t>
      </w:r>
    </w:p>
    <w:p w:rsidR="00000000" w:rsidDel="00000000" w:rsidP="00000000" w:rsidRDefault="00000000" w:rsidRPr="00000000" w14:paraId="00001097">
      <w:pPr>
        <w:rPr/>
      </w:pPr>
      <w:r w:rsidDel="00000000" w:rsidR="00000000" w:rsidRPr="00000000">
        <w:rPr>
          <w:rtl w:val="0"/>
        </w:rPr>
        <w:t xml:space="preserve">        SRS: BR-35)</w:t>
      </w:r>
    </w:p>
    <w:p w:rsidR="00000000" w:rsidDel="00000000" w:rsidP="00000000" w:rsidRDefault="00000000" w:rsidRPr="00000000" w14:paraId="00001098">
      <w:pPr>
        <w:rPr/>
      </w:pPr>
      <w:r w:rsidDel="00000000" w:rsidR="00000000" w:rsidRPr="00000000">
        <w:rPr>
          <w:rtl w:val="0"/>
        </w:rPr>
        <w:t xml:space="preserve">   29. created_at                   DATETIME(3)                Null:NO  </w:t>
      </w:r>
    </w:p>
    <w:p w:rsidR="00000000" w:rsidDel="00000000" w:rsidP="00000000" w:rsidRDefault="00000000" w:rsidRPr="00000000" w14:paraId="00001099">
      <w:pPr>
        <w:rPr/>
      </w:pPr>
      <w:r w:rsidDel="00000000" w:rsidR="00000000" w:rsidRPr="00000000">
        <w:rPr>
          <w:rtl w:val="0"/>
        </w:rPr>
        <w:t xml:space="preserve">        · Mặc định = CURRENT_TIMESTAMP(3)</w:t>
      </w:r>
    </w:p>
    <w:p w:rsidR="00000000" w:rsidDel="00000000" w:rsidP="00000000" w:rsidRDefault="00000000" w:rsidRPr="00000000" w14:paraId="0000109A">
      <w:pPr>
        <w:rPr/>
      </w:pPr>
      <w:r w:rsidDel="00000000" w:rsidR="00000000" w:rsidRPr="00000000">
        <w:rPr>
          <w:rtl w:val="0"/>
        </w:rPr>
        <w:t xml:space="preserve">        Thời điểm bản ghi được tạo.</w:t>
      </w:r>
    </w:p>
    <w:p w:rsidR="00000000" w:rsidDel="00000000" w:rsidP="00000000" w:rsidRDefault="00000000" w:rsidRPr="00000000" w14:paraId="0000109B">
      <w:pPr>
        <w:rPr/>
      </w:pPr>
      <w:r w:rsidDel="00000000" w:rsidR="00000000" w:rsidRPr="00000000">
        <w:rPr>
          <w:rtl w:val="0"/>
        </w:rPr>
        <w:t xml:space="preserve">   30. updated_at                   DATETIME(3)                Null:NO  </w:t>
      </w:r>
    </w:p>
    <w:p w:rsidR="00000000" w:rsidDel="00000000" w:rsidP="00000000" w:rsidRDefault="00000000" w:rsidRPr="00000000" w14:paraId="0000109C">
      <w:pPr>
        <w:rPr/>
      </w:pPr>
      <w:r w:rsidDel="00000000" w:rsidR="00000000" w:rsidRPr="00000000">
        <w:rPr>
          <w:rtl w:val="0"/>
        </w:rPr>
        <w:t xml:space="preserve">        · Mặc định = CURRENT_TIMESTAMP(3)  |  AUTO-UPDATE</w:t>
      </w:r>
    </w:p>
    <w:p w:rsidR="00000000" w:rsidDel="00000000" w:rsidP="00000000" w:rsidRDefault="00000000" w:rsidRPr="00000000" w14:paraId="0000109D">
      <w:pPr>
        <w:rPr/>
      </w:pPr>
      <w:r w:rsidDel="00000000" w:rsidR="00000000" w:rsidRPr="00000000">
        <w:rPr>
          <w:rtl w:val="0"/>
        </w:rPr>
        <w:t xml:space="preserve">        Thời điểm cập nhật gần nhất (tự động cập nhật).</w:t>
      </w:r>
    </w:p>
    <w:p w:rsidR="00000000" w:rsidDel="00000000" w:rsidP="00000000" w:rsidRDefault="00000000" w:rsidRPr="00000000" w14:paraId="0000109E">
      <w:pPr>
        <w:rPr/>
      </w:pPr>
      <w:r w:rsidDel="00000000" w:rsidR="00000000" w:rsidRPr="00000000">
        <w:rPr>
          <w:rtl w:val="0"/>
        </w:rPr>
      </w:r>
    </w:p>
    <w:p w:rsidR="00000000" w:rsidDel="00000000" w:rsidP="00000000" w:rsidRDefault="00000000" w:rsidRPr="00000000" w14:paraId="0000109F">
      <w:pPr>
        <w:rPr/>
      </w:pPr>
      <w:r w:rsidDel="00000000" w:rsidR="00000000" w:rsidRPr="00000000">
        <w:rPr>
          <w:rtl w:val="0"/>
        </w:rPr>
      </w:r>
    </w:p>
    <w:p w:rsidR="00000000" w:rsidDel="00000000" w:rsidP="00000000" w:rsidRDefault="00000000" w:rsidRPr="00000000" w14:paraId="000010A0">
      <w:pPr>
        <w:rPr/>
      </w:pPr>
      <w:r w:rsidDel="00000000" w:rsidR="00000000" w:rsidRPr="00000000">
        <w:rPr>
          <w:rtl w:val="0"/>
        </w:rPr>
        <w:t xml:space="preserve">====================================================================================================</w:t>
      </w:r>
    </w:p>
    <w:p w:rsidR="00000000" w:rsidDel="00000000" w:rsidP="00000000" w:rsidRDefault="00000000" w:rsidRPr="00000000" w14:paraId="000010A1">
      <w:pPr>
        <w:rPr/>
      </w:pPr>
      <w:r w:rsidDel="00000000" w:rsidR="00000000" w:rsidRPr="00000000">
        <w:rPr>
          <w:rtl w:val="0"/>
        </w:rPr>
        <w:t xml:space="preserve">BẢNG 34/95 :  BOOKING_ITEM</w:t>
      </w:r>
    </w:p>
    <w:p w:rsidR="00000000" w:rsidDel="00000000" w:rsidP="00000000" w:rsidRDefault="00000000" w:rsidRPr="00000000" w14:paraId="000010A2">
      <w:pPr>
        <w:rPr/>
      </w:pPr>
      <w:r w:rsidDel="00000000" w:rsidR="00000000" w:rsidRPr="00000000">
        <w:rPr>
          <w:rtl w:val="0"/>
        </w:rPr>
        <w:t xml:space="preserve">====================================================================================================</w:t>
      </w:r>
    </w:p>
    <w:p w:rsidR="00000000" w:rsidDel="00000000" w:rsidP="00000000" w:rsidRDefault="00000000" w:rsidRPr="00000000" w14:paraId="000010A3">
      <w:pPr>
        <w:rPr/>
      </w:pPr>
      <w:r w:rsidDel="00000000" w:rsidR="00000000" w:rsidRPr="00000000">
        <w:rPr>
          <w:rtl w:val="0"/>
        </w:rPr>
      </w:r>
    </w:p>
    <w:p w:rsidR="00000000" w:rsidDel="00000000" w:rsidP="00000000" w:rsidRDefault="00000000" w:rsidRPr="00000000" w14:paraId="000010A4">
      <w:pPr>
        <w:rPr/>
      </w:pPr>
      <w:r w:rsidDel="00000000" w:rsidR="00000000" w:rsidRPr="00000000">
        <w:rPr>
          <w:rtl w:val="0"/>
        </w:rPr>
        <w:t xml:space="preserve">Ý NGHĨA: Chi tiết chỗ ngồi/phòng trong 1 booking.</w:t>
      </w:r>
    </w:p>
    <w:p w:rsidR="00000000" w:rsidDel="00000000" w:rsidP="00000000" w:rsidRDefault="00000000" w:rsidRPr="00000000" w14:paraId="000010A5">
      <w:pPr>
        <w:rPr/>
      </w:pPr>
      <w:r w:rsidDel="00000000" w:rsidR="00000000" w:rsidRPr="00000000">
        <w:rPr>
          <w:rtl w:val="0"/>
        </w:rPr>
      </w:r>
    </w:p>
    <w:p w:rsidR="00000000" w:rsidDel="00000000" w:rsidP="00000000" w:rsidRDefault="00000000" w:rsidRPr="00000000" w14:paraId="000010A6">
      <w:pPr>
        <w:rPr/>
      </w:pPr>
      <w:r w:rsidDel="00000000" w:rsidR="00000000" w:rsidRPr="00000000">
        <w:rPr>
          <w:rtl w:val="0"/>
        </w:rPr>
        <w:t xml:space="preserve">  Khoá chính : id</w:t>
      </w:r>
    </w:p>
    <w:p w:rsidR="00000000" w:rsidDel="00000000" w:rsidP="00000000" w:rsidRDefault="00000000" w:rsidRPr="00000000" w14:paraId="000010A7">
      <w:pPr>
        <w:rPr/>
      </w:pPr>
      <w:r w:rsidDel="00000000" w:rsidR="00000000" w:rsidRPr="00000000">
        <w:rPr>
          <w:rtl w:val="0"/>
        </w:rPr>
        <w:t xml:space="preserve">  Duy nhất   : uk_bi_booking_resource (booking_id, resource_id, start_at)</w:t>
      </w:r>
    </w:p>
    <w:p w:rsidR="00000000" w:rsidDel="00000000" w:rsidP="00000000" w:rsidRDefault="00000000" w:rsidRPr="00000000" w14:paraId="000010A8">
      <w:pPr>
        <w:rPr/>
      </w:pPr>
      <w:r w:rsidDel="00000000" w:rsidR="00000000" w:rsidRPr="00000000">
        <w:rPr>
          <w:rtl w:val="0"/>
        </w:rPr>
        <w:t xml:space="preserve">  Tham chiếu tới:</w:t>
      </w:r>
    </w:p>
    <w:p w:rsidR="00000000" w:rsidDel="00000000" w:rsidP="00000000" w:rsidRDefault="00000000" w:rsidRPr="00000000" w14:paraId="000010A9">
      <w:pPr>
        <w:rPr/>
      </w:pPr>
      <w:r w:rsidDel="00000000" w:rsidR="00000000" w:rsidRPr="00000000">
        <w:rPr>
          <w:rtl w:val="0"/>
        </w:rPr>
        <w:t xml:space="preserve">      - booking_id                 -&gt; booking.id   [ON DELETE CASCADE]</w:t>
      </w:r>
    </w:p>
    <w:p w:rsidR="00000000" w:rsidDel="00000000" w:rsidP="00000000" w:rsidRDefault="00000000" w:rsidRPr="00000000" w14:paraId="000010AA">
      <w:pPr>
        <w:rPr/>
      </w:pPr>
      <w:r w:rsidDel="00000000" w:rsidR="00000000" w:rsidRPr="00000000">
        <w:rPr>
          <w:rtl w:val="0"/>
        </w:rPr>
        <w:t xml:space="preserve">      - resource_id                -&gt; workspace_resource.id   [ON DELETE RESTRICT]</w:t>
      </w:r>
    </w:p>
    <w:p w:rsidR="00000000" w:rsidDel="00000000" w:rsidP="00000000" w:rsidRDefault="00000000" w:rsidRPr="00000000" w14:paraId="000010AB">
      <w:pPr>
        <w:rPr/>
      </w:pPr>
      <w:r w:rsidDel="00000000" w:rsidR="00000000" w:rsidRPr="00000000">
        <w:rPr>
          <w:rtl w:val="0"/>
        </w:rPr>
        <w:t xml:space="preserve">      - seat_type_id               -&gt; seat_type.id   [ON DELETE RESTRICT]</w:t>
      </w:r>
    </w:p>
    <w:p w:rsidR="00000000" w:rsidDel="00000000" w:rsidP="00000000" w:rsidRDefault="00000000" w:rsidRPr="00000000" w14:paraId="000010AC">
      <w:pPr>
        <w:rPr/>
      </w:pPr>
      <w:r w:rsidDel="00000000" w:rsidR="00000000" w:rsidRPr="00000000">
        <w:rPr>
          <w:rtl w:val="0"/>
        </w:rPr>
        <w:t xml:space="preserve">  Được tham chiếu bởi: booking_attendance.booking_item_id, resource_time_slot.booking_item_id</w:t>
      </w:r>
    </w:p>
    <w:p w:rsidR="00000000" w:rsidDel="00000000" w:rsidP="00000000" w:rsidRDefault="00000000" w:rsidRPr="00000000" w14:paraId="000010AD">
      <w:pPr>
        <w:rPr/>
      </w:pPr>
      <w:r w:rsidDel="00000000" w:rsidR="00000000" w:rsidRPr="00000000">
        <w:rPr>
          <w:rtl w:val="0"/>
        </w:rPr>
      </w:r>
    </w:p>
    <w:p w:rsidR="00000000" w:rsidDel="00000000" w:rsidP="00000000" w:rsidRDefault="00000000" w:rsidRPr="00000000" w14:paraId="000010AE">
      <w:pPr>
        <w:rPr/>
      </w:pPr>
      <w:r w:rsidDel="00000000" w:rsidR="00000000" w:rsidRPr="00000000">
        <w:rPr>
          <w:rtl w:val="0"/>
        </w:rPr>
        <w:t xml:space="preserve">  DANH SÁCH THUỘC TÍNH</w:t>
      </w:r>
    </w:p>
    <w:p w:rsidR="00000000" w:rsidDel="00000000" w:rsidP="00000000" w:rsidRDefault="00000000" w:rsidRPr="00000000" w14:paraId="000010AF">
      <w:pPr>
        <w:rPr/>
      </w:pPr>
      <w:r w:rsidDel="00000000" w:rsidR="00000000" w:rsidRPr="00000000">
        <w:rPr>
          <w:rtl w:val="0"/>
        </w:rPr>
        <w:t xml:space="preserve">  --------------------------------------------------------------------------------------------------</w:t>
      </w:r>
    </w:p>
    <w:p w:rsidR="00000000" w:rsidDel="00000000" w:rsidP="00000000" w:rsidRDefault="00000000" w:rsidRPr="00000000" w14:paraId="000010B0">
      <w:pPr>
        <w:rPr/>
      </w:pPr>
      <w:r w:rsidDel="00000000" w:rsidR="00000000" w:rsidRPr="00000000">
        <w:rPr>
          <w:rtl w:val="0"/>
        </w:rPr>
        <w:t xml:space="preserve">    1. id                           BIGINT UNSIGNED            Null:NO   [PK]</w:t>
      </w:r>
    </w:p>
    <w:p w:rsidR="00000000" w:rsidDel="00000000" w:rsidP="00000000" w:rsidRDefault="00000000" w:rsidRPr="00000000" w14:paraId="000010B1">
      <w:pPr>
        <w:rPr/>
      </w:pPr>
      <w:r w:rsidDel="00000000" w:rsidR="00000000" w:rsidRPr="00000000">
        <w:rPr>
          <w:rtl w:val="0"/>
        </w:rPr>
        <w:t xml:space="preserve">        · AUTO_INCREMENT</w:t>
      </w:r>
    </w:p>
    <w:p w:rsidR="00000000" w:rsidDel="00000000" w:rsidP="00000000" w:rsidRDefault="00000000" w:rsidRPr="00000000" w14:paraId="000010B2">
      <w:pPr>
        <w:rPr/>
      </w:pPr>
      <w:r w:rsidDel="00000000" w:rsidR="00000000" w:rsidRPr="00000000">
        <w:rPr>
          <w:rtl w:val="0"/>
        </w:rPr>
        <w:t xml:space="preserve">        Khoá chính, tự tăng.</w:t>
      </w:r>
    </w:p>
    <w:p w:rsidR="00000000" w:rsidDel="00000000" w:rsidP="00000000" w:rsidRDefault="00000000" w:rsidRPr="00000000" w14:paraId="000010B3">
      <w:pPr>
        <w:rPr/>
      </w:pPr>
      <w:r w:rsidDel="00000000" w:rsidR="00000000" w:rsidRPr="00000000">
        <w:rPr>
          <w:rtl w:val="0"/>
        </w:rPr>
        <w:t xml:space="preserve">    2. booking_id                   BIGINT UNSIGNED            Null:NO   [FK/UQ]</w:t>
      </w:r>
    </w:p>
    <w:p w:rsidR="00000000" w:rsidDel="00000000" w:rsidP="00000000" w:rsidRDefault="00000000" w:rsidRPr="00000000" w14:paraId="000010B4">
      <w:pPr>
        <w:rPr/>
      </w:pPr>
      <w:r w:rsidDel="00000000" w:rsidR="00000000" w:rsidRPr="00000000">
        <w:rPr>
          <w:rtl w:val="0"/>
        </w:rPr>
        <w:t xml:space="preserve">        Khoá ngoại tới bảng booking (Đơn đặt chỗ).</w:t>
      </w:r>
    </w:p>
    <w:p w:rsidR="00000000" w:rsidDel="00000000" w:rsidP="00000000" w:rsidRDefault="00000000" w:rsidRPr="00000000" w14:paraId="000010B5">
      <w:pPr>
        <w:rPr/>
      </w:pPr>
      <w:r w:rsidDel="00000000" w:rsidR="00000000" w:rsidRPr="00000000">
        <w:rPr>
          <w:rtl w:val="0"/>
        </w:rPr>
        <w:t xml:space="preserve">    3. resource_id                  BIGINT UNSIGNED            Null:NO   [FK/UQ/IDX]</w:t>
      </w:r>
    </w:p>
    <w:p w:rsidR="00000000" w:rsidDel="00000000" w:rsidP="00000000" w:rsidRDefault="00000000" w:rsidRPr="00000000" w14:paraId="000010B6">
      <w:pPr>
        <w:rPr/>
      </w:pPr>
      <w:r w:rsidDel="00000000" w:rsidR="00000000" w:rsidRPr="00000000">
        <w:rPr>
          <w:rtl w:val="0"/>
        </w:rPr>
        <w:t xml:space="preserve">        Khoá ngoại tới bảng workspace_resource (Chỗ ngồi / phòng có thể đặt).</w:t>
      </w:r>
    </w:p>
    <w:p w:rsidR="00000000" w:rsidDel="00000000" w:rsidP="00000000" w:rsidRDefault="00000000" w:rsidRPr="00000000" w14:paraId="000010B7">
      <w:pPr>
        <w:rPr/>
      </w:pPr>
      <w:r w:rsidDel="00000000" w:rsidR="00000000" w:rsidRPr="00000000">
        <w:rPr>
          <w:rtl w:val="0"/>
        </w:rPr>
        <w:t xml:space="preserve">    4. seat_type_id                 BIGINT UNSIGNED            Null:NO   [FK]</w:t>
      </w:r>
    </w:p>
    <w:p w:rsidR="00000000" w:rsidDel="00000000" w:rsidP="00000000" w:rsidRDefault="00000000" w:rsidRPr="00000000" w14:paraId="000010B8">
      <w:pPr>
        <w:rPr/>
      </w:pPr>
      <w:r w:rsidDel="00000000" w:rsidR="00000000" w:rsidRPr="00000000">
        <w:rPr>
          <w:rtl w:val="0"/>
        </w:rPr>
        <w:t xml:space="preserve">        Khoá ngoại tới bảng seat_type (Loại chỗ ngồi / phòng).</w:t>
      </w:r>
    </w:p>
    <w:p w:rsidR="00000000" w:rsidDel="00000000" w:rsidP="00000000" w:rsidRDefault="00000000" w:rsidRPr="00000000" w14:paraId="000010B9">
      <w:pPr>
        <w:rPr/>
      </w:pPr>
      <w:r w:rsidDel="00000000" w:rsidR="00000000" w:rsidRPr="00000000">
        <w:rPr>
          <w:rtl w:val="0"/>
        </w:rPr>
        <w:t xml:space="preserve">    5. start_at                     DATETIME(3)                Null:NO   [UQ/IDX]</w:t>
      </w:r>
    </w:p>
    <w:p w:rsidR="00000000" w:rsidDel="00000000" w:rsidP="00000000" w:rsidRDefault="00000000" w:rsidRPr="00000000" w14:paraId="000010BA">
      <w:pPr>
        <w:rPr/>
      </w:pPr>
      <w:r w:rsidDel="00000000" w:rsidR="00000000" w:rsidRPr="00000000">
        <w:rPr>
          <w:rtl w:val="0"/>
        </w:rPr>
        <w:t xml:space="preserve">        Thời điểm bắt đầu.</w:t>
      </w:r>
    </w:p>
    <w:p w:rsidR="00000000" w:rsidDel="00000000" w:rsidP="00000000" w:rsidRDefault="00000000" w:rsidRPr="00000000" w14:paraId="000010BB">
      <w:pPr>
        <w:rPr/>
      </w:pPr>
      <w:r w:rsidDel="00000000" w:rsidR="00000000" w:rsidRPr="00000000">
        <w:rPr>
          <w:rtl w:val="0"/>
        </w:rPr>
        <w:t xml:space="preserve">    6. end_at                       DATETIME(3)                Null:NO   [IDX]</w:t>
      </w:r>
    </w:p>
    <w:p w:rsidR="00000000" w:rsidDel="00000000" w:rsidP="00000000" w:rsidRDefault="00000000" w:rsidRPr="00000000" w14:paraId="000010BC">
      <w:pPr>
        <w:rPr/>
      </w:pPr>
      <w:r w:rsidDel="00000000" w:rsidR="00000000" w:rsidRPr="00000000">
        <w:rPr>
          <w:rtl w:val="0"/>
        </w:rPr>
        <w:t xml:space="preserve">        Thời điểm kết thúc.</w:t>
      </w:r>
    </w:p>
    <w:p w:rsidR="00000000" w:rsidDel="00000000" w:rsidP="00000000" w:rsidRDefault="00000000" w:rsidRPr="00000000" w14:paraId="000010BD">
      <w:pPr>
        <w:rPr/>
      </w:pPr>
      <w:r w:rsidDel="00000000" w:rsidR="00000000" w:rsidRPr="00000000">
        <w:rPr>
          <w:rtl w:val="0"/>
        </w:rPr>
        <w:t xml:space="preserve">    7. quantity                     SMALLINT UNSIGNED          Null:NO  </w:t>
      </w:r>
    </w:p>
    <w:p w:rsidR="00000000" w:rsidDel="00000000" w:rsidP="00000000" w:rsidRDefault="00000000" w:rsidRPr="00000000" w14:paraId="000010BE">
      <w:pPr>
        <w:rPr/>
      </w:pPr>
      <w:r w:rsidDel="00000000" w:rsidR="00000000" w:rsidRPr="00000000">
        <w:rPr>
          <w:rtl w:val="0"/>
        </w:rPr>
        <w:t xml:space="preserve">        · Mặc định = 1</w:t>
      </w:r>
    </w:p>
    <w:p w:rsidR="00000000" w:rsidDel="00000000" w:rsidP="00000000" w:rsidRDefault="00000000" w:rsidRPr="00000000" w14:paraId="000010BF">
      <w:pPr>
        <w:rPr/>
      </w:pPr>
      <w:r w:rsidDel="00000000" w:rsidR="00000000" w:rsidRPr="00000000">
        <w:rPr>
          <w:rtl w:val="0"/>
        </w:rPr>
        <w:t xml:space="preserve">        Số lượng chỗ ngồi được đặt trong dòng chi tiết này.</w:t>
      </w:r>
    </w:p>
    <w:p w:rsidR="00000000" w:rsidDel="00000000" w:rsidP="00000000" w:rsidRDefault="00000000" w:rsidRPr="00000000" w14:paraId="000010C0">
      <w:pPr>
        <w:rPr/>
      </w:pPr>
      <w:r w:rsidDel="00000000" w:rsidR="00000000" w:rsidRPr="00000000">
        <w:rPr>
          <w:rtl w:val="0"/>
        </w:rPr>
        <w:t xml:space="preserve">    8. price_unit                   ENUM('HOUR','DAY','MONTH') Null:NO  </w:t>
      </w:r>
    </w:p>
    <w:p w:rsidR="00000000" w:rsidDel="00000000" w:rsidP="00000000" w:rsidRDefault="00000000" w:rsidRPr="00000000" w14:paraId="000010C1">
      <w:pPr>
        <w:rPr/>
      </w:pPr>
      <w:r w:rsidDel="00000000" w:rsidR="00000000" w:rsidRPr="00000000">
        <w:rPr>
          <w:rtl w:val="0"/>
        </w:rPr>
        <w:t xml:space="preserve">        · Mặc định = 'HOUR'</w:t>
      </w:r>
    </w:p>
    <w:p w:rsidR="00000000" w:rsidDel="00000000" w:rsidP="00000000" w:rsidRDefault="00000000" w:rsidRPr="00000000" w14:paraId="000010C2">
      <w:pPr>
        <w:rPr/>
      </w:pPr>
      <w:r w:rsidDel="00000000" w:rsidR="00000000" w:rsidRPr="00000000">
        <w:rPr>
          <w:rtl w:val="0"/>
        </w:rPr>
        <w:t xml:space="preserve">        Đơn vị tính giá: theo giờ, theo ngày hoặc theo tháng.</w:t>
      </w:r>
    </w:p>
    <w:p w:rsidR="00000000" w:rsidDel="00000000" w:rsidP="00000000" w:rsidRDefault="00000000" w:rsidRPr="00000000" w14:paraId="000010C3">
      <w:pPr>
        <w:rPr/>
      </w:pPr>
      <w:r w:rsidDel="00000000" w:rsidR="00000000" w:rsidRPr="00000000">
        <w:rPr>
          <w:rtl w:val="0"/>
        </w:rPr>
        <w:t xml:space="preserve">        Giá trị hợp lệ: HOUR | DAY | MONTH</w:t>
      </w:r>
    </w:p>
    <w:p w:rsidR="00000000" w:rsidDel="00000000" w:rsidP="00000000" w:rsidRDefault="00000000" w:rsidRPr="00000000" w14:paraId="000010C4">
      <w:pPr>
        <w:rPr/>
      </w:pPr>
      <w:r w:rsidDel="00000000" w:rsidR="00000000" w:rsidRPr="00000000">
        <w:rPr>
          <w:rtl w:val="0"/>
        </w:rPr>
        <w:t xml:space="preserve">    9. unit_price                   DECIMAL(15,2)              Null:NO  </w:t>
      </w:r>
    </w:p>
    <w:p w:rsidR="00000000" w:rsidDel="00000000" w:rsidP="00000000" w:rsidRDefault="00000000" w:rsidRPr="00000000" w14:paraId="000010C5">
      <w:pPr>
        <w:rPr/>
      </w:pPr>
      <w:r w:rsidDel="00000000" w:rsidR="00000000" w:rsidRPr="00000000">
        <w:rPr>
          <w:rtl w:val="0"/>
        </w:rPr>
        <w:t xml:space="preserve">        · Mặc định = 0</w:t>
      </w:r>
    </w:p>
    <w:p w:rsidR="00000000" w:rsidDel="00000000" w:rsidP="00000000" w:rsidRDefault="00000000" w:rsidRPr="00000000" w14:paraId="000010C6">
      <w:pPr>
        <w:rPr/>
      </w:pPr>
      <w:r w:rsidDel="00000000" w:rsidR="00000000" w:rsidRPr="00000000">
        <w:rPr>
          <w:rtl w:val="0"/>
        </w:rPr>
        <w:t xml:space="preserve">        Đơn giá của một đơn vị tính (giờ, ngày hoặc tháng).</w:t>
      </w:r>
    </w:p>
    <w:p w:rsidR="00000000" w:rsidDel="00000000" w:rsidP="00000000" w:rsidRDefault="00000000" w:rsidRPr="00000000" w14:paraId="000010C7">
      <w:pPr>
        <w:rPr/>
      </w:pPr>
      <w:r w:rsidDel="00000000" w:rsidR="00000000" w:rsidRPr="00000000">
        <w:rPr>
          <w:rtl w:val="0"/>
        </w:rPr>
        <w:t xml:space="preserve">   10. units                        DECIMAL(10,2)              Null:NO  </w:t>
      </w:r>
    </w:p>
    <w:p w:rsidR="00000000" w:rsidDel="00000000" w:rsidP="00000000" w:rsidRDefault="00000000" w:rsidRPr="00000000" w14:paraId="000010C8">
      <w:pPr>
        <w:rPr/>
      </w:pPr>
      <w:r w:rsidDel="00000000" w:rsidR="00000000" w:rsidRPr="00000000">
        <w:rPr>
          <w:rtl w:val="0"/>
        </w:rPr>
        <w:t xml:space="preserve">        · Mặc định = 0</w:t>
      </w:r>
    </w:p>
    <w:p w:rsidR="00000000" w:rsidDel="00000000" w:rsidP="00000000" w:rsidRDefault="00000000" w:rsidRPr="00000000" w14:paraId="000010C9">
      <w:pPr>
        <w:rPr/>
      </w:pPr>
      <w:r w:rsidDel="00000000" w:rsidR="00000000" w:rsidRPr="00000000">
        <w:rPr>
          <w:rtl w:val="0"/>
        </w:rPr>
        <w:t xml:space="preserve">        Số đơn vị đã sử dụng, ví dụ 3.5 tương ứng 3 giờ 30 phút.</w:t>
      </w:r>
    </w:p>
    <w:p w:rsidR="00000000" w:rsidDel="00000000" w:rsidP="00000000" w:rsidRDefault="00000000" w:rsidRPr="00000000" w14:paraId="000010CA">
      <w:pPr>
        <w:rPr/>
      </w:pPr>
      <w:r w:rsidDel="00000000" w:rsidR="00000000" w:rsidRPr="00000000">
        <w:rPr>
          <w:rtl w:val="0"/>
        </w:rPr>
        <w:t xml:space="preserve">   11. line_subtotal                DECIMAL(15,2)              Null:NO  </w:t>
      </w:r>
    </w:p>
    <w:p w:rsidR="00000000" w:rsidDel="00000000" w:rsidP="00000000" w:rsidRDefault="00000000" w:rsidRPr="00000000" w14:paraId="000010CB">
      <w:pPr>
        <w:rPr/>
      </w:pPr>
      <w:r w:rsidDel="00000000" w:rsidR="00000000" w:rsidRPr="00000000">
        <w:rPr>
          <w:rtl w:val="0"/>
        </w:rPr>
        <w:t xml:space="preserve">        · Mặc định = 0</w:t>
      </w:r>
    </w:p>
    <w:p w:rsidR="00000000" w:rsidDel="00000000" w:rsidP="00000000" w:rsidRDefault="00000000" w:rsidRPr="00000000" w14:paraId="000010CC">
      <w:pPr>
        <w:rPr/>
      </w:pPr>
      <w:r w:rsidDel="00000000" w:rsidR="00000000" w:rsidRPr="00000000">
        <w:rPr>
          <w:rtl w:val="0"/>
        </w:rPr>
        <w:t xml:space="preserve">        Thành tiền của dòng chi tiết, bằng đơn giá nhân số đơn vị.</w:t>
      </w:r>
    </w:p>
    <w:p w:rsidR="00000000" w:rsidDel="00000000" w:rsidP="00000000" w:rsidRDefault="00000000" w:rsidRPr="00000000" w14:paraId="000010CD">
      <w:pPr>
        <w:rPr/>
      </w:pPr>
      <w:r w:rsidDel="00000000" w:rsidR="00000000" w:rsidRPr="00000000">
        <w:rPr>
          <w:rtl w:val="0"/>
        </w:rPr>
        <w:t xml:space="preserve">   12. created_at                   DATETIME(3)                Null:NO  </w:t>
      </w:r>
    </w:p>
    <w:p w:rsidR="00000000" w:rsidDel="00000000" w:rsidP="00000000" w:rsidRDefault="00000000" w:rsidRPr="00000000" w14:paraId="000010CE">
      <w:pPr>
        <w:rPr/>
      </w:pPr>
      <w:r w:rsidDel="00000000" w:rsidR="00000000" w:rsidRPr="00000000">
        <w:rPr>
          <w:rtl w:val="0"/>
        </w:rPr>
        <w:t xml:space="preserve">        · Mặc định = CURRENT_TIMESTAMP(3)</w:t>
      </w:r>
    </w:p>
    <w:p w:rsidR="00000000" w:rsidDel="00000000" w:rsidP="00000000" w:rsidRDefault="00000000" w:rsidRPr="00000000" w14:paraId="000010CF">
      <w:pPr>
        <w:rPr/>
      </w:pPr>
      <w:r w:rsidDel="00000000" w:rsidR="00000000" w:rsidRPr="00000000">
        <w:rPr>
          <w:rtl w:val="0"/>
        </w:rPr>
        <w:t xml:space="preserve">        Thời điểm bản ghi được tạo.</w:t>
      </w:r>
    </w:p>
    <w:p w:rsidR="00000000" w:rsidDel="00000000" w:rsidP="00000000" w:rsidRDefault="00000000" w:rsidRPr="00000000" w14:paraId="000010D0">
      <w:pPr>
        <w:rPr/>
      </w:pPr>
      <w:r w:rsidDel="00000000" w:rsidR="00000000" w:rsidRPr="00000000">
        <w:rPr>
          <w:rtl w:val="0"/>
        </w:rPr>
      </w:r>
    </w:p>
    <w:p w:rsidR="00000000" w:rsidDel="00000000" w:rsidP="00000000" w:rsidRDefault="00000000" w:rsidRPr="00000000" w14:paraId="000010D1">
      <w:pPr>
        <w:rPr/>
      </w:pPr>
      <w:r w:rsidDel="00000000" w:rsidR="00000000" w:rsidRPr="00000000">
        <w:rPr>
          <w:rtl w:val="0"/>
        </w:rPr>
      </w:r>
    </w:p>
    <w:p w:rsidR="00000000" w:rsidDel="00000000" w:rsidP="00000000" w:rsidRDefault="00000000" w:rsidRPr="00000000" w14:paraId="000010D2">
      <w:pPr>
        <w:rPr/>
      </w:pPr>
      <w:r w:rsidDel="00000000" w:rsidR="00000000" w:rsidRPr="00000000">
        <w:rPr>
          <w:rtl w:val="0"/>
        </w:rPr>
        <w:t xml:space="preserve">====================================================================================================</w:t>
      </w:r>
    </w:p>
    <w:p w:rsidR="00000000" w:rsidDel="00000000" w:rsidP="00000000" w:rsidRDefault="00000000" w:rsidRPr="00000000" w14:paraId="000010D3">
      <w:pPr>
        <w:rPr/>
      </w:pPr>
      <w:r w:rsidDel="00000000" w:rsidR="00000000" w:rsidRPr="00000000">
        <w:rPr>
          <w:rtl w:val="0"/>
        </w:rPr>
        <w:t xml:space="preserve">BẢNG 35/95 :  BOOKING_STATUS_HISTORY</w:t>
      </w:r>
    </w:p>
    <w:p w:rsidR="00000000" w:rsidDel="00000000" w:rsidP="00000000" w:rsidRDefault="00000000" w:rsidRPr="00000000" w14:paraId="000010D4">
      <w:pPr>
        <w:rPr/>
      </w:pPr>
      <w:r w:rsidDel="00000000" w:rsidR="00000000" w:rsidRPr="00000000">
        <w:rPr>
          <w:rtl w:val="0"/>
        </w:rPr>
        <w:t xml:space="preserve">====================================================================================================</w:t>
      </w:r>
    </w:p>
    <w:p w:rsidR="00000000" w:rsidDel="00000000" w:rsidP="00000000" w:rsidRDefault="00000000" w:rsidRPr="00000000" w14:paraId="000010D5">
      <w:pPr>
        <w:rPr/>
      </w:pPr>
      <w:r w:rsidDel="00000000" w:rsidR="00000000" w:rsidRPr="00000000">
        <w:rPr>
          <w:rtl w:val="0"/>
        </w:rPr>
      </w:r>
    </w:p>
    <w:p w:rsidR="00000000" w:rsidDel="00000000" w:rsidP="00000000" w:rsidRDefault="00000000" w:rsidRPr="00000000" w14:paraId="000010D6">
      <w:pPr>
        <w:rPr/>
      </w:pPr>
      <w:r w:rsidDel="00000000" w:rsidR="00000000" w:rsidRPr="00000000">
        <w:rPr>
          <w:rtl w:val="0"/>
        </w:rPr>
        <w:t xml:space="preserve">Ý NGHĨA: Lịch sử trạng thái booking (M09-UC08).</w:t>
      </w:r>
    </w:p>
    <w:p w:rsidR="00000000" w:rsidDel="00000000" w:rsidP="00000000" w:rsidRDefault="00000000" w:rsidRPr="00000000" w14:paraId="000010D7">
      <w:pPr>
        <w:rPr/>
      </w:pPr>
      <w:r w:rsidDel="00000000" w:rsidR="00000000" w:rsidRPr="00000000">
        <w:rPr>
          <w:rtl w:val="0"/>
        </w:rPr>
      </w:r>
    </w:p>
    <w:p w:rsidR="00000000" w:rsidDel="00000000" w:rsidP="00000000" w:rsidRDefault="00000000" w:rsidRPr="00000000" w14:paraId="000010D8">
      <w:pPr>
        <w:rPr/>
      </w:pPr>
      <w:r w:rsidDel="00000000" w:rsidR="00000000" w:rsidRPr="00000000">
        <w:rPr>
          <w:rtl w:val="0"/>
        </w:rPr>
        <w:t xml:space="preserve">  Khoá chính : id</w:t>
      </w:r>
    </w:p>
    <w:p w:rsidR="00000000" w:rsidDel="00000000" w:rsidP="00000000" w:rsidRDefault="00000000" w:rsidRPr="00000000" w14:paraId="000010D9">
      <w:pPr>
        <w:rPr/>
      </w:pPr>
      <w:r w:rsidDel="00000000" w:rsidR="00000000" w:rsidRPr="00000000">
        <w:rPr>
          <w:rtl w:val="0"/>
        </w:rPr>
        <w:t xml:space="preserve">  Tham chiếu tới:</w:t>
      </w:r>
    </w:p>
    <w:p w:rsidR="00000000" w:rsidDel="00000000" w:rsidP="00000000" w:rsidRDefault="00000000" w:rsidRPr="00000000" w14:paraId="000010DA">
      <w:pPr>
        <w:rPr/>
      </w:pPr>
      <w:r w:rsidDel="00000000" w:rsidR="00000000" w:rsidRPr="00000000">
        <w:rPr>
          <w:rtl w:val="0"/>
        </w:rPr>
        <w:t xml:space="preserve">      - booking_id                 -&gt; booking.id   [ON DELETE CASCADE]</w:t>
      </w:r>
    </w:p>
    <w:p w:rsidR="00000000" w:rsidDel="00000000" w:rsidP="00000000" w:rsidRDefault="00000000" w:rsidRPr="00000000" w14:paraId="000010DB">
      <w:pPr>
        <w:rPr/>
      </w:pPr>
      <w:r w:rsidDel="00000000" w:rsidR="00000000" w:rsidRPr="00000000">
        <w:rPr>
          <w:rtl w:val="0"/>
        </w:rPr>
      </w:r>
    </w:p>
    <w:p w:rsidR="00000000" w:rsidDel="00000000" w:rsidP="00000000" w:rsidRDefault="00000000" w:rsidRPr="00000000" w14:paraId="000010DC">
      <w:pPr>
        <w:rPr/>
      </w:pPr>
      <w:r w:rsidDel="00000000" w:rsidR="00000000" w:rsidRPr="00000000">
        <w:rPr>
          <w:rtl w:val="0"/>
        </w:rPr>
        <w:t xml:space="preserve">  DANH SÁCH THUỘC TÍNH</w:t>
      </w:r>
    </w:p>
    <w:p w:rsidR="00000000" w:rsidDel="00000000" w:rsidP="00000000" w:rsidRDefault="00000000" w:rsidRPr="00000000" w14:paraId="000010DD">
      <w:pPr>
        <w:rPr/>
      </w:pPr>
      <w:r w:rsidDel="00000000" w:rsidR="00000000" w:rsidRPr="00000000">
        <w:rPr>
          <w:rtl w:val="0"/>
        </w:rPr>
        <w:t xml:space="preserve">  --------------------------------------------------------------------------------------------------</w:t>
      </w:r>
    </w:p>
    <w:p w:rsidR="00000000" w:rsidDel="00000000" w:rsidP="00000000" w:rsidRDefault="00000000" w:rsidRPr="00000000" w14:paraId="000010DE">
      <w:pPr>
        <w:rPr/>
      </w:pPr>
      <w:r w:rsidDel="00000000" w:rsidR="00000000" w:rsidRPr="00000000">
        <w:rPr>
          <w:rtl w:val="0"/>
        </w:rPr>
        <w:t xml:space="preserve">    1. id                           BIGINT UNSIGNED            Null:NO   [PK]</w:t>
      </w:r>
    </w:p>
    <w:p w:rsidR="00000000" w:rsidDel="00000000" w:rsidP="00000000" w:rsidRDefault="00000000" w:rsidRPr="00000000" w14:paraId="000010DF">
      <w:pPr>
        <w:rPr/>
      </w:pPr>
      <w:r w:rsidDel="00000000" w:rsidR="00000000" w:rsidRPr="00000000">
        <w:rPr>
          <w:rtl w:val="0"/>
        </w:rPr>
        <w:t xml:space="preserve">        · AUTO_INCREMENT</w:t>
      </w:r>
    </w:p>
    <w:p w:rsidR="00000000" w:rsidDel="00000000" w:rsidP="00000000" w:rsidRDefault="00000000" w:rsidRPr="00000000" w14:paraId="000010E0">
      <w:pPr>
        <w:rPr/>
      </w:pPr>
      <w:r w:rsidDel="00000000" w:rsidR="00000000" w:rsidRPr="00000000">
        <w:rPr>
          <w:rtl w:val="0"/>
        </w:rPr>
        <w:t xml:space="preserve">        Khoá chính, tự tăng.</w:t>
      </w:r>
    </w:p>
    <w:p w:rsidR="00000000" w:rsidDel="00000000" w:rsidP="00000000" w:rsidRDefault="00000000" w:rsidRPr="00000000" w14:paraId="000010E1">
      <w:pPr>
        <w:rPr/>
      </w:pPr>
      <w:r w:rsidDel="00000000" w:rsidR="00000000" w:rsidRPr="00000000">
        <w:rPr>
          <w:rtl w:val="0"/>
        </w:rPr>
        <w:t xml:space="preserve">    2. booking_id                   BIGINT UNSIGNED            Null:NO   [FK/IDX]</w:t>
      </w:r>
    </w:p>
    <w:p w:rsidR="00000000" w:rsidDel="00000000" w:rsidP="00000000" w:rsidRDefault="00000000" w:rsidRPr="00000000" w14:paraId="000010E2">
      <w:pPr>
        <w:rPr/>
      </w:pPr>
      <w:r w:rsidDel="00000000" w:rsidR="00000000" w:rsidRPr="00000000">
        <w:rPr>
          <w:rtl w:val="0"/>
        </w:rPr>
        <w:t xml:space="preserve">        Khoá ngoại tới bảng booking (Đơn đặt chỗ).</w:t>
      </w:r>
    </w:p>
    <w:p w:rsidR="00000000" w:rsidDel="00000000" w:rsidP="00000000" w:rsidRDefault="00000000" w:rsidRPr="00000000" w14:paraId="000010E3">
      <w:pPr>
        <w:rPr/>
      </w:pPr>
      <w:r w:rsidDel="00000000" w:rsidR="00000000" w:rsidRPr="00000000">
        <w:rPr>
          <w:rtl w:val="0"/>
        </w:rPr>
        <w:t xml:space="preserve">    3. from_status                  VARCHAR(30)                Null:YES </w:t>
      </w:r>
    </w:p>
    <w:p w:rsidR="00000000" w:rsidDel="00000000" w:rsidP="00000000" w:rsidRDefault="00000000" w:rsidRPr="00000000" w14:paraId="000010E4">
      <w:pPr>
        <w:rPr/>
      </w:pPr>
      <w:r w:rsidDel="00000000" w:rsidR="00000000" w:rsidRPr="00000000">
        <w:rPr>
          <w:rtl w:val="0"/>
        </w:rPr>
        <w:t xml:space="preserve">        Trạng thái trước khi chuyển.</w:t>
      </w:r>
    </w:p>
    <w:p w:rsidR="00000000" w:rsidDel="00000000" w:rsidP="00000000" w:rsidRDefault="00000000" w:rsidRPr="00000000" w14:paraId="000010E5">
      <w:pPr>
        <w:rPr/>
      </w:pPr>
      <w:r w:rsidDel="00000000" w:rsidR="00000000" w:rsidRPr="00000000">
        <w:rPr>
          <w:rtl w:val="0"/>
        </w:rPr>
        <w:t xml:space="preserve">    4. to_status                    VARCHAR(30)                Null:NO  </w:t>
      </w:r>
    </w:p>
    <w:p w:rsidR="00000000" w:rsidDel="00000000" w:rsidP="00000000" w:rsidRDefault="00000000" w:rsidRPr="00000000" w14:paraId="000010E6">
      <w:pPr>
        <w:rPr/>
      </w:pPr>
      <w:r w:rsidDel="00000000" w:rsidR="00000000" w:rsidRPr="00000000">
        <w:rPr>
          <w:rtl w:val="0"/>
        </w:rPr>
        <w:t xml:space="preserve">        Trạng thái sau khi chuyển.</w:t>
      </w:r>
    </w:p>
    <w:p w:rsidR="00000000" w:rsidDel="00000000" w:rsidP="00000000" w:rsidRDefault="00000000" w:rsidRPr="00000000" w14:paraId="000010E7">
      <w:pPr>
        <w:rPr/>
      </w:pPr>
      <w:r w:rsidDel="00000000" w:rsidR="00000000" w:rsidRPr="00000000">
        <w:rPr>
          <w:rtl w:val="0"/>
        </w:rPr>
        <w:t xml:space="preserve">    5. changed_by                   BIGINT UNSIGNED            Null:YES </w:t>
      </w:r>
    </w:p>
    <w:p w:rsidR="00000000" w:rsidDel="00000000" w:rsidP="00000000" w:rsidRDefault="00000000" w:rsidRPr="00000000" w14:paraId="000010E8">
      <w:pPr>
        <w:rPr/>
      </w:pPr>
      <w:r w:rsidDel="00000000" w:rsidR="00000000" w:rsidRPr="00000000">
        <w:rPr>
          <w:rtl w:val="0"/>
        </w:rPr>
        <w:t xml:space="preserve">        NULL = hệ thống tự động.</w:t>
      </w:r>
    </w:p>
    <w:p w:rsidR="00000000" w:rsidDel="00000000" w:rsidP="00000000" w:rsidRDefault="00000000" w:rsidRPr="00000000" w14:paraId="000010E9">
      <w:pPr>
        <w:rPr/>
      </w:pPr>
      <w:r w:rsidDel="00000000" w:rsidR="00000000" w:rsidRPr="00000000">
        <w:rPr>
          <w:rtl w:val="0"/>
        </w:rPr>
        <w:t xml:space="preserve">    6. actor_role                   VARCHAR(30)                Null:YES </w:t>
      </w:r>
    </w:p>
    <w:p w:rsidR="00000000" w:rsidDel="00000000" w:rsidP="00000000" w:rsidRDefault="00000000" w:rsidRPr="00000000" w14:paraId="000010EA">
      <w:pPr>
        <w:rPr/>
      </w:pPr>
      <w:r w:rsidDel="00000000" w:rsidR="00000000" w:rsidRPr="00000000">
        <w:rPr>
          <w:rtl w:val="0"/>
        </w:rPr>
        <w:t xml:space="preserve">        Vai trò của người thực hiện tại thời điểm đó.</w:t>
      </w:r>
    </w:p>
    <w:p w:rsidR="00000000" w:rsidDel="00000000" w:rsidP="00000000" w:rsidRDefault="00000000" w:rsidRPr="00000000" w14:paraId="000010EB">
      <w:pPr>
        <w:rPr/>
      </w:pPr>
      <w:r w:rsidDel="00000000" w:rsidR="00000000" w:rsidRPr="00000000">
        <w:rPr>
          <w:rtl w:val="0"/>
        </w:rPr>
        <w:t xml:space="preserve">    7. reason                       VARCHAR(500)               Null:YES </w:t>
      </w:r>
    </w:p>
    <w:p w:rsidR="00000000" w:rsidDel="00000000" w:rsidP="00000000" w:rsidRDefault="00000000" w:rsidRPr="00000000" w14:paraId="000010EC">
      <w:pPr>
        <w:rPr/>
      </w:pPr>
      <w:r w:rsidDel="00000000" w:rsidR="00000000" w:rsidRPr="00000000">
        <w:rPr>
          <w:rtl w:val="0"/>
        </w:rPr>
        <w:t xml:space="preserve">        Lý do thực hiện.</w:t>
      </w:r>
    </w:p>
    <w:p w:rsidR="00000000" w:rsidDel="00000000" w:rsidP="00000000" w:rsidRDefault="00000000" w:rsidRPr="00000000" w14:paraId="000010ED">
      <w:pPr>
        <w:rPr/>
      </w:pPr>
      <w:r w:rsidDel="00000000" w:rsidR="00000000" w:rsidRPr="00000000">
        <w:rPr>
          <w:rtl w:val="0"/>
        </w:rPr>
        <w:t xml:space="preserve">    8. changed_at                   DATETIME(3)                Null:NO   [IDX]</w:t>
      </w:r>
    </w:p>
    <w:p w:rsidR="00000000" w:rsidDel="00000000" w:rsidP="00000000" w:rsidRDefault="00000000" w:rsidRPr="00000000" w14:paraId="000010EE">
      <w:pPr>
        <w:rPr/>
      </w:pPr>
      <w:r w:rsidDel="00000000" w:rsidR="00000000" w:rsidRPr="00000000">
        <w:rPr>
          <w:rtl w:val="0"/>
        </w:rPr>
        <w:t xml:space="preserve">        · Mặc định = CURRENT_TIMESTAMP(3)</w:t>
      </w:r>
    </w:p>
    <w:p w:rsidR="00000000" w:rsidDel="00000000" w:rsidP="00000000" w:rsidRDefault="00000000" w:rsidRPr="00000000" w14:paraId="000010EF">
      <w:pPr>
        <w:rPr/>
      </w:pPr>
      <w:r w:rsidDel="00000000" w:rsidR="00000000" w:rsidRPr="00000000">
        <w:rPr>
          <w:rtl w:val="0"/>
        </w:rPr>
        <w:t xml:space="preserve">        Thời điểm chuyển trạng thái.</w:t>
      </w:r>
    </w:p>
    <w:p w:rsidR="00000000" w:rsidDel="00000000" w:rsidP="00000000" w:rsidRDefault="00000000" w:rsidRPr="00000000" w14:paraId="000010F0">
      <w:pPr>
        <w:rPr/>
      </w:pPr>
      <w:r w:rsidDel="00000000" w:rsidR="00000000" w:rsidRPr="00000000">
        <w:rPr>
          <w:rtl w:val="0"/>
        </w:rPr>
      </w:r>
    </w:p>
    <w:p w:rsidR="00000000" w:rsidDel="00000000" w:rsidP="00000000" w:rsidRDefault="00000000" w:rsidRPr="00000000" w14:paraId="000010F1">
      <w:pPr>
        <w:rPr/>
      </w:pPr>
      <w:r w:rsidDel="00000000" w:rsidR="00000000" w:rsidRPr="00000000">
        <w:rPr>
          <w:rtl w:val="0"/>
        </w:rPr>
      </w:r>
    </w:p>
    <w:p w:rsidR="00000000" w:rsidDel="00000000" w:rsidP="00000000" w:rsidRDefault="00000000" w:rsidRPr="00000000" w14:paraId="000010F2">
      <w:pPr>
        <w:rPr/>
      </w:pPr>
      <w:r w:rsidDel="00000000" w:rsidR="00000000" w:rsidRPr="00000000">
        <w:rPr>
          <w:rtl w:val="0"/>
        </w:rPr>
        <w:t xml:space="preserve">====================================================================================================</w:t>
      </w:r>
    </w:p>
    <w:p w:rsidR="00000000" w:rsidDel="00000000" w:rsidP="00000000" w:rsidRDefault="00000000" w:rsidRPr="00000000" w14:paraId="000010F3">
      <w:pPr>
        <w:rPr/>
      </w:pPr>
      <w:r w:rsidDel="00000000" w:rsidR="00000000" w:rsidRPr="00000000">
        <w:rPr>
          <w:rtl w:val="0"/>
        </w:rPr>
        <w:t xml:space="preserve">BẢNG 36/95 :  BOOKING_PRICE_BREAKDOWN</w:t>
      </w:r>
    </w:p>
    <w:p w:rsidR="00000000" w:rsidDel="00000000" w:rsidP="00000000" w:rsidRDefault="00000000" w:rsidRPr="00000000" w14:paraId="000010F4">
      <w:pPr>
        <w:rPr/>
      </w:pPr>
      <w:r w:rsidDel="00000000" w:rsidR="00000000" w:rsidRPr="00000000">
        <w:rPr>
          <w:rtl w:val="0"/>
        </w:rPr>
        <w:t xml:space="preserve">====================================================================================================</w:t>
      </w:r>
    </w:p>
    <w:p w:rsidR="00000000" w:rsidDel="00000000" w:rsidP="00000000" w:rsidRDefault="00000000" w:rsidRPr="00000000" w14:paraId="000010F5">
      <w:pPr>
        <w:rPr/>
      </w:pPr>
      <w:r w:rsidDel="00000000" w:rsidR="00000000" w:rsidRPr="00000000">
        <w:rPr>
          <w:rtl w:val="0"/>
        </w:rPr>
      </w:r>
    </w:p>
    <w:p w:rsidR="00000000" w:rsidDel="00000000" w:rsidP="00000000" w:rsidRDefault="00000000" w:rsidRPr="00000000" w14:paraId="000010F6">
      <w:pPr>
        <w:rPr/>
      </w:pPr>
      <w:r w:rsidDel="00000000" w:rsidR="00000000" w:rsidRPr="00000000">
        <w:rPr>
          <w:rtl w:val="0"/>
        </w:rPr>
        <w:t xml:space="preserve">Ý NGHĨA: Diễn giải thành phần giá của booking (BR-34).</w:t>
      </w:r>
    </w:p>
    <w:p w:rsidR="00000000" w:rsidDel="00000000" w:rsidP="00000000" w:rsidRDefault="00000000" w:rsidRPr="00000000" w14:paraId="000010F7">
      <w:pPr>
        <w:rPr/>
      </w:pPr>
      <w:r w:rsidDel="00000000" w:rsidR="00000000" w:rsidRPr="00000000">
        <w:rPr>
          <w:rtl w:val="0"/>
        </w:rPr>
      </w:r>
    </w:p>
    <w:p w:rsidR="00000000" w:rsidDel="00000000" w:rsidP="00000000" w:rsidRDefault="00000000" w:rsidRPr="00000000" w14:paraId="000010F8">
      <w:pPr>
        <w:rPr/>
      </w:pPr>
      <w:r w:rsidDel="00000000" w:rsidR="00000000" w:rsidRPr="00000000">
        <w:rPr>
          <w:rtl w:val="0"/>
        </w:rPr>
        <w:t xml:space="preserve">  Khoá chính : id</w:t>
      </w:r>
    </w:p>
    <w:p w:rsidR="00000000" w:rsidDel="00000000" w:rsidP="00000000" w:rsidRDefault="00000000" w:rsidRPr="00000000" w14:paraId="000010F9">
      <w:pPr>
        <w:rPr/>
      </w:pPr>
      <w:r w:rsidDel="00000000" w:rsidR="00000000" w:rsidRPr="00000000">
        <w:rPr>
          <w:rtl w:val="0"/>
        </w:rPr>
        <w:t xml:space="preserve">  Tham chiếu tới:</w:t>
      </w:r>
    </w:p>
    <w:p w:rsidR="00000000" w:rsidDel="00000000" w:rsidP="00000000" w:rsidRDefault="00000000" w:rsidRPr="00000000" w14:paraId="000010FA">
      <w:pPr>
        <w:rPr/>
      </w:pPr>
      <w:r w:rsidDel="00000000" w:rsidR="00000000" w:rsidRPr="00000000">
        <w:rPr>
          <w:rtl w:val="0"/>
        </w:rPr>
        <w:t xml:space="preserve">      - booking_id                 -&gt; booking.id   [ON DELETE CASCADE]</w:t>
      </w:r>
    </w:p>
    <w:p w:rsidR="00000000" w:rsidDel="00000000" w:rsidP="00000000" w:rsidRDefault="00000000" w:rsidRPr="00000000" w14:paraId="000010FB">
      <w:pPr>
        <w:rPr/>
      </w:pPr>
      <w:r w:rsidDel="00000000" w:rsidR="00000000" w:rsidRPr="00000000">
        <w:rPr>
          <w:rtl w:val="0"/>
        </w:rPr>
      </w:r>
    </w:p>
    <w:p w:rsidR="00000000" w:rsidDel="00000000" w:rsidP="00000000" w:rsidRDefault="00000000" w:rsidRPr="00000000" w14:paraId="000010FC">
      <w:pPr>
        <w:rPr/>
      </w:pPr>
      <w:r w:rsidDel="00000000" w:rsidR="00000000" w:rsidRPr="00000000">
        <w:rPr>
          <w:rtl w:val="0"/>
        </w:rPr>
        <w:t xml:space="preserve">  DANH SÁCH THUỘC TÍNH</w:t>
      </w:r>
    </w:p>
    <w:p w:rsidR="00000000" w:rsidDel="00000000" w:rsidP="00000000" w:rsidRDefault="00000000" w:rsidRPr="00000000" w14:paraId="000010FD">
      <w:pPr>
        <w:rPr/>
      </w:pPr>
      <w:r w:rsidDel="00000000" w:rsidR="00000000" w:rsidRPr="00000000">
        <w:rPr>
          <w:rtl w:val="0"/>
        </w:rPr>
        <w:t xml:space="preserve">  --------------------------------------------------------------------------------------------------</w:t>
      </w:r>
    </w:p>
    <w:p w:rsidR="00000000" w:rsidDel="00000000" w:rsidP="00000000" w:rsidRDefault="00000000" w:rsidRPr="00000000" w14:paraId="000010FE">
      <w:pPr>
        <w:rPr/>
      </w:pPr>
      <w:r w:rsidDel="00000000" w:rsidR="00000000" w:rsidRPr="00000000">
        <w:rPr>
          <w:rtl w:val="0"/>
        </w:rPr>
        <w:t xml:space="preserve">    1. id                           BIGINT UNSIGNED            Null:NO   [PK]</w:t>
      </w:r>
    </w:p>
    <w:p w:rsidR="00000000" w:rsidDel="00000000" w:rsidP="00000000" w:rsidRDefault="00000000" w:rsidRPr="00000000" w14:paraId="000010FF">
      <w:pPr>
        <w:rPr/>
      </w:pPr>
      <w:r w:rsidDel="00000000" w:rsidR="00000000" w:rsidRPr="00000000">
        <w:rPr>
          <w:rtl w:val="0"/>
        </w:rPr>
        <w:t xml:space="preserve">        · AUTO_INCREMENT</w:t>
      </w:r>
    </w:p>
    <w:p w:rsidR="00000000" w:rsidDel="00000000" w:rsidP="00000000" w:rsidRDefault="00000000" w:rsidRPr="00000000" w14:paraId="00001100">
      <w:pPr>
        <w:rPr/>
      </w:pPr>
      <w:r w:rsidDel="00000000" w:rsidR="00000000" w:rsidRPr="00000000">
        <w:rPr>
          <w:rtl w:val="0"/>
        </w:rPr>
        <w:t xml:space="preserve">        Khoá chính, tự tăng.</w:t>
      </w:r>
    </w:p>
    <w:p w:rsidR="00000000" w:rsidDel="00000000" w:rsidP="00000000" w:rsidRDefault="00000000" w:rsidRPr="00000000" w14:paraId="00001101">
      <w:pPr>
        <w:rPr/>
      </w:pPr>
      <w:r w:rsidDel="00000000" w:rsidR="00000000" w:rsidRPr="00000000">
        <w:rPr>
          <w:rtl w:val="0"/>
        </w:rPr>
        <w:t xml:space="preserve">    2. booking_id                   BIGINT UNSIGNED            Null:NO   [FK/IDX]</w:t>
      </w:r>
    </w:p>
    <w:p w:rsidR="00000000" w:rsidDel="00000000" w:rsidP="00000000" w:rsidRDefault="00000000" w:rsidRPr="00000000" w14:paraId="00001102">
      <w:pPr>
        <w:rPr/>
      </w:pPr>
      <w:r w:rsidDel="00000000" w:rsidR="00000000" w:rsidRPr="00000000">
        <w:rPr>
          <w:rtl w:val="0"/>
        </w:rPr>
        <w:t xml:space="preserve">        Khoá ngoại tới bảng booking (Đơn đặt chỗ).</w:t>
      </w:r>
    </w:p>
    <w:p w:rsidR="00000000" w:rsidDel="00000000" w:rsidP="00000000" w:rsidRDefault="00000000" w:rsidRPr="00000000" w14:paraId="00001103">
      <w:pPr>
        <w:rPr/>
      </w:pPr>
      <w:r w:rsidDel="00000000" w:rsidR="00000000" w:rsidRPr="00000000">
        <w:rPr>
          <w:rtl w:val="0"/>
        </w:rPr>
        <w:t xml:space="preserve">    3. component_type               ENUM('BASE_PRICE','PRICING_RULE','DISCOUNT','MEMBERSHIP_BENEFIT','PLATFORM_FEE','TAX','ROUNDING') Null:NO  </w:t>
      </w:r>
    </w:p>
    <w:p w:rsidR="00000000" w:rsidDel="00000000" w:rsidP="00000000" w:rsidRDefault="00000000" w:rsidRPr="00000000" w14:paraId="00001104">
      <w:pPr>
        <w:rPr/>
      </w:pPr>
      <w:r w:rsidDel="00000000" w:rsidR="00000000" w:rsidRPr="00000000">
        <w:rPr>
          <w:rtl w:val="0"/>
        </w:rPr>
        <w:t xml:space="preserve">        Phân loại thành phần.</w:t>
      </w:r>
    </w:p>
    <w:p w:rsidR="00000000" w:rsidDel="00000000" w:rsidP="00000000" w:rsidRDefault="00000000" w:rsidRPr="00000000" w14:paraId="00001105">
      <w:pPr>
        <w:rPr/>
      </w:pPr>
      <w:r w:rsidDel="00000000" w:rsidR="00000000" w:rsidRPr="00000000">
        <w:rPr>
          <w:rtl w:val="0"/>
        </w:rPr>
        <w:t xml:space="preserve">        Giá trị hợp lệ: BASE_PRICE | PRICING_RULE | DISCOUNT | MEMBERSHIP_BENEFIT | PLATFORM_FEE |</w:t>
      </w:r>
    </w:p>
    <w:p w:rsidR="00000000" w:rsidDel="00000000" w:rsidP="00000000" w:rsidRDefault="00000000" w:rsidRPr="00000000" w14:paraId="00001106">
      <w:pPr>
        <w:rPr/>
      </w:pPr>
      <w:r w:rsidDel="00000000" w:rsidR="00000000" w:rsidRPr="00000000">
        <w:rPr>
          <w:rtl w:val="0"/>
        </w:rPr>
        <w:t xml:space="preserve">        TAX | ROUNDING</w:t>
      </w:r>
    </w:p>
    <w:p w:rsidR="00000000" w:rsidDel="00000000" w:rsidP="00000000" w:rsidRDefault="00000000" w:rsidRPr="00000000" w14:paraId="00001107">
      <w:pPr>
        <w:rPr/>
      </w:pPr>
      <w:r w:rsidDel="00000000" w:rsidR="00000000" w:rsidRPr="00000000">
        <w:rPr>
          <w:rtl w:val="0"/>
        </w:rPr>
        <w:t xml:space="preserve">    4. source_table                 VARCHAR(50)                Null:YES </w:t>
      </w:r>
    </w:p>
    <w:p w:rsidR="00000000" w:rsidDel="00000000" w:rsidP="00000000" w:rsidRDefault="00000000" w:rsidRPr="00000000" w14:paraId="00001108">
      <w:pPr>
        <w:rPr/>
      </w:pPr>
      <w:r w:rsidDel="00000000" w:rsidR="00000000" w:rsidRPr="00000000">
        <w:rPr>
          <w:rtl w:val="0"/>
        </w:rPr>
        <w:t xml:space="preserve">        Pricing_rule | discount_rule | platform_fee_rule ...</w:t>
      </w:r>
    </w:p>
    <w:p w:rsidR="00000000" w:rsidDel="00000000" w:rsidP="00000000" w:rsidRDefault="00000000" w:rsidRPr="00000000" w14:paraId="00001109">
      <w:pPr>
        <w:rPr/>
      </w:pPr>
      <w:r w:rsidDel="00000000" w:rsidR="00000000" w:rsidRPr="00000000">
        <w:rPr>
          <w:rtl w:val="0"/>
        </w:rPr>
        <w:t xml:space="preserve">    5. source_id                    BIGINT UNSIGNED            Null:YES </w:t>
      </w:r>
    </w:p>
    <w:p w:rsidR="00000000" w:rsidDel="00000000" w:rsidP="00000000" w:rsidRDefault="00000000" w:rsidRPr="00000000" w14:paraId="0000110A">
      <w:pPr>
        <w:rPr/>
      </w:pPr>
      <w:r w:rsidDel="00000000" w:rsidR="00000000" w:rsidRPr="00000000">
        <w:rPr>
          <w:rtl w:val="0"/>
        </w:rPr>
        <w:t xml:space="preserve">        Khoá chính của bản ghi quy tắc đã sinh ra dòng giá này, dùng kèm cột source_table.</w:t>
      </w:r>
    </w:p>
    <w:p w:rsidR="00000000" w:rsidDel="00000000" w:rsidP="00000000" w:rsidRDefault="00000000" w:rsidRPr="00000000" w14:paraId="0000110B">
      <w:pPr>
        <w:rPr/>
      </w:pPr>
      <w:r w:rsidDel="00000000" w:rsidR="00000000" w:rsidRPr="00000000">
        <w:rPr>
          <w:rtl w:val="0"/>
        </w:rPr>
        <w:t xml:space="preserve">    6. label                        VARCHAR(200)               Null:NO  </w:t>
      </w:r>
    </w:p>
    <w:p w:rsidR="00000000" w:rsidDel="00000000" w:rsidP="00000000" w:rsidRDefault="00000000" w:rsidRPr="00000000" w14:paraId="0000110C">
      <w:pPr>
        <w:rPr/>
      </w:pPr>
      <w:r w:rsidDel="00000000" w:rsidR="00000000" w:rsidRPr="00000000">
        <w:rPr>
          <w:rtl w:val="0"/>
        </w:rPr>
        <w:t xml:space="preserve">        Nhãn hiển thị cho người dùng cuối.</w:t>
      </w:r>
    </w:p>
    <w:p w:rsidR="00000000" w:rsidDel="00000000" w:rsidP="00000000" w:rsidRDefault="00000000" w:rsidRPr="00000000" w14:paraId="0000110D">
      <w:pPr>
        <w:rPr/>
      </w:pPr>
      <w:r w:rsidDel="00000000" w:rsidR="00000000" w:rsidRPr="00000000">
        <w:rPr>
          <w:rtl w:val="0"/>
        </w:rPr>
        <w:t xml:space="preserve">    7. amount                       DECIMAL(15,2)              Null:NO  </w:t>
      </w:r>
    </w:p>
    <w:p w:rsidR="00000000" w:rsidDel="00000000" w:rsidP="00000000" w:rsidRDefault="00000000" w:rsidRPr="00000000" w14:paraId="0000110E">
      <w:pPr>
        <w:rPr/>
      </w:pPr>
      <w:r w:rsidDel="00000000" w:rsidR="00000000" w:rsidRPr="00000000">
        <w:rPr>
          <w:rtl w:val="0"/>
        </w:rPr>
        <w:t xml:space="preserve">        Âm = giảm trừ.</w:t>
      </w:r>
    </w:p>
    <w:p w:rsidR="00000000" w:rsidDel="00000000" w:rsidP="00000000" w:rsidRDefault="00000000" w:rsidRPr="00000000" w14:paraId="0000110F">
      <w:pPr>
        <w:rPr/>
      </w:pPr>
      <w:r w:rsidDel="00000000" w:rsidR="00000000" w:rsidRPr="00000000">
        <w:rPr>
          <w:rtl w:val="0"/>
        </w:rPr>
        <w:t xml:space="preserve">    8. calc_detail                  JSON                       Null:YES </w:t>
      </w:r>
    </w:p>
    <w:p w:rsidR="00000000" w:rsidDel="00000000" w:rsidP="00000000" w:rsidRDefault="00000000" w:rsidRPr="00000000" w14:paraId="00001110">
      <w:pPr>
        <w:rPr/>
      </w:pPr>
      <w:r w:rsidDel="00000000" w:rsidR="00000000" w:rsidRPr="00000000">
        <w:rPr>
          <w:rtl w:val="0"/>
        </w:rPr>
        <w:t xml:space="preserve">        Chi tiết công thức tính, lưu dạng JSON để truy vết cách ra số tiền.</w:t>
      </w:r>
    </w:p>
    <w:p w:rsidR="00000000" w:rsidDel="00000000" w:rsidP="00000000" w:rsidRDefault="00000000" w:rsidRPr="00000000" w14:paraId="00001111">
      <w:pPr>
        <w:rPr/>
      </w:pPr>
      <w:r w:rsidDel="00000000" w:rsidR="00000000" w:rsidRPr="00000000">
        <w:rPr>
          <w:rtl w:val="0"/>
        </w:rPr>
        <w:t xml:space="preserve">    9. display_order                SMALLINT UNSIGNED          Null:NO   [IDX]</w:t>
      </w:r>
    </w:p>
    <w:p w:rsidR="00000000" w:rsidDel="00000000" w:rsidP="00000000" w:rsidRDefault="00000000" w:rsidRPr="00000000" w14:paraId="00001112">
      <w:pPr>
        <w:rPr/>
      </w:pPr>
      <w:r w:rsidDel="00000000" w:rsidR="00000000" w:rsidRPr="00000000">
        <w:rPr>
          <w:rtl w:val="0"/>
        </w:rPr>
        <w:t xml:space="preserve">        · Mặc định = 0</w:t>
      </w:r>
    </w:p>
    <w:p w:rsidR="00000000" w:rsidDel="00000000" w:rsidP="00000000" w:rsidRDefault="00000000" w:rsidRPr="00000000" w14:paraId="00001113">
      <w:pPr>
        <w:rPr/>
      </w:pPr>
      <w:r w:rsidDel="00000000" w:rsidR="00000000" w:rsidRPr="00000000">
        <w:rPr>
          <w:rtl w:val="0"/>
        </w:rPr>
        <w:t xml:space="preserve">        Thứ tự hiển thị, số nhỏ hiện trước.</w:t>
      </w:r>
    </w:p>
    <w:p w:rsidR="00000000" w:rsidDel="00000000" w:rsidP="00000000" w:rsidRDefault="00000000" w:rsidRPr="00000000" w14:paraId="00001114">
      <w:pPr>
        <w:rPr/>
      </w:pPr>
      <w:r w:rsidDel="00000000" w:rsidR="00000000" w:rsidRPr="00000000">
        <w:rPr>
          <w:rtl w:val="0"/>
        </w:rPr>
        <w:t xml:space="preserve">   10. created_at                   DATETIME(3)                Null:NO  </w:t>
      </w:r>
    </w:p>
    <w:p w:rsidR="00000000" w:rsidDel="00000000" w:rsidP="00000000" w:rsidRDefault="00000000" w:rsidRPr="00000000" w14:paraId="00001115">
      <w:pPr>
        <w:rPr/>
      </w:pPr>
      <w:r w:rsidDel="00000000" w:rsidR="00000000" w:rsidRPr="00000000">
        <w:rPr>
          <w:rtl w:val="0"/>
        </w:rPr>
        <w:t xml:space="preserve">        · Mặc định = CURRENT_TIMESTAMP(3)</w:t>
      </w:r>
    </w:p>
    <w:p w:rsidR="00000000" w:rsidDel="00000000" w:rsidP="00000000" w:rsidRDefault="00000000" w:rsidRPr="00000000" w14:paraId="00001116">
      <w:pPr>
        <w:rPr/>
      </w:pPr>
      <w:r w:rsidDel="00000000" w:rsidR="00000000" w:rsidRPr="00000000">
        <w:rPr>
          <w:rtl w:val="0"/>
        </w:rPr>
        <w:t xml:space="preserve">        Thời điểm bản ghi được tạo.</w:t>
      </w:r>
    </w:p>
    <w:p w:rsidR="00000000" w:rsidDel="00000000" w:rsidP="00000000" w:rsidRDefault="00000000" w:rsidRPr="00000000" w14:paraId="00001117">
      <w:pPr>
        <w:rPr/>
      </w:pPr>
      <w:r w:rsidDel="00000000" w:rsidR="00000000" w:rsidRPr="00000000">
        <w:rPr>
          <w:rtl w:val="0"/>
        </w:rPr>
      </w:r>
    </w:p>
    <w:p w:rsidR="00000000" w:rsidDel="00000000" w:rsidP="00000000" w:rsidRDefault="00000000" w:rsidRPr="00000000" w14:paraId="00001118">
      <w:pPr>
        <w:rPr/>
      </w:pPr>
      <w:r w:rsidDel="00000000" w:rsidR="00000000" w:rsidRPr="00000000">
        <w:rPr>
          <w:rtl w:val="0"/>
        </w:rPr>
      </w:r>
    </w:p>
    <w:p w:rsidR="00000000" w:rsidDel="00000000" w:rsidP="00000000" w:rsidRDefault="00000000" w:rsidRPr="00000000" w14:paraId="00001119">
      <w:pPr>
        <w:rPr/>
      </w:pPr>
      <w:r w:rsidDel="00000000" w:rsidR="00000000" w:rsidRPr="00000000">
        <w:rPr>
          <w:rtl w:val="0"/>
        </w:rPr>
        <w:t xml:space="preserve">====================================================================================================</w:t>
      </w:r>
    </w:p>
    <w:p w:rsidR="00000000" w:rsidDel="00000000" w:rsidP="00000000" w:rsidRDefault="00000000" w:rsidRPr="00000000" w14:paraId="0000111A">
      <w:pPr>
        <w:rPr/>
      </w:pPr>
      <w:r w:rsidDel="00000000" w:rsidR="00000000" w:rsidRPr="00000000">
        <w:rPr>
          <w:rtl w:val="0"/>
        </w:rPr>
        <w:t xml:space="preserve">BẢNG 37/95 :  BOOKING_ANOMALY</w:t>
      </w:r>
    </w:p>
    <w:p w:rsidR="00000000" w:rsidDel="00000000" w:rsidP="00000000" w:rsidRDefault="00000000" w:rsidRPr="00000000" w14:paraId="0000111B">
      <w:pPr>
        <w:rPr/>
      </w:pPr>
      <w:r w:rsidDel="00000000" w:rsidR="00000000" w:rsidRPr="00000000">
        <w:rPr>
          <w:rtl w:val="0"/>
        </w:rPr>
        <w:t xml:space="preserve">====================================================================================================</w:t>
      </w:r>
    </w:p>
    <w:p w:rsidR="00000000" w:rsidDel="00000000" w:rsidP="00000000" w:rsidRDefault="00000000" w:rsidRPr="00000000" w14:paraId="0000111C">
      <w:pPr>
        <w:rPr/>
      </w:pPr>
      <w:r w:rsidDel="00000000" w:rsidR="00000000" w:rsidRPr="00000000">
        <w:rPr>
          <w:rtl w:val="0"/>
        </w:rPr>
      </w:r>
    </w:p>
    <w:p w:rsidR="00000000" w:rsidDel="00000000" w:rsidP="00000000" w:rsidRDefault="00000000" w:rsidRPr="00000000" w14:paraId="0000111D">
      <w:pPr>
        <w:rPr/>
      </w:pPr>
      <w:r w:rsidDel="00000000" w:rsidR="00000000" w:rsidRPr="00000000">
        <w:rPr>
          <w:rtl w:val="0"/>
        </w:rPr>
        <w:t xml:space="preserve">Ý NGHĨA: Bất thường booking cho Admin xem xét (M09-UC09).</w:t>
      </w:r>
    </w:p>
    <w:p w:rsidR="00000000" w:rsidDel="00000000" w:rsidP="00000000" w:rsidRDefault="00000000" w:rsidRPr="00000000" w14:paraId="0000111E">
      <w:pPr>
        <w:rPr/>
      </w:pPr>
      <w:r w:rsidDel="00000000" w:rsidR="00000000" w:rsidRPr="00000000">
        <w:rPr>
          <w:rtl w:val="0"/>
        </w:rPr>
      </w:r>
    </w:p>
    <w:p w:rsidR="00000000" w:rsidDel="00000000" w:rsidP="00000000" w:rsidRDefault="00000000" w:rsidRPr="00000000" w14:paraId="0000111F">
      <w:pPr>
        <w:rPr/>
      </w:pPr>
      <w:r w:rsidDel="00000000" w:rsidR="00000000" w:rsidRPr="00000000">
        <w:rPr>
          <w:rtl w:val="0"/>
        </w:rPr>
        <w:t xml:space="preserve">  Khoá chính : id</w:t>
      </w:r>
    </w:p>
    <w:p w:rsidR="00000000" w:rsidDel="00000000" w:rsidP="00000000" w:rsidRDefault="00000000" w:rsidRPr="00000000" w14:paraId="00001120">
      <w:pPr>
        <w:rPr/>
      </w:pPr>
      <w:r w:rsidDel="00000000" w:rsidR="00000000" w:rsidRPr="00000000">
        <w:rPr>
          <w:rtl w:val="0"/>
        </w:rPr>
        <w:t xml:space="preserve">  Tham chiếu tới:</w:t>
      </w:r>
    </w:p>
    <w:p w:rsidR="00000000" w:rsidDel="00000000" w:rsidP="00000000" w:rsidRDefault="00000000" w:rsidRPr="00000000" w14:paraId="00001121">
      <w:pPr>
        <w:rPr/>
      </w:pPr>
      <w:r w:rsidDel="00000000" w:rsidR="00000000" w:rsidRPr="00000000">
        <w:rPr>
          <w:rtl w:val="0"/>
        </w:rPr>
        <w:t xml:space="preserve">      - booking_id                 -&gt; booking.id   [ON DELETE CASCADE]</w:t>
      </w:r>
    </w:p>
    <w:p w:rsidR="00000000" w:rsidDel="00000000" w:rsidP="00000000" w:rsidRDefault="00000000" w:rsidRPr="00000000" w14:paraId="00001122">
      <w:pPr>
        <w:rPr/>
      </w:pPr>
      <w:r w:rsidDel="00000000" w:rsidR="00000000" w:rsidRPr="00000000">
        <w:rPr>
          <w:rtl w:val="0"/>
        </w:rPr>
      </w:r>
    </w:p>
    <w:p w:rsidR="00000000" w:rsidDel="00000000" w:rsidP="00000000" w:rsidRDefault="00000000" w:rsidRPr="00000000" w14:paraId="00001123">
      <w:pPr>
        <w:rPr/>
      </w:pPr>
      <w:r w:rsidDel="00000000" w:rsidR="00000000" w:rsidRPr="00000000">
        <w:rPr>
          <w:rtl w:val="0"/>
        </w:rPr>
        <w:t xml:space="preserve">  DANH SÁCH THUỘC TÍNH</w:t>
      </w:r>
    </w:p>
    <w:p w:rsidR="00000000" w:rsidDel="00000000" w:rsidP="00000000" w:rsidRDefault="00000000" w:rsidRPr="00000000" w14:paraId="00001124">
      <w:pPr>
        <w:rPr/>
      </w:pPr>
      <w:r w:rsidDel="00000000" w:rsidR="00000000" w:rsidRPr="00000000">
        <w:rPr>
          <w:rtl w:val="0"/>
        </w:rPr>
        <w:t xml:space="preserve">  --------------------------------------------------------------------------------------------------</w:t>
      </w:r>
    </w:p>
    <w:p w:rsidR="00000000" w:rsidDel="00000000" w:rsidP="00000000" w:rsidRDefault="00000000" w:rsidRPr="00000000" w14:paraId="00001125">
      <w:pPr>
        <w:rPr/>
      </w:pPr>
      <w:r w:rsidDel="00000000" w:rsidR="00000000" w:rsidRPr="00000000">
        <w:rPr>
          <w:rtl w:val="0"/>
        </w:rPr>
        <w:t xml:space="preserve">    1. id                           BIGINT UNSIGNED            Null:NO   [PK]</w:t>
      </w:r>
    </w:p>
    <w:p w:rsidR="00000000" w:rsidDel="00000000" w:rsidP="00000000" w:rsidRDefault="00000000" w:rsidRPr="00000000" w14:paraId="00001126">
      <w:pPr>
        <w:rPr/>
      </w:pPr>
      <w:r w:rsidDel="00000000" w:rsidR="00000000" w:rsidRPr="00000000">
        <w:rPr>
          <w:rtl w:val="0"/>
        </w:rPr>
        <w:t xml:space="preserve">        · AUTO_INCREMENT</w:t>
      </w:r>
    </w:p>
    <w:p w:rsidR="00000000" w:rsidDel="00000000" w:rsidP="00000000" w:rsidRDefault="00000000" w:rsidRPr="00000000" w14:paraId="00001127">
      <w:pPr>
        <w:rPr/>
      </w:pPr>
      <w:r w:rsidDel="00000000" w:rsidR="00000000" w:rsidRPr="00000000">
        <w:rPr>
          <w:rtl w:val="0"/>
        </w:rPr>
        <w:t xml:space="preserve">        Khoá chính, tự tăng.</w:t>
      </w:r>
    </w:p>
    <w:p w:rsidR="00000000" w:rsidDel="00000000" w:rsidP="00000000" w:rsidRDefault="00000000" w:rsidRPr="00000000" w14:paraId="00001128">
      <w:pPr>
        <w:rPr/>
      </w:pPr>
      <w:r w:rsidDel="00000000" w:rsidR="00000000" w:rsidRPr="00000000">
        <w:rPr>
          <w:rtl w:val="0"/>
        </w:rPr>
        <w:t xml:space="preserve">    2. booking_id                   BIGINT UNSIGNED            Null:NO   [FK/IDX]</w:t>
      </w:r>
    </w:p>
    <w:p w:rsidR="00000000" w:rsidDel="00000000" w:rsidP="00000000" w:rsidRDefault="00000000" w:rsidRPr="00000000" w14:paraId="00001129">
      <w:pPr>
        <w:rPr/>
      </w:pPr>
      <w:r w:rsidDel="00000000" w:rsidR="00000000" w:rsidRPr="00000000">
        <w:rPr>
          <w:rtl w:val="0"/>
        </w:rPr>
        <w:t xml:space="preserve">        Khoá ngoại tới bảng booking (Đơn đặt chỗ).</w:t>
      </w:r>
    </w:p>
    <w:p w:rsidR="00000000" w:rsidDel="00000000" w:rsidP="00000000" w:rsidRDefault="00000000" w:rsidRPr="00000000" w14:paraId="0000112A">
      <w:pPr>
        <w:rPr/>
      </w:pPr>
      <w:r w:rsidDel="00000000" w:rsidR="00000000" w:rsidRPr="00000000">
        <w:rPr>
          <w:rtl w:val="0"/>
        </w:rPr>
        <w:t xml:space="preserve">    3. anomaly_type                 ENUM('DOUBLE_BOOKING','PAYMENT_MISMATCH','NO_SHOW','ABNORMAL_DURATION','PRICE_MISMATCH','SUSPICIOUS_PATTERN') Null:NO  </w:t>
      </w:r>
    </w:p>
    <w:p w:rsidR="00000000" w:rsidDel="00000000" w:rsidP="00000000" w:rsidRDefault="00000000" w:rsidRPr="00000000" w14:paraId="0000112B">
      <w:pPr>
        <w:rPr/>
      </w:pPr>
      <w:r w:rsidDel="00000000" w:rsidR="00000000" w:rsidRPr="00000000">
        <w:rPr>
          <w:rtl w:val="0"/>
        </w:rPr>
        <w:t xml:space="preserve">        Phân loại bất thường.</w:t>
      </w:r>
    </w:p>
    <w:p w:rsidR="00000000" w:rsidDel="00000000" w:rsidP="00000000" w:rsidRDefault="00000000" w:rsidRPr="00000000" w14:paraId="0000112C">
      <w:pPr>
        <w:rPr/>
      </w:pPr>
      <w:r w:rsidDel="00000000" w:rsidR="00000000" w:rsidRPr="00000000">
        <w:rPr>
          <w:rtl w:val="0"/>
        </w:rPr>
        <w:t xml:space="preserve">        Giá trị hợp lệ: DOUBLE_BOOKING | PAYMENT_MISMATCH | NO_SHOW | ABNORMAL_DURATION |</w:t>
      </w:r>
    </w:p>
    <w:p w:rsidR="00000000" w:rsidDel="00000000" w:rsidP="00000000" w:rsidRDefault="00000000" w:rsidRPr="00000000" w14:paraId="0000112D">
      <w:pPr>
        <w:rPr/>
      </w:pPr>
      <w:r w:rsidDel="00000000" w:rsidR="00000000" w:rsidRPr="00000000">
        <w:rPr>
          <w:rtl w:val="0"/>
        </w:rPr>
        <w:t xml:space="preserve">        PRICE_MISMATCH | SUSPICIOUS_PATTERN</w:t>
      </w:r>
    </w:p>
    <w:p w:rsidR="00000000" w:rsidDel="00000000" w:rsidP="00000000" w:rsidRDefault="00000000" w:rsidRPr="00000000" w14:paraId="0000112E">
      <w:pPr>
        <w:rPr/>
      </w:pPr>
      <w:r w:rsidDel="00000000" w:rsidR="00000000" w:rsidRPr="00000000">
        <w:rPr>
          <w:rtl w:val="0"/>
        </w:rPr>
        <w:t xml:space="preserve">    4. severity                     ENUM('LOW','MEDIUM','HIGH','CRITICAL') Null:NO   [IDX]</w:t>
      </w:r>
    </w:p>
    <w:p w:rsidR="00000000" w:rsidDel="00000000" w:rsidP="00000000" w:rsidRDefault="00000000" w:rsidRPr="00000000" w14:paraId="0000112F">
      <w:pPr>
        <w:rPr/>
      </w:pPr>
      <w:r w:rsidDel="00000000" w:rsidR="00000000" w:rsidRPr="00000000">
        <w:rPr>
          <w:rtl w:val="0"/>
        </w:rPr>
        <w:t xml:space="preserve">        · Mặc định = 'MEDIUM'</w:t>
      </w:r>
    </w:p>
    <w:p w:rsidR="00000000" w:rsidDel="00000000" w:rsidP="00000000" w:rsidRDefault="00000000" w:rsidRPr="00000000" w14:paraId="00001130">
      <w:pPr>
        <w:rPr/>
      </w:pPr>
      <w:r w:rsidDel="00000000" w:rsidR="00000000" w:rsidRPr="00000000">
        <w:rPr>
          <w:rtl w:val="0"/>
        </w:rPr>
        <w:t xml:space="preserve">        Mức độ nghiêm trọng.</w:t>
      </w:r>
    </w:p>
    <w:p w:rsidR="00000000" w:rsidDel="00000000" w:rsidP="00000000" w:rsidRDefault="00000000" w:rsidRPr="00000000" w14:paraId="00001131">
      <w:pPr>
        <w:rPr/>
      </w:pPr>
      <w:r w:rsidDel="00000000" w:rsidR="00000000" w:rsidRPr="00000000">
        <w:rPr>
          <w:rtl w:val="0"/>
        </w:rPr>
        <w:t xml:space="preserve">        Giá trị hợp lệ: LOW | MEDIUM | HIGH | CRITICAL</w:t>
      </w:r>
    </w:p>
    <w:p w:rsidR="00000000" w:rsidDel="00000000" w:rsidP="00000000" w:rsidRDefault="00000000" w:rsidRPr="00000000" w14:paraId="00001132">
      <w:pPr>
        <w:rPr/>
      </w:pPr>
      <w:r w:rsidDel="00000000" w:rsidR="00000000" w:rsidRPr="00000000">
        <w:rPr>
          <w:rtl w:val="0"/>
        </w:rPr>
        <w:t xml:space="preserve">    5. detail                       JSON                       Null:YES </w:t>
      </w:r>
    </w:p>
    <w:p w:rsidR="00000000" w:rsidDel="00000000" w:rsidP="00000000" w:rsidRDefault="00000000" w:rsidRPr="00000000" w14:paraId="00001133">
      <w:pPr>
        <w:rPr/>
      </w:pPr>
      <w:r w:rsidDel="00000000" w:rsidR="00000000" w:rsidRPr="00000000">
        <w:rPr>
          <w:rtl w:val="0"/>
        </w:rPr>
        <w:t xml:space="preserve">        Thông tin chi tiết bổ sung.</w:t>
      </w:r>
    </w:p>
    <w:p w:rsidR="00000000" w:rsidDel="00000000" w:rsidP="00000000" w:rsidRDefault="00000000" w:rsidRPr="00000000" w14:paraId="00001134">
      <w:pPr>
        <w:rPr/>
      </w:pPr>
      <w:r w:rsidDel="00000000" w:rsidR="00000000" w:rsidRPr="00000000">
        <w:rPr>
          <w:rtl w:val="0"/>
        </w:rPr>
        <w:t xml:space="preserve">    6. status                       ENUM('OPEN','REVIEWING','RESOLVED','DISMISSED') Null:NO   [IDX]</w:t>
      </w:r>
    </w:p>
    <w:p w:rsidR="00000000" w:rsidDel="00000000" w:rsidP="00000000" w:rsidRDefault="00000000" w:rsidRPr="00000000" w14:paraId="00001135">
      <w:pPr>
        <w:rPr/>
      </w:pPr>
      <w:r w:rsidDel="00000000" w:rsidR="00000000" w:rsidRPr="00000000">
        <w:rPr>
          <w:rtl w:val="0"/>
        </w:rPr>
        <w:t xml:space="preserve">        · Mặc định = 'OPEN'</w:t>
      </w:r>
    </w:p>
    <w:p w:rsidR="00000000" w:rsidDel="00000000" w:rsidP="00000000" w:rsidRDefault="00000000" w:rsidRPr="00000000" w14:paraId="00001136">
      <w:pPr>
        <w:rPr/>
      </w:pPr>
      <w:r w:rsidDel="00000000" w:rsidR="00000000" w:rsidRPr="00000000">
        <w:rPr>
          <w:rtl w:val="0"/>
        </w:rPr>
        <w:t xml:space="preserve">        Trạng thái hiện tại của bản ghi.</w:t>
      </w:r>
    </w:p>
    <w:p w:rsidR="00000000" w:rsidDel="00000000" w:rsidP="00000000" w:rsidRDefault="00000000" w:rsidRPr="00000000" w14:paraId="00001137">
      <w:pPr>
        <w:rPr/>
      </w:pPr>
      <w:r w:rsidDel="00000000" w:rsidR="00000000" w:rsidRPr="00000000">
        <w:rPr>
          <w:rtl w:val="0"/>
        </w:rPr>
        <w:t xml:space="preserve">        Giá trị hợp lệ: OPEN | REVIEWING | RESOLVED | DISMISSED</w:t>
      </w:r>
    </w:p>
    <w:p w:rsidR="00000000" w:rsidDel="00000000" w:rsidP="00000000" w:rsidRDefault="00000000" w:rsidRPr="00000000" w14:paraId="00001138">
      <w:pPr>
        <w:rPr/>
      </w:pPr>
      <w:r w:rsidDel="00000000" w:rsidR="00000000" w:rsidRPr="00000000">
        <w:rPr>
          <w:rtl w:val="0"/>
        </w:rPr>
        <w:t xml:space="preserve">    7. reviewed_by                  BIGINT UNSIGNED            Null:YES </w:t>
      </w:r>
    </w:p>
    <w:p w:rsidR="00000000" w:rsidDel="00000000" w:rsidP="00000000" w:rsidRDefault="00000000" w:rsidRPr="00000000" w14:paraId="00001139">
      <w:pPr>
        <w:rPr/>
      </w:pPr>
      <w:r w:rsidDel="00000000" w:rsidR="00000000" w:rsidRPr="00000000">
        <w:rPr>
          <w:rtl w:val="0"/>
        </w:rPr>
        <w:t xml:space="preserve">        Người duyệt.</w:t>
      </w:r>
    </w:p>
    <w:p w:rsidR="00000000" w:rsidDel="00000000" w:rsidP="00000000" w:rsidRDefault="00000000" w:rsidRPr="00000000" w14:paraId="0000113A">
      <w:pPr>
        <w:rPr/>
      </w:pPr>
      <w:r w:rsidDel="00000000" w:rsidR="00000000" w:rsidRPr="00000000">
        <w:rPr>
          <w:rtl w:val="0"/>
        </w:rPr>
        <w:t xml:space="preserve">    8. reviewed_at                  DATETIME(3)                Null:YES </w:t>
      </w:r>
    </w:p>
    <w:p w:rsidR="00000000" w:rsidDel="00000000" w:rsidP="00000000" w:rsidRDefault="00000000" w:rsidRPr="00000000" w14:paraId="0000113B">
      <w:pPr>
        <w:rPr/>
      </w:pPr>
      <w:r w:rsidDel="00000000" w:rsidR="00000000" w:rsidRPr="00000000">
        <w:rPr>
          <w:rtl w:val="0"/>
        </w:rPr>
        <w:t xml:space="preserve">        Thời điểm duyệt.</w:t>
      </w:r>
    </w:p>
    <w:p w:rsidR="00000000" w:rsidDel="00000000" w:rsidP="00000000" w:rsidRDefault="00000000" w:rsidRPr="00000000" w14:paraId="0000113C">
      <w:pPr>
        <w:rPr/>
      </w:pPr>
      <w:r w:rsidDel="00000000" w:rsidR="00000000" w:rsidRPr="00000000">
        <w:rPr>
          <w:rtl w:val="0"/>
        </w:rPr>
        <w:t xml:space="preserve">    9. resolution                   VARCHAR(500)               Null:YES </w:t>
      </w:r>
    </w:p>
    <w:p w:rsidR="00000000" w:rsidDel="00000000" w:rsidP="00000000" w:rsidRDefault="00000000" w:rsidRPr="00000000" w14:paraId="0000113D">
      <w:pPr>
        <w:rPr/>
      </w:pPr>
      <w:r w:rsidDel="00000000" w:rsidR="00000000" w:rsidRPr="00000000">
        <w:rPr>
          <w:rtl w:val="0"/>
        </w:rPr>
        <w:t xml:space="preserve">        Kết luận xử lý.</w:t>
      </w:r>
    </w:p>
    <w:p w:rsidR="00000000" w:rsidDel="00000000" w:rsidP="00000000" w:rsidRDefault="00000000" w:rsidRPr="00000000" w14:paraId="0000113E">
      <w:pPr>
        <w:rPr/>
      </w:pPr>
      <w:r w:rsidDel="00000000" w:rsidR="00000000" w:rsidRPr="00000000">
        <w:rPr>
          <w:rtl w:val="0"/>
        </w:rPr>
        <w:t xml:space="preserve">   10. detected_at                  DATETIME(3)                Null:NO   [IDX]</w:t>
      </w:r>
    </w:p>
    <w:p w:rsidR="00000000" w:rsidDel="00000000" w:rsidP="00000000" w:rsidRDefault="00000000" w:rsidRPr="00000000" w14:paraId="0000113F">
      <w:pPr>
        <w:rPr/>
      </w:pPr>
      <w:r w:rsidDel="00000000" w:rsidR="00000000" w:rsidRPr="00000000">
        <w:rPr>
          <w:rtl w:val="0"/>
        </w:rPr>
        <w:t xml:space="preserve">        · Mặc định = CURRENT_TIMESTAMP(3)</w:t>
      </w:r>
    </w:p>
    <w:p w:rsidR="00000000" w:rsidDel="00000000" w:rsidP="00000000" w:rsidRDefault="00000000" w:rsidRPr="00000000" w14:paraId="00001140">
      <w:pPr>
        <w:rPr/>
      </w:pPr>
      <w:r w:rsidDel="00000000" w:rsidR="00000000" w:rsidRPr="00000000">
        <w:rPr>
          <w:rtl w:val="0"/>
        </w:rPr>
        <w:t xml:space="preserve">        Mốc thời gian: phát hiện.</w:t>
      </w:r>
    </w:p>
    <w:p w:rsidR="00000000" w:rsidDel="00000000" w:rsidP="00000000" w:rsidRDefault="00000000" w:rsidRPr="00000000" w14:paraId="00001141">
      <w:pPr>
        <w:rPr/>
      </w:pPr>
      <w:r w:rsidDel="00000000" w:rsidR="00000000" w:rsidRPr="00000000">
        <w:rPr>
          <w:rtl w:val="0"/>
        </w:rPr>
      </w:r>
    </w:p>
    <w:p w:rsidR="00000000" w:rsidDel="00000000" w:rsidP="00000000" w:rsidRDefault="00000000" w:rsidRPr="00000000" w14:paraId="00001142">
      <w:pPr>
        <w:rPr/>
      </w:pPr>
      <w:r w:rsidDel="00000000" w:rsidR="00000000" w:rsidRPr="00000000">
        <w:rPr>
          <w:rtl w:val="0"/>
        </w:rPr>
      </w:r>
    </w:p>
    <w:p w:rsidR="00000000" w:rsidDel="00000000" w:rsidP="00000000" w:rsidRDefault="00000000" w:rsidRPr="00000000" w14:paraId="00001143">
      <w:pPr>
        <w:rPr/>
      </w:pPr>
      <w:r w:rsidDel="00000000" w:rsidR="00000000" w:rsidRPr="00000000">
        <w:rPr>
          <w:rtl w:val="0"/>
        </w:rPr>
        <w:t xml:space="preserve">####################################################################################################</w:t>
      </w:r>
    </w:p>
    <w:p w:rsidR="00000000" w:rsidDel="00000000" w:rsidP="00000000" w:rsidRDefault="00000000" w:rsidRPr="00000000" w14:paraId="00001144">
      <w:pPr>
        <w:rPr/>
      </w:pPr>
      <w:r w:rsidDel="00000000" w:rsidR="00000000" w:rsidRPr="00000000">
        <w:rPr>
          <w:rtl w:val="0"/>
        </w:rPr>
        <w:t xml:space="preserve">#  MODULE M10 — PAYMENT &amp; TRANSACTION MANAGEMENT  (7 UC)</w:t>
      </w:r>
    </w:p>
    <w:p w:rsidR="00000000" w:rsidDel="00000000" w:rsidP="00000000" w:rsidRDefault="00000000" w:rsidRPr="00000000" w14:paraId="00001145">
      <w:pPr>
        <w:rPr/>
      </w:pPr>
      <w:r w:rsidDel="00000000" w:rsidR="00000000" w:rsidRPr="00000000">
        <w:rPr>
          <w:rtl w:val="0"/>
        </w:rPr>
        <w:t xml:space="preserve">####################################################################################################</w:t>
      </w:r>
    </w:p>
    <w:p w:rsidR="00000000" w:rsidDel="00000000" w:rsidP="00000000" w:rsidRDefault="00000000" w:rsidRPr="00000000" w14:paraId="00001146">
      <w:pPr>
        <w:rPr/>
      </w:pPr>
      <w:r w:rsidDel="00000000" w:rsidR="00000000" w:rsidRPr="00000000">
        <w:rPr>
          <w:rtl w:val="0"/>
        </w:rPr>
      </w:r>
    </w:p>
    <w:p w:rsidR="00000000" w:rsidDel="00000000" w:rsidP="00000000" w:rsidRDefault="00000000" w:rsidRPr="00000000" w14:paraId="00001147">
      <w:pPr>
        <w:rPr/>
      </w:pPr>
      <w:r w:rsidDel="00000000" w:rsidR="00000000" w:rsidRPr="00000000">
        <w:rPr>
          <w:rtl w:val="0"/>
        </w:rPr>
        <w:t xml:space="preserve">====================================================================================================</w:t>
      </w:r>
    </w:p>
    <w:p w:rsidR="00000000" w:rsidDel="00000000" w:rsidP="00000000" w:rsidRDefault="00000000" w:rsidRPr="00000000" w14:paraId="00001148">
      <w:pPr>
        <w:rPr/>
      </w:pPr>
      <w:r w:rsidDel="00000000" w:rsidR="00000000" w:rsidRPr="00000000">
        <w:rPr>
          <w:rtl w:val="0"/>
        </w:rPr>
        <w:t xml:space="preserve">BẢNG 38/95 :  PAYMENT</w:t>
      </w:r>
    </w:p>
    <w:p w:rsidR="00000000" w:rsidDel="00000000" w:rsidP="00000000" w:rsidRDefault="00000000" w:rsidRPr="00000000" w14:paraId="00001149">
      <w:pPr>
        <w:rPr/>
      </w:pPr>
      <w:r w:rsidDel="00000000" w:rsidR="00000000" w:rsidRPr="00000000">
        <w:rPr>
          <w:rtl w:val="0"/>
        </w:rPr>
        <w:t xml:space="preserve">====================================================================================================</w:t>
      </w:r>
    </w:p>
    <w:p w:rsidR="00000000" w:rsidDel="00000000" w:rsidP="00000000" w:rsidRDefault="00000000" w:rsidRPr="00000000" w14:paraId="0000114A">
      <w:pPr>
        <w:rPr/>
      </w:pPr>
      <w:r w:rsidDel="00000000" w:rsidR="00000000" w:rsidRPr="00000000">
        <w:rPr>
          <w:rtl w:val="0"/>
        </w:rPr>
      </w:r>
    </w:p>
    <w:p w:rsidR="00000000" w:rsidDel="00000000" w:rsidP="00000000" w:rsidRDefault="00000000" w:rsidRPr="00000000" w14:paraId="0000114B">
      <w:pPr>
        <w:rPr/>
      </w:pPr>
      <w:r w:rsidDel="00000000" w:rsidR="00000000" w:rsidRPr="00000000">
        <w:rPr>
          <w:rtl w:val="0"/>
        </w:rPr>
        <w:t xml:space="preserve">Ý NGHĨA: Yêu cầu thanh toán qua PayOS (M10-UC01/UC02).</w:t>
      </w:r>
    </w:p>
    <w:p w:rsidR="00000000" w:rsidDel="00000000" w:rsidP="00000000" w:rsidRDefault="00000000" w:rsidRPr="00000000" w14:paraId="0000114C">
      <w:pPr>
        <w:rPr/>
      </w:pPr>
      <w:r w:rsidDel="00000000" w:rsidR="00000000" w:rsidRPr="00000000">
        <w:rPr>
          <w:rtl w:val="0"/>
        </w:rPr>
      </w:r>
    </w:p>
    <w:p w:rsidR="00000000" w:rsidDel="00000000" w:rsidP="00000000" w:rsidRDefault="00000000" w:rsidRPr="00000000" w14:paraId="0000114D">
      <w:pPr>
        <w:rPr/>
      </w:pPr>
      <w:r w:rsidDel="00000000" w:rsidR="00000000" w:rsidRPr="00000000">
        <w:rPr>
          <w:rtl w:val="0"/>
        </w:rPr>
        <w:t xml:space="preserve">  Khoá chính : id</w:t>
      </w:r>
    </w:p>
    <w:p w:rsidR="00000000" w:rsidDel="00000000" w:rsidP="00000000" w:rsidRDefault="00000000" w:rsidRPr="00000000" w14:paraId="0000114E">
      <w:pPr>
        <w:rPr/>
      </w:pPr>
      <w:r w:rsidDel="00000000" w:rsidR="00000000" w:rsidRPr="00000000">
        <w:rPr>
          <w:rtl w:val="0"/>
        </w:rPr>
        <w:t xml:space="preserve">  Duy nhất   : uk_payment_code (payment_code); uk_payment_provider_order (provider, provider_order_code)</w:t>
      </w:r>
    </w:p>
    <w:p w:rsidR="00000000" w:rsidDel="00000000" w:rsidP="00000000" w:rsidRDefault="00000000" w:rsidRPr="00000000" w14:paraId="0000114F">
      <w:pPr>
        <w:rPr/>
      </w:pPr>
      <w:r w:rsidDel="00000000" w:rsidR="00000000" w:rsidRPr="00000000">
        <w:rPr>
          <w:rtl w:val="0"/>
        </w:rPr>
        <w:t xml:space="preserve">  Tham chiếu tới:</w:t>
      </w:r>
    </w:p>
    <w:p w:rsidR="00000000" w:rsidDel="00000000" w:rsidP="00000000" w:rsidRDefault="00000000" w:rsidRPr="00000000" w14:paraId="00001150">
      <w:pPr>
        <w:rPr/>
      </w:pPr>
      <w:r w:rsidDel="00000000" w:rsidR="00000000" w:rsidRPr="00000000">
        <w:rPr>
          <w:rtl w:val="0"/>
        </w:rPr>
        <w:t xml:space="preserve">      - booking_id                 -&gt; booking.id   [ON DELETE SET NULL]</w:t>
      </w:r>
    </w:p>
    <w:p w:rsidR="00000000" w:rsidDel="00000000" w:rsidP="00000000" w:rsidRDefault="00000000" w:rsidRPr="00000000" w14:paraId="00001151">
      <w:pPr>
        <w:rPr/>
      </w:pPr>
      <w:r w:rsidDel="00000000" w:rsidR="00000000" w:rsidRPr="00000000">
        <w:rPr>
          <w:rtl w:val="0"/>
        </w:rPr>
        <w:t xml:space="preserve">      - customer_id                -&gt; user_account.id   [ON DELETE RESTRICT]</w:t>
      </w:r>
    </w:p>
    <w:p w:rsidR="00000000" w:rsidDel="00000000" w:rsidP="00000000" w:rsidRDefault="00000000" w:rsidRPr="00000000" w14:paraId="00001152">
      <w:pPr>
        <w:rPr/>
      </w:pPr>
      <w:r w:rsidDel="00000000" w:rsidR="00000000" w:rsidRPr="00000000">
        <w:rPr>
          <w:rtl w:val="0"/>
        </w:rPr>
        <w:t xml:space="preserve">      - subscription_id            -&gt; membership_subscription.id   [ON DELETE SET NULL]</w:t>
      </w:r>
    </w:p>
    <w:p w:rsidR="00000000" w:rsidDel="00000000" w:rsidP="00000000" w:rsidRDefault="00000000" w:rsidRPr="00000000" w14:paraId="00001153">
      <w:pPr>
        <w:rPr/>
      </w:pPr>
      <w:r w:rsidDel="00000000" w:rsidR="00000000" w:rsidRPr="00000000">
        <w:rPr>
          <w:rtl w:val="0"/>
        </w:rPr>
        <w:t xml:space="preserve">  Được tham chiếu bởi: dispute.payment_id, payment_transaction.payment_id, receipt.payment_id, refund_request.payment_id, wallet_transaction.payment_id</w:t>
      </w:r>
    </w:p>
    <w:p w:rsidR="00000000" w:rsidDel="00000000" w:rsidP="00000000" w:rsidRDefault="00000000" w:rsidRPr="00000000" w14:paraId="00001154">
      <w:pPr>
        <w:rPr/>
      </w:pPr>
      <w:r w:rsidDel="00000000" w:rsidR="00000000" w:rsidRPr="00000000">
        <w:rPr>
          <w:rtl w:val="0"/>
        </w:rPr>
      </w:r>
    </w:p>
    <w:p w:rsidR="00000000" w:rsidDel="00000000" w:rsidP="00000000" w:rsidRDefault="00000000" w:rsidRPr="00000000" w14:paraId="00001155">
      <w:pPr>
        <w:rPr/>
      </w:pPr>
      <w:r w:rsidDel="00000000" w:rsidR="00000000" w:rsidRPr="00000000">
        <w:rPr>
          <w:rtl w:val="0"/>
        </w:rPr>
        <w:t xml:space="preserve">  DANH SÁCH THUỘC TÍNH</w:t>
      </w:r>
    </w:p>
    <w:p w:rsidR="00000000" w:rsidDel="00000000" w:rsidP="00000000" w:rsidRDefault="00000000" w:rsidRPr="00000000" w14:paraId="00001156">
      <w:pPr>
        <w:rPr/>
      </w:pPr>
      <w:r w:rsidDel="00000000" w:rsidR="00000000" w:rsidRPr="00000000">
        <w:rPr>
          <w:rtl w:val="0"/>
        </w:rPr>
        <w:t xml:space="preserve">  --------------------------------------------------------------------------------------------------</w:t>
      </w:r>
    </w:p>
    <w:p w:rsidR="00000000" w:rsidDel="00000000" w:rsidP="00000000" w:rsidRDefault="00000000" w:rsidRPr="00000000" w14:paraId="00001157">
      <w:pPr>
        <w:rPr/>
      </w:pPr>
      <w:r w:rsidDel="00000000" w:rsidR="00000000" w:rsidRPr="00000000">
        <w:rPr>
          <w:rtl w:val="0"/>
        </w:rPr>
        <w:t xml:space="preserve">    1. id                           BIGINT UNSIGNED            Null:NO   [PK]</w:t>
      </w:r>
    </w:p>
    <w:p w:rsidR="00000000" w:rsidDel="00000000" w:rsidP="00000000" w:rsidRDefault="00000000" w:rsidRPr="00000000" w14:paraId="00001158">
      <w:pPr>
        <w:rPr/>
      </w:pPr>
      <w:r w:rsidDel="00000000" w:rsidR="00000000" w:rsidRPr="00000000">
        <w:rPr>
          <w:rtl w:val="0"/>
        </w:rPr>
        <w:t xml:space="preserve">        · AUTO_INCREMENT</w:t>
      </w:r>
    </w:p>
    <w:p w:rsidR="00000000" w:rsidDel="00000000" w:rsidP="00000000" w:rsidRDefault="00000000" w:rsidRPr="00000000" w14:paraId="00001159">
      <w:pPr>
        <w:rPr/>
      </w:pPr>
      <w:r w:rsidDel="00000000" w:rsidR="00000000" w:rsidRPr="00000000">
        <w:rPr>
          <w:rtl w:val="0"/>
        </w:rPr>
        <w:t xml:space="preserve">        Khoá chính, tự tăng.</w:t>
      </w:r>
    </w:p>
    <w:p w:rsidR="00000000" w:rsidDel="00000000" w:rsidP="00000000" w:rsidRDefault="00000000" w:rsidRPr="00000000" w14:paraId="0000115A">
      <w:pPr>
        <w:rPr/>
      </w:pPr>
      <w:r w:rsidDel="00000000" w:rsidR="00000000" w:rsidRPr="00000000">
        <w:rPr>
          <w:rtl w:val="0"/>
        </w:rPr>
        <w:t xml:space="preserve">    2. payment_code                 VARCHAR(30)                Null:NO   [UQ]</w:t>
      </w:r>
    </w:p>
    <w:p w:rsidR="00000000" w:rsidDel="00000000" w:rsidP="00000000" w:rsidRDefault="00000000" w:rsidRPr="00000000" w14:paraId="0000115B">
      <w:pPr>
        <w:rPr/>
      </w:pPr>
      <w:r w:rsidDel="00000000" w:rsidR="00000000" w:rsidRPr="00000000">
        <w:rPr>
          <w:rtl w:val="0"/>
        </w:rPr>
        <w:t xml:space="preserve">        Mã giao dịch thanh toán nội bộ, dùng để tra cứu và đối soát.</w:t>
      </w:r>
    </w:p>
    <w:p w:rsidR="00000000" w:rsidDel="00000000" w:rsidP="00000000" w:rsidRDefault="00000000" w:rsidRPr="00000000" w14:paraId="0000115C">
      <w:pPr>
        <w:rPr/>
      </w:pPr>
      <w:r w:rsidDel="00000000" w:rsidR="00000000" w:rsidRPr="00000000">
        <w:rPr>
          <w:rtl w:val="0"/>
        </w:rPr>
        <w:t xml:space="preserve">    3. booking_id                   BIGINT UNSIGNED            Null:YES  [FK/IDX]</w:t>
      </w:r>
    </w:p>
    <w:p w:rsidR="00000000" w:rsidDel="00000000" w:rsidP="00000000" w:rsidRDefault="00000000" w:rsidRPr="00000000" w14:paraId="0000115D">
      <w:pPr>
        <w:rPr/>
      </w:pPr>
      <w:r w:rsidDel="00000000" w:rsidR="00000000" w:rsidRPr="00000000">
        <w:rPr>
          <w:rtl w:val="0"/>
        </w:rPr>
        <w:t xml:space="preserve">        Khoá ngoại tới bảng booking (Đơn đặt chỗ). Có thể bỏ trống.</w:t>
      </w:r>
    </w:p>
    <w:p w:rsidR="00000000" w:rsidDel="00000000" w:rsidP="00000000" w:rsidRDefault="00000000" w:rsidRPr="00000000" w14:paraId="0000115E">
      <w:pPr>
        <w:rPr/>
      </w:pPr>
      <w:r w:rsidDel="00000000" w:rsidR="00000000" w:rsidRPr="00000000">
        <w:rPr>
          <w:rtl w:val="0"/>
        </w:rPr>
        <w:t xml:space="preserve">    4. subscription_id              BIGINT UNSIGNED            Null:YES  [FK]</w:t>
      </w:r>
    </w:p>
    <w:p w:rsidR="00000000" w:rsidDel="00000000" w:rsidP="00000000" w:rsidRDefault="00000000" w:rsidRPr="00000000" w14:paraId="0000115F">
      <w:pPr>
        <w:rPr/>
      </w:pPr>
      <w:r w:rsidDel="00000000" w:rsidR="00000000" w:rsidRPr="00000000">
        <w:rPr>
          <w:rtl w:val="0"/>
        </w:rPr>
        <w:t xml:space="preserve">        Thanh toán gói membership (M15-UC16/UC18)</w:t>
      </w:r>
    </w:p>
    <w:p w:rsidR="00000000" w:rsidDel="00000000" w:rsidP="00000000" w:rsidRDefault="00000000" w:rsidRPr="00000000" w14:paraId="00001160">
      <w:pPr>
        <w:rPr/>
      </w:pPr>
      <w:r w:rsidDel="00000000" w:rsidR="00000000" w:rsidRPr="00000000">
        <w:rPr>
          <w:rtl w:val="0"/>
        </w:rPr>
        <w:t xml:space="preserve">    5. customer_id                  BIGINT UNSIGNED            Null:NO   [FK/IDX]</w:t>
      </w:r>
    </w:p>
    <w:p w:rsidR="00000000" w:rsidDel="00000000" w:rsidP="00000000" w:rsidRDefault="00000000" w:rsidRPr="00000000" w14:paraId="00001161">
      <w:pPr>
        <w:rPr/>
      </w:pPr>
      <w:r w:rsidDel="00000000" w:rsidR="00000000" w:rsidRPr="00000000">
        <w:rPr>
          <w:rtl w:val="0"/>
        </w:rPr>
        <w:t xml:space="preserve">        Khoá ngoại tới bảng user_account (Tài khoản đăng nhập).</w:t>
      </w:r>
    </w:p>
    <w:p w:rsidR="00000000" w:rsidDel="00000000" w:rsidP="00000000" w:rsidRDefault="00000000" w:rsidRPr="00000000" w14:paraId="00001162">
      <w:pPr>
        <w:rPr/>
      </w:pPr>
      <w:r w:rsidDel="00000000" w:rsidR="00000000" w:rsidRPr="00000000">
        <w:rPr>
          <w:rtl w:val="0"/>
        </w:rPr>
        <w:t xml:space="preserve">    6. purpose                      ENUM('BOOKING','SUBSCRIPTION') Null:NO  </w:t>
      </w:r>
    </w:p>
    <w:p w:rsidR="00000000" w:rsidDel="00000000" w:rsidP="00000000" w:rsidRDefault="00000000" w:rsidRPr="00000000" w14:paraId="00001163">
      <w:pPr>
        <w:rPr/>
      </w:pPr>
      <w:r w:rsidDel="00000000" w:rsidR="00000000" w:rsidRPr="00000000">
        <w:rPr>
          <w:rtl w:val="0"/>
        </w:rPr>
        <w:t xml:space="preserve">        · Mặc định = 'BOOKING'</w:t>
      </w:r>
    </w:p>
    <w:p w:rsidR="00000000" w:rsidDel="00000000" w:rsidP="00000000" w:rsidRDefault="00000000" w:rsidRPr="00000000" w14:paraId="00001164">
      <w:pPr>
        <w:rPr/>
      </w:pPr>
      <w:r w:rsidDel="00000000" w:rsidR="00000000" w:rsidRPr="00000000">
        <w:rPr>
          <w:rtl w:val="0"/>
        </w:rPr>
        <w:t xml:space="preserve">        Mục đích sử dụng không gian, ví dụ học tập hoặc họp nhóm.</w:t>
      </w:r>
    </w:p>
    <w:p w:rsidR="00000000" w:rsidDel="00000000" w:rsidP="00000000" w:rsidRDefault="00000000" w:rsidRPr="00000000" w14:paraId="00001165">
      <w:pPr>
        <w:rPr/>
      </w:pPr>
      <w:r w:rsidDel="00000000" w:rsidR="00000000" w:rsidRPr="00000000">
        <w:rPr>
          <w:rtl w:val="0"/>
        </w:rPr>
        <w:t xml:space="preserve">        Giá trị hợp lệ: BOOKING | SUBSCRIPTION</w:t>
      </w:r>
    </w:p>
    <w:p w:rsidR="00000000" w:rsidDel="00000000" w:rsidP="00000000" w:rsidRDefault="00000000" w:rsidRPr="00000000" w14:paraId="00001166">
      <w:pPr>
        <w:rPr/>
      </w:pPr>
      <w:r w:rsidDel="00000000" w:rsidR="00000000" w:rsidRPr="00000000">
        <w:rPr>
          <w:rtl w:val="0"/>
        </w:rPr>
        <w:t xml:space="preserve">    7. provider                     ENUM('PAYOS')              Null:NO   [UQ]</w:t>
      </w:r>
    </w:p>
    <w:p w:rsidR="00000000" w:rsidDel="00000000" w:rsidP="00000000" w:rsidRDefault="00000000" w:rsidRPr="00000000" w14:paraId="00001167">
      <w:pPr>
        <w:rPr/>
      </w:pPr>
      <w:r w:rsidDel="00000000" w:rsidR="00000000" w:rsidRPr="00000000">
        <w:rPr>
          <w:rtl w:val="0"/>
        </w:rPr>
        <w:t xml:space="preserve">        · Mặc định = 'PAYOS'</w:t>
      </w:r>
    </w:p>
    <w:p w:rsidR="00000000" w:rsidDel="00000000" w:rsidP="00000000" w:rsidRDefault="00000000" w:rsidRPr="00000000" w14:paraId="00001168">
      <w:pPr>
        <w:rPr/>
      </w:pPr>
      <w:r w:rsidDel="00000000" w:rsidR="00000000" w:rsidRPr="00000000">
        <w:rPr>
          <w:rtl w:val="0"/>
        </w:rPr>
        <w:t xml:space="preserve">        Nhà cung cấp dịch vụ bên ngoài xử lý giao dịch.</w:t>
      </w:r>
    </w:p>
    <w:p w:rsidR="00000000" w:rsidDel="00000000" w:rsidP="00000000" w:rsidRDefault="00000000" w:rsidRPr="00000000" w14:paraId="00001169">
      <w:pPr>
        <w:rPr/>
      </w:pPr>
      <w:r w:rsidDel="00000000" w:rsidR="00000000" w:rsidRPr="00000000">
        <w:rPr>
          <w:rtl w:val="0"/>
        </w:rPr>
        <w:t xml:space="preserve">        Giá trị hợp lệ: PAYOS</w:t>
      </w:r>
    </w:p>
    <w:p w:rsidR="00000000" w:rsidDel="00000000" w:rsidP="00000000" w:rsidRDefault="00000000" w:rsidRPr="00000000" w14:paraId="0000116A">
      <w:pPr>
        <w:rPr/>
      </w:pPr>
      <w:r w:rsidDel="00000000" w:rsidR="00000000" w:rsidRPr="00000000">
        <w:rPr>
          <w:rtl w:val="0"/>
        </w:rPr>
        <w:t xml:space="preserve">    8. payment_method               ENUM('QR_CODE','BANK_TRANSFER','E_WALLET','CARD') Null:YES </w:t>
      </w:r>
    </w:p>
    <w:p w:rsidR="00000000" w:rsidDel="00000000" w:rsidP="00000000" w:rsidRDefault="00000000" w:rsidRPr="00000000" w14:paraId="0000116B">
      <w:pPr>
        <w:rPr/>
      </w:pPr>
      <w:r w:rsidDel="00000000" w:rsidR="00000000" w:rsidRPr="00000000">
        <w:rPr>
          <w:rtl w:val="0"/>
        </w:rPr>
        <w:t xml:space="preserve">        Hình thức thanh toán khách hàng chọn.</w:t>
      </w:r>
    </w:p>
    <w:p w:rsidR="00000000" w:rsidDel="00000000" w:rsidP="00000000" w:rsidRDefault="00000000" w:rsidRPr="00000000" w14:paraId="0000116C">
      <w:pPr>
        <w:rPr/>
      </w:pPr>
      <w:r w:rsidDel="00000000" w:rsidR="00000000" w:rsidRPr="00000000">
        <w:rPr>
          <w:rtl w:val="0"/>
        </w:rPr>
        <w:t xml:space="preserve">        Giá trị hợp lệ: QR_CODE | BANK_TRANSFER | E_WALLET | CARD</w:t>
      </w:r>
    </w:p>
    <w:p w:rsidR="00000000" w:rsidDel="00000000" w:rsidP="00000000" w:rsidRDefault="00000000" w:rsidRPr="00000000" w14:paraId="0000116D">
      <w:pPr>
        <w:rPr/>
      </w:pPr>
      <w:r w:rsidDel="00000000" w:rsidR="00000000" w:rsidRPr="00000000">
        <w:rPr>
          <w:rtl w:val="0"/>
        </w:rPr>
        <w:t xml:space="preserve">    9. amount                       DECIMAL(15,2)              Null:NO  </w:t>
      </w:r>
    </w:p>
    <w:p w:rsidR="00000000" w:rsidDel="00000000" w:rsidP="00000000" w:rsidRDefault="00000000" w:rsidRPr="00000000" w14:paraId="0000116E">
      <w:pPr>
        <w:rPr/>
      </w:pPr>
      <w:r w:rsidDel="00000000" w:rsidR="00000000" w:rsidRPr="00000000">
        <w:rPr>
          <w:rtl w:val="0"/>
        </w:rPr>
        <w:t xml:space="preserve">        Số tiền.</w:t>
      </w:r>
    </w:p>
    <w:p w:rsidR="00000000" w:rsidDel="00000000" w:rsidP="00000000" w:rsidRDefault="00000000" w:rsidRPr="00000000" w14:paraId="0000116F">
      <w:pPr>
        <w:rPr/>
      </w:pPr>
      <w:r w:rsidDel="00000000" w:rsidR="00000000" w:rsidRPr="00000000">
        <w:rPr>
          <w:rtl w:val="0"/>
        </w:rPr>
        <w:t xml:space="preserve">   10. currency                     CHAR(3)                    Null:NO  </w:t>
      </w:r>
    </w:p>
    <w:p w:rsidR="00000000" w:rsidDel="00000000" w:rsidP="00000000" w:rsidRDefault="00000000" w:rsidRPr="00000000" w14:paraId="00001170">
      <w:pPr>
        <w:rPr/>
      </w:pPr>
      <w:r w:rsidDel="00000000" w:rsidR="00000000" w:rsidRPr="00000000">
        <w:rPr>
          <w:rtl w:val="0"/>
        </w:rPr>
        <w:t xml:space="preserve">        · Mặc định = 'VND'</w:t>
      </w:r>
    </w:p>
    <w:p w:rsidR="00000000" w:rsidDel="00000000" w:rsidP="00000000" w:rsidRDefault="00000000" w:rsidRPr="00000000" w14:paraId="00001171">
      <w:pPr>
        <w:rPr/>
      </w:pPr>
      <w:r w:rsidDel="00000000" w:rsidR="00000000" w:rsidRPr="00000000">
        <w:rPr>
          <w:rtl w:val="0"/>
        </w:rPr>
        <w:t xml:space="preserve">        Đơn vị tiền tệ theo ISO-4217, mặc định VND.</w:t>
      </w:r>
    </w:p>
    <w:p w:rsidR="00000000" w:rsidDel="00000000" w:rsidP="00000000" w:rsidRDefault="00000000" w:rsidRPr="00000000" w14:paraId="00001172">
      <w:pPr>
        <w:rPr/>
      </w:pPr>
      <w:r w:rsidDel="00000000" w:rsidR="00000000" w:rsidRPr="00000000">
        <w:rPr>
          <w:rtl w:val="0"/>
        </w:rPr>
        <w:t xml:space="preserve">   11. status                       ENUM('PENDING','PROCESSING','SUCCEEDED','FAILED','EXPIRED','CANCELLED','REFUNDED','PARTIALLY_REFUNDED') Null:NO   [IDX]</w:t>
      </w:r>
    </w:p>
    <w:p w:rsidR="00000000" w:rsidDel="00000000" w:rsidP="00000000" w:rsidRDefault="00000000" w:rsidRPr="00000000" w14:paraId="00001173">
      <w:pPr>
        <w:rPr/>
      </w:pPr>
      <w:r w:rsidDel="00000000" w:rsidR="00000000" w:rsidRPr="00000000">
        <w:rPr>
          <w:rtl w:val="0"/>
        </w:rPr>
        <w:t xml:space="preserve">        · Mặc định = 'PENDING'</w:t>
      </w:r>
    </w:p>
    <w:p w:rsidR="00000000" w:rsidDel="00000000" w:rsidP="00000000" w:rsidRDefault="00000000" w:rsidRPr="00000000" w14:paraId="00001174">
      <w:pPr>
        <w:rPr/>
      </w:pPr>
      <w:r w:rsidDel="00000000" w:rsidR="00000000" w:rsidRPr="00000000">
        <w:rPr>
          <w:rtl w:val="0"/>
        </w:rPr>
        <w:t xml:space="preserve">        Trạng thái hiện tại của bản ghi. (Tham chiếu SRS: BR-13, BR-14)</w:t>
      </w:r>
    </w:p>
    <w:p w:rsidR="00000000" w:rsidDel="00000000" w:rsidP="00000000" w:rsidRDefault="00000000" w:rsidRPr="00000000" w14:paraId="00001175">
      <w:pPr>
        <w:rPr/>
      </w:pPr>
      <w:r w:rsidDel="00000000" w:rsidR="00000000" w:rsidRPr="00000000">
        <w:rPr>
          <w:rtl w:val="0"/>
        </w:rPr>
        <w:t xml:space="preserve">        Giá trị hợp lệ: PENDING | PROCESSING | SUCCEEDED | FAILED | EXPIRED | CANCELLED | REFUNDED |</w:t>
      </w:r>
    </w:p>
    <w:p w:rsidR="00000000" w:rsidDel="00000000" w:rsidP="00000000" w:rsidRDefault="00000000" w:rsidRPr="00000000" w14:paraId="00001176">
      <w:pPr>
        <w:rPr/>
      </w:pPr>
      <w:r w:rsidDel="00000000" w:rsidR="00000000" w:rsidRPr="00000000">
        <w:rPr>
          <w:rtl w:val="0"/>
        </w:rPr>
        <w:t xml:space="preserve">        PARTIALLY_REFUNDED</w:t>
      </w:r>
    </w:p>
    <w:p w:rsidR="00000000" w:rsidDel="00000000" w:rsidP="00000000" w:rsidRDefault="00000000" w:rsidRPr="00000000" w14:paraId="00001177">
      <w:pPr>
        <w:rPr/>
      </w:pPr>
      <w:r w:rsidDel="00000000" w:rsidR="00000000" w:rsidRPr="00000000">
        <w:rPr>
          <w:rtl w:val="0"/>
        </w:rPr>
        <w:t xml:space="preserve">   12. attempt_no                   SMALLINT UNSIGNED          Null:NO  </w:t>
      </w:r>
    </w:p>
    <w:p w:rsidR="00000000" w:rsidDel="00000000" w:rsidP="00000000" w:rsidRDefault="00000000" w:rsidRPr="00000000" w14:paraId="00001178">
      <w:pPr>
        <w:rPr/>
      </w:pPr>
      <w:r w:rsidDel="00000000" w:rsidR="00000000" w:rsidRPr="00000000">
        <w:rPr>
          <w:rtl w:val="0"/>
        </w:rPr>
        <w:t xml:space="preserve">        · Mặc định = 1</w:t>
      </w:r>
    </w:p>
    <w:p w:rsidR="00000000" w:rsidDel="00000000" w:rsidP="00000000" w:rsidRDefault="00000000" w:rsidRPr="00000000" w14:paraId="00001179">
      <w:pPr>
        <w:rPr/>
      </w:pPr>
      <w:r w:rsidDel="00000000" w:rsidR="00000000" w:rsidRPr="00000000">
        <w:rPr>
          <w:rtl w:val="0"/>
        </w:rPr>
        <w:t xml:space="preserve">        Số thứ tự lần thử thanh toán cho cùng một booking, tăng dần mỗi khi khách bấm thanh toán lại</w:t>
      </w:r>
    </w:p>
    <w:p w:rsidR="00000000" w:rsidDel="00000000" w:rsidP="00000000" w:rsidRDefault="00000000" w:rsidRPr="00000000" w14:paraId="0000117A">
      <w:pPr>
        <w:rPr/>
      </w:pPr>
      <w:r w:rsidDel="00000000" w:rsidR="00000000" w:rsidRPr="00000000">
        <w:rPr>
          <w:rtl w:val="0"/>
        </w:rPr>
        <w:t xml:space="preserve">        (M10-UC02).</w:t>
      </w:r>
    </w:p>
    <w:p w:rsidR="00000000" w:rsidDel="00000000" w:rsidP="00000000" w:rsidRDefault="00000000" w:rsidRPr="00000000" w14:paraId="0000117B">
      <w:pPr>
        <w:rPr/>
      </w:pPr>
      <w:r w:rsidDel="00000000" w:rsidR="00000000" w:rsidRPr="00000000">
        <w:rPr>
          <w:rtl w:val="0"/>
        </w:rPr>
        <w:t xml:space="preserve">   13. provider_order_code          VARCHAR(64)                Null:YES  [UQ]</w:t>
      </w:r>
    </w:p>
    <w:p w:rsidR="00000000" w:rsidDel="00000000" w:rsidP="00000000" w:rsidRDefault="00000000" w:rsidRPr="00000000" w14:paraId="0000117C">
      <w:pPr>
        <w:rPr/>
      </w:pPr>
      <w:r w:rsidDel="00000000" w:rsidR="00000000" w:rsidRPr="00000000">
        <w:rPr>
          <w:rtl w:val="0"/>
        </w:rPr>
        <w:t xml:space="preserve">        Mã đơn hàng phía PayOS, dùng để đối chiếu khi nhận webhook và khi đối soát.</w:t>
      </w:r>
    </w:p>
    <w:p w:rsidR="00000000" w:rsidDel="00000000" w:rsidP="00000000" w:rsidRDefault="00000000" w:rsidRPr="00000000" w14:paraId="0000117D">
      <w:pPr>
        <w:rPr/>
      </w:pPr>
      <w:r w:rsidDel="00000000" w:rsidR="00000000" w:rsidRPr="00000000">
        <w:rPr>
          <w:rtl w:val="0"/>
        </w:rPr>
        <w:t xml:space="preserve">   14. provider_payment_link_id     VARCHAR(128)               Null:YES </w:t>
      </w:r>
    </w:p>
    <w:p w:rsidR="00000000" w:rsidDel="00000000" w:rsidP="00000000" w:rsidRDefault="00000000" w:rsidRPr="00000000" w14:paraId="0000117E">
      <w:pPr>
        <w:rPr/>
      </w:pPr>
      <w:r w:rsidDel="00000000" w:rsidR="00000000" w:rsidRPr="00000000">
        <w:rPr>
          <w:rtl w:val="0"/>
        </w:rPr>
        <w:t xml:space="preserve">        Định danh liên kết thanh toán do PayOS sinh ra.</w:t>
      </w:r>
    </w:p>
    <w:p w:rsidR="00000000" w:rsidDel="00000000" w:rsidP="00000000" w:rsidRDefault="00000000" w:rsidRPr="00000000" w14:paraId="0000117F">
      <w:pPr>
        <w:rPr/>
      </w:pPr>
      <w:r w:rsidDel="00000000" w:rsidR="00000000" w:rsidRPr="00000000">
        <w:rPr>
          <w:rtl w:val="0"/>
        </w:rPr>
        <w:t xml:space="preserve">   15. provider_reference           VARCHAR(128)               Null:YES </w:t>
      </w:r>
    </w:p>
    <w:p w:rsidR="00000000" w:rsidDel="00000000" w:rsidP="00000000" w:rsidRDefault="00000000" w:rsidRPr="00000000" w14:paraId="00001180">
      <w:pPr>
        <w:rPr/>
      </w:pPr>
      <w:r w:rsidDel="00000000" w:rsidR="00000000" w:rsidRPr="00000000">
        <w:rPr>
          <w:rtl w:val="0"/>
        </w:rPr>
        <w:t xml:space="preserve">        Mã tham chiếu do nhà cung cấp trả về.</w:t>
      </w:r>
    </w:p>
    <w:p w:rsidR="00000000" w:rsidDel="00000000" w:rsidP="00000000" w:rsidRDefault="00000000" w:rsidRPr="00000000" w14:paraId="00001181">
      <w:pPr>
        <w:rPr/>
      </w:pPr>
      <w:r w:rsidDel="00000000" w:rsidR="00000000" w:rsidRPr="00000000">
        <w:rPr>
          <w:rtl w:val="0"/>
        </w:rPr>
        <w:t xml:space="preserve">   16. checkout_url                 VARCHAR(512)               Null:YES </w:t>
      </w:r>
    </w:p>
    <w:p w:rsidR="00000000" w:rsidDel="00000000" w:rsidP="00000000" w:rsidRDefault="00000000" w:rsidRPr="00000000" w14:paraId="00001182">
      <w:pPr>
        <w:rPr/>
      </w:pPr>
      <w:r w:rsidDel="00000000" w:rsidR="00000000" w:rsidRPr="00000000">
        <w:rPr>
          <w:rtl w:val="0"/>
        </w:rPr>
        <w:t xml:space="preserve">        Đường dẫn tới trang thanh toán do PayOS cấp, hệ thống chuyển hướng khách hàng tới đây.</w:t>
      </w:r>
    </w:p>
    <w:p w:rsidR="00000000" w:rsidDel="00000000" w:rsidP="00000000" w:rsidRDefault="00000000" w:rsidRPr="00000000" w14:paraId="00001183">
      <w:pPr>
        <w:rPr/>
      </w:pPr>
      <w:r w:rsidDel="00000000" w:rsidR="00000000" w:rsidRPr="00000000">
        <w:rPr>
          <w:rtl w:val="0"/>
        </w:rPr>
        <w:t xml:space="preserve">   17. qr_code_data                 TEXT                       Null:YES </w:t>
      </w:r>
    </w:p>
    <w:p w:rsidR="00000000" w:rsidDel="00000000" w:rsidP="00000000" w:rsidRDefault="00000000" w:rsidRPr="00000000" w14:paraId="00001184">
      <w:pPr>
        <w:rPr/>
      </w:pPr>
      <w:r w:rsidDel="00000000" w:rsidR="00000000" w:rsidRPr="00000000">
        <w:rPr>
          <w:rtl w:val="0"/>
        </w:rPr>
        <w:t xml:space="preserve">        Chuỗi dữ liệu để dựng mã QR thanh toán.</w:t>
      </w:r>
    </w:p>
    <w:p w:rsidR="00000000" w:rsidDel="00000000" w:rsidP="00000000" w:rsidRDefault="00000000" w:rsidRPr="00000000" w14:paraId="00001185">
      <w:pPr>
        <w:rPr/>
      </w:pPr>
      <w:r w:rsidDel="00000000" w:rsidR="00000000" w:rsidRPr="00000000">
        <w:rPr>
          <w:rtl w:val="0"/>
        </w:rPr>
        <w:t xml:space="preserve">   18. failure_code                 VARCHAR(50)                Null:YES </w:t>
      </w:r>
    </w:p>
    <w:p w:rsidR="00000000" w:rsidDel="00000000" w:rsidP="00000000" w:rsidRDefault="00000000" w:rsidRPr="00000000" w14:paraId="00001186">
      <w:pPr>
        <w:rPr/>
      </w:pPr>
      <w:r w:rsidDel="00000000" w:rsidR="00000000" w:rsidRPr="00000000">
        <w:rPr>
          <w:rtl w:val="0"/>
        </w:rPr>
        <w:t xml:space="preserve">        Mã lỗi do cổng thanh toán trả về.</w:t>
      </w:r>
    </w:p>
    <w:p w:rsidR="00000000" w:rsidDel="00000000" w:rsidP="00000000" w:rsidRDefault="00000000" w:rsidRPr="00000000" w14:paraId="00001187">
      <w:pPr>
        <w:rPr/>
      </w:pPr>
      <w:r w:rsidDel="00000000" w:rsidR="00000000" w:rsidRPr="00000000">
        <w:rPr>
          <w:rtl w:val="0"/>
        </w:rPr>
        <w:t xml:space="preserve">   19. failure_message              VARCHAR(500)               Null:YES </w:t>
      </w:r>
    </w:p>
    <w:p w:rsidR="00000000" w:rsidDel="00000000" w:rsidP="00000000" w:rsidRDefault="00000000" w:rsidRPr="00000000" w14:paraId="00001188">
      <w:pPr>
        <w:rPr/>
      </w:pPr>
      <w:r w:rsidDel="00000000" w:rsidR="00000000" w:rsidRPr="00000000">
        <w:rPr>
          <w:rtl w:val="0"/>
        </w:rPr>
        <w:t xml:space="preserve">        Mô tả lỗi thanh toán để hiển thị cho người dùng.</w:t>
      </w:r>
    </w:p>
    <w:p w:rsidR="00000000" w:rsidDel="00000000" w:rsidP="00000000" w:rsidRDefault="00000000" w:rsidRPr="00000000" w14:paraId="00001189">
      <w:pPr>
        <w:rPr/>
      </w:pPr>
      <w:r w:rsidDel="00000000" w:rsidR="00000000" w:rsidRPr="00000000">
        <w:rPr>
          <w:rtl w:val="0"/>
        </w:rPr>
        <w:t xml:space="preserve">   20. expires_at                   DATETIME(3)                Null:YES </w:t>
      </w:r>
    </w:p>
    <w:p w:rsidR="00000000" w:rsidDel="00000000" w:rsidP="00000000" w:rsidRDefault="00000000" w:rsidRPr="00000000" w14:paraId="0000118A">
      <w:pPr>
        <w:rPr/>
      </w:pPr>
      <w:r w:rsidDel="00000000" w:rsidR="00000000" w:rsidRPr="00000000">
        <w:rPr>
          <w:rtl w:val="0"/>
        </w:rPr>
        <w:t xml:space="preserve">        Thời điểm hết hạn.</w:t>
      </w:r>
    </w:p>
    <w:p w:rsidR="00000000" w:rsidDel="00000000" w:rsidP="00000000" w:rsidRDefault="00000000" w:rsidRPr="00000000" w14:paraId="0000118B">
      <w:pPr>
        <w:rPr/>
      </w:pPr>
      <w:r w:rsidDel="00000000" w:rsidR="00000000" w:rsidRPr="00000000">
        <w:rPr>
          <w:rtl w:val="0"/>
        </w:rPr>
        <w:t xml:space="preserve">   21. paid_at                      DATETIME(3)                Null:YES </w:t>
      </w:r>
    </w:p>
    <w:p w:rsidR="00000000" w:rsidDel="00000000" w:rsidP="00000000" w:rsidRDefault="00000000" w:rsidRPr="00000000" w14:paraId="0000118C">
      <w:pPr>
        <w:rPr/>
      </w:pPr>
      <w:r w:rsidDel="00000000" w:rsidR="00000000" w:rsidRPr="00000000">
        <w:rPr>
          <w:rtl w:val="0"/>
        </w:rPr>
        <w:t xml:space="preserve">        Mốc thời gian: thanh toán.</w:t>
      </w:r>
    </w:p>
    <w:p w:rsidR="00000000" w:rsidDel="00000000" w:rsidP="00000000" w:rsidRDefault="00000000" w:rsidRPr="00000000" w14:paraId="0000118D">
      <w:pPr>
        <w:rPr/>
      </w:pPr>
      <w:r w:rsidDel="00000000" w:rsidR="00000000" w:rsidRPr="00000000">
        <w:rPr>
          <w:rtl w:val="0"/>
        </w:rPr>
        <w:t xml:space="preserve">   22. version                      INT UNSIGNED               Null:NO  </w:t>
      </w:r>
    </w:p>
    <w:p w:rsidR="00000000" w:rsidDel="00000000" w:rsidP="00000000" w:rsidRDefault="00000000" w:rsidRPr="00000000" w14:paraId="0000118E">
      <w:pPr>
        <w:rPr/>
      </w:pPr>
      <w:r w:rsidDel="00000000" w:rsidR="00000000" w:rsidRPr="00000000">
        <w:rPr>
          <w:rtl w:val="0"/>
        </w:rPr>
        <w:t xml:space="preserve">        · Mặc định = 0</w:t>
      </w:r>
    </w:p>
    <w:p w:rsidR="00000000" w:rsidDel="00000000" w:rsidP="00000000" w:rsidRDefault="00000000" w:rsidRPr="00000000" w14:paraId="0000118F">
      <w:pPr>
        <w:rPr/>
      </w:pPr>
      <w:r w:rsidDel="00000000" w:rsidR="00000000" w:rsidRPr="00000000">
        <w:rPr>
          <w:rtl w:val="0"/>
        </w:rPr>
        <w:t xml:space="preserve">        Số phiên bản dùng cho optimistic locking (JPA @Version) chống ghi đè đồng thời.</w:t>
      </w:r>
    </w:p>
    <w:p w:rsidR="00000000" w:rsidDel="00000000" w:rsidP="00000000" w:rsidRDefault="00000000" w:rsidRPr="00000000" w14:paraId="00001190">
      <w:pPr>
        <w:rPr/>
      </w:pPr>
      <w:r w:rsidDel="00000000" w:rsidR="00000000" w:rsidRPr="00000000">
        <w:rPr>
          <w:rtl w:val="0"/>
        </w:rPr>
        <w:t xml:space="preserve">   23. created_at                   DATETIME(3)                Null:NO   [IDX]</w:t>
      </w:r>
    </w:p>
    <w:p w:rsidR="00000000" w:rsidDel="00000000" w:rsidP="00000000" w:rsidRDefault="00000000" w:rsidRPr="00000000" w14:paraId="00001191">
      <w:pPr>
        <w:rPr/>
      </w:pPr>
      <w:r w:rsidDel="00000000" w:rsidR="00000000" w:rsidRPr="00000000">
        <w:rPr>
          <w:rtl w:val="0"/>
        </w:rPr>
        <w:t xml:space="preserve">        · Mặc định = CURRENT_TIMESTAMP(3)</w:t>
      </w:r>
    </w:p>
    <w:p w:rsidR="00000000" w:rsidDel="00000000" w:rsidP="00000000" w:rsidRDefault="00000000" w:rsidRPr="00000000" w14:paraId="00001192">
      <w:pPr>
        <w:rPr/>
      </w:pPr>
      <w:r w:rsidDel="00000000" w:rsidR="00000000" w:rsidRPr="00000000">
        <w:rPr>
          <w:rtl w:val="0"/>
        </w:rPr>
        <w:t xml:space="preserve">        Thời điểm bản ghi được tạo.</w:t>
      </w:r>
    </w:p>
    <w:p w:rsidR="00000000" w:rsidDel="00000000" w:rsidP="00000000" w:rsidRDefault="00000000" w:rsidRPr="00000000" w14:paraId="00001193">
      <w:pPr>
        <w:rPr/>
      </w:pPr>
      <w:r w:rsidDel="00000000" w:rsidR="00000000" w:rsidRPr="00000000">
        <w:rPr>
          <w:rtl w:val="0"/>
        </w:rPr>
        <w:t xml:space="preserve">   24. updated_at                   DATETIME(3)                Null:NO  </w:t>
      </w:r>
    </w:p>
    <w:p w:rsidR="00000000" w:rsidDel="00000000" w:rsidP="00000000" w:rsidRDefault="00000000" w:rsidRPr="00000000" w14:paraId="00001194">
      <w:pPr>
        <w:rPr/>
      </w:pPr>
      <w:r w:rsidDel="00000000" w:rsidR="00000000" w:rsidRPr="00000000">
        <w:rPr>
          <w:rtl w:val="0"/>
        </w:rPr>
        <w:t xml:space="preserve">        · Mặc định = CURRENT_TIMESTAMP(3)  |  AUTO-UPDATE</w:t>
      </w:r>
    </w:p>
    <w:p w:rsidR="00000000" w:rsidDel="00000000" w:rsidP="00000000" w:rsidRDefault="00000000" w:rsidRPr="00000000" w14:paraId="00001195">
      <w:pPr>
        <w:rPr/>
      </w:pPr>
      <w:r w:rsidDel="00000000" w:rsidR="00000000" w:rsidRPr="00000000">
        <w:rPr>
          <w:rtl w:val="0"/>
        </w:rPr>
        <w:t xml:space="preserve">        Thời điểm cập nhật gần nhất (tự động cập nhật).</w:t>
      </w:r>
    </w:p>
    <w:p w:rsidR="00000000" w:rsidDel="00000000" w:rsidP="00000000" w:rsidRDefault="00000000" w:rsidRPr="00000000" w14:paraId="00001196">
      <w:pPr>
        <w:rPr/>
      </w:pPr>
      <w:r w:rsidDel="00000000" w:rsidR="00000000" w:rsidRPr="00000000">
        <w:rPr>
          <w:rtl w:val="0"/>
        </w:rPr>
      </w:r>
    </w:p>
    <w:p w:rsidR="00000000" w:rsidDel="00000000" w:rsidP="00000000" w:rsidRDefault="00000000" w:rsidRPr="00000000" w14:paraId="00001197">
      <w:pPr>
        <w:rPr/>
      </w:pPr>
      <w:r w:rsidDel="00000000" w:rsidR="00000000" w:rsidRPr="00000000">
        <w:rPr>
          <w:rtl w:val="0"/>
        </w:rPr>
      </w:r>
    </w:p>
    <w:p w:rsidR="00000000" w:rsidDel="00000000" w:rsidP="00000000" w:rsidRDefault="00000000" w:rsidRPr="00000000" w14:paraId="00001198">
      <w:pPr>
        <w:rPr/>
      </w:pPr>
      <w:r w:rsidDel="00000000" w:rsidR="00000000" w:rsidRPr="00000000">
        <w:rPr>
          <w:rtl w:val="0"/>
        </w:rPr>
        <w:t xml:space="preserve">====================================================================================================</w:t>
      </w:r>
    </w:p>
    <w:p w:rsidR="00000000" w:rsidDel="00000000" w:rsidP="00000000" w:rsidRDefault="00000000" w:rsidRPr="00000000" w14:paraId="00001199">
      <w:pPr>
        <w:rPr/>
      </w:pPr>
      <w:r w:rsidDel="00000000" w:rsidR="00000000" w:rsidRPr="00000000">
        <w:rPr>
          <w:rtl w:val="0"/>
        </w:rPr>
        <w:t xml:space="preserve">BẢNG 39/95 :  PAYMENT_TRANSACTION</w:t>
      </w:r>
    </w:p>
    <w:p w:rsidR="00000000" w:rsidDel="00000000" w:rsidP="00000000" w:rsidRDefault="00000000" w:rsidRPr="00000000" w14:paraId="0000119A">
      <w:pPr>
        <w:rPr/>
      </w:pPr>
      <w:r w:rsidDel="00000000" w:rsidR="00000000" w:rsidRPr="00000000">
        <w:rPr>
          <w:rtl w:val="0"/>
        </w:rPr>
        <w:t xml:space="preserve">====================================================================================================</w:t>
      </w:r>
    </w:p>
    <w:p w:rsidR="00000000" w:rsidDel="00000000" w:rsidP="00000000" w:rsidRDefault="00000000" w:rsidRPr="00000000" w14:paraId="0000119B">
      <w:pPr>
        <w:rPr/>
      </w:pPr>
      <w:r w:rsidDel="00000000" w:rsidR="00000000" w:rsidRPr="00000000">
        <w:rPr>
          <w:rtl w:val="0"/>
        </w:rPr>
      </w:r>
    </w:p>
    <w:p w:rsidR="00000000" w:rsidDel="00000000" w:rsidP="00000000" w:rsidRDefault="00000000" w:rsidRPr="00000000" w14:paraId="0000119C">
      <w:pPr>
        <w:rPr/>
      </w:pPr>
      <w:r w:rsidDel="00000000" w:rsidR="00000000" w:rsidRPr="00000000">
        <w:rPr>
          <w:rtl w:val="0"/>
        </w:rPr>
        <w:t xml:space="preserve">Ý NGHĨA: Sổ giao dịch cổng thanh toán (M10-UC06/UC07).</w:t>
      </w:r>
    </w:p>
    <w:p w:rsidR="00000000" w:rsidDel="00000000" w:rsidP="00000000" w:rsidRDefault="00000000" w:rsidRPr="00000000" w14:paraId="0000119D">
      <w:pPr>
        <w:rPr/>
      </w:pPr>
      <w:r w:rsidDel="00000000" w:rsidR="00000000" w:rsidRPr="00000000">
        <w:rPr>
          <w:rtl w:val="0"/>
        </w:rPr>
      </w:r>
    </w:p>
    <w:p w:rsidR="00000000" w:rsidDel="00000000" w:rsidP="00000000" w:rsidRDefault="00000000" w:rsidRPr="00000000" w14:paraId="0000119E">
      <w:pPr>
        <w:rPr/>
      </w:pPr>
      <w:r w:rsidDel="00000000" w:rsidR="00000000" w:rsidRPr="00000000">
        <w:rPr>
          <w:rtl w:val="0"/>
        </w:rPr>
        <w:t xml:space="preserve">  Khoá chính : id</w:t>
      </w:r>
    </w:p>
    <w:p w:rsidR="00000000" w:rsidDel="00000000" w:rsidP="00000000" w:rsidRDefault="00000000" w:rsidRPr="00000000" w14:paraId="0000119F">
      <w:pPr>
        <w:rPr/>
      </w:pPr>
      <w:r w:rsidDel="00000000" w:rsidR="00000000" w:rsidRPr="00000000">
        <w:rPr>
          <w:rtl w:val="0"/>
        </w:rPr>
        <w:t xml:space="preserve">  Duy nhất   : uk_ptxn_provider (provider_txn_id)</w:t>
      </w:r>
    </w:p>
    <w:p w:rsidR="00000000" w:rsidDel="00000000" w:rsidP="00000000" w:rsidRDefault="00000000" w:rsidRPr="00000000" w14:paraId="000011A0">
      <w:pPr>
        <w:rPr/>
      </w:pPr>
      <w:r w:rsidDel="00000000" w:rsidR="00000000" w:rsidRPr="00000000">
        <w:rPr>
          <w:rtl w:val="0"/>
        </w:rPr>
        <w:t xml:space="preserve">  Tham chiếu tới:</w:t>
      </w:r>
    </w:p>
    <w:p w:rsidR="00000000" w:rsidDel="00000000" w:rsidP="00000000" w:rsidRDefault="00000000" w:rsidRPr="00000000" w14:paraId="000011A1">
      <w:pPr>
        <w:rPr/>
      </w:pPr>
      <w:r w:rsidDel="00000000" w:rsidR="00000000" w:rsidRPr="00000000">
        <w:rPr>
          <w:rtl w:val="0"/>
        </w:rPr>
        <w:t xml:space="preserve">      - payment_id                 -&gt; payment.id   [ON DELETE CASCADE]</w:t>
      </w:r>
    </w:p>
    <w:p w:rsidR="00000000" w:rsidDel="00000000" w:rsidP="00000000" w:rsidRDefault="00000000" w:rsidRPr="00000000" w14:paraId="000011A2">
      <w:pPr>
        <w:rPr/>
      </w:pPr>
      <w:r w:rsidDel="00000000" w:rsidR="00000000" w:rsidRPr="00000000">
        <w:rPr>
          <w:rtl w:val="0"/>
        </w:rPr>
        <w:t xml:space="preserve">      - refund_request_id          -&gt; refund_request.id   [ON DELETE SET NULL]</w:t>
      </w:r>
    </w:p>
    <w:p w:rsidR="00000000" w:rsidDel="00000000" w:rsidP="00000000" w:rsidRDefault="00000000" w:rsidRPr="00000000" w14:paraId="000011A3">
      <w:pPr>
        <w:rPr/>
      </w:pPr>
      <w:r w:rsidDel="00000000" w:rsidR="00000000" w:rsidRPr="00000000">
        <w:rPr>
          <w:rtl w:val="0"/>
        </w:rPr>
        <w:t xml:space="preserve">  Được tham chiếu bởi: refund_request.processed_txn_id</w:t>
      </w:r>
    </w:p>
    <w:p w:rsidR="00000000" w:rsidDel="00000000" w:rsidP="00000000" w:rsidRDefault="00000000" w:rsidRPr="00000000" w14:paraId="000011A4">
      <w:pPr>
        <w:rPr/>
      </w:pPr>
      <w:r w:rsidDel="00000000" w:rsidR="00000000" w:rsidRPr="00000000">
        <w:rPr>
          <w:rtl w:val="0"/>
        </w:rPr>
      </w:r>
    </w:p>
    <w:p w:rsidR="00000000" w:rsidDel="00000000" w:rsidP="00000000" w:rsidRDefault="00000000" w:rsidRPr="00000000" w14:paraId="000011A5">
      <w:pPr>
        <w:rPr/>
      </w:pPr>
      <w:r w:rsidDel="00000000" w:rsidR="00000000" w:rsidRPr="00000000">
        <w:rPr>
          <w:rtl w:val="0"/>
        </w:rPr>
        <w:t xml:space="preserve">  DANH SÁCH THUỘC TÍNH</w:t>
      </w:r>
    </w:p>
    <w:p w:rsidR="00000000" w:rsidDel="00000000" w:rsidP="00000000" w:rsidRDefault="00000000" w:rsidRPr="00000000" w14:paraId="000011A6">
      <w:pPr>
        <w:rPr/>
      </w:pPr>
      <w:r w:rsidDel="00000000" w:rsidR="00000000" w:rsidRPr="00000000">
        <w:rPr>
          <w:rtl w:val="0"/>
        </w:rPr>
        <w:t xml:space="preserve">  --------------------------------------------------------------------------------------------------</w:t>
      </w:r>
    </w:p>
    <w:p w:rsidR="00000000" w:rsidDel="00000000" w:rsidP="00000000" w:rsidRDefault="00000000" w:rsidRPr="00000000" w14:paraId="000011A7">
      <w:pPr>
        <w:rPr/>
      </w:pPr>
      <w:r w:rsidDel="00000000" w:rsidR="00000000" w:rsidRPr="00000000">
        <w:rPr>
          <w:rtl w:val="0"/>
        </w:rPr>
        <w:t xml:space="preserve">    1. id                           BIGINT UNSIGNED            Null:NO   [PK]</w:t>
      </w:r>
    </w:p>
    <w:p w:rsidR="00000000" w:rsidDel="00000000" w:rsidP="00000000" w:rsidRDefault="00000000" w:rsidRPr="00000000" w14:paraId="000011A8">
      <w:pPr>
        <w:rPr/>
      </w:pPr>
      <w:r w:rsidDel="00000000" w:rsidR="00000000" w:rsidRPr="00000000">
        <w:rPr>
          <w:rtl w:val="0"/>
        </w:rPr>
        <w:t xml:space="preserve">        · AUTO_INCREMENT</w:t>
      </w:r>
    </w:p>
    <w:p w:rsidR="00000000" w:rsidDel="00000000" w:rsidP="00000000" w:rsidRDefault="00000000" w:rsidRPr="00000000" w14:paraId="000011A9">
      <w:pPr>
        <w:rPr/>
      </w:pPr>
      <w:r w:rsidDel="00000000" w:rsidR="00000000" w:rsidRPr="00000000">
        <w:rPr>
          <w:rtl w:val="0"/>
        </w:rPr>
        <w:t xml:space="preserve">        Khoá chính, tự tăng.</w:t>
      </w:r>
    </w:p>
    <w:p w:rsidR="00000000" w:rsidDel="00000000" w:rsidP="00000000" w:rsidRDefault="00000000" w:rsidRPr="00000000" w14:paraId="000011AA">
      <w:pPr>
        <w:rPr/>
      </w:pPr>
      <w:r w:rsidDel="00000000" w:rsidR="00000000" w:rsidRPr="00000000">
        <w:rPr>
          <w:rtl w:val="0"/>
        </w:rPr>
        <w:t xml:space="preserve">    2. payment_id                   BIGINT UNSIGNED            Null:YES  [FK/IDX]</w:t>
      </w:r>
    </w:p>
    <w:p w:rsidR="00000000" w:rsidDel="00000000" w:rsidP="00000000" w:rsidRDefault="00000000" w:rsidRPr="00000000" w14:paraId="000011AB">
      <w:pPr>
        <w:rPr/>
      </w:pPr>
      <w:r w:rsidDel="00000000" w:rsidR="00000000" w:rsidRPr="00000000">
        <w:rPr>
          <w:rtl w:val="0"/>
        </w:rPr>
        <w:t xml:space="preserve">        Khoá ngoại tới bảng payment (Yêu cầu thanh toán qua PayOS). Có thể bỏ trống.</w:t>
      </w:r>
    </w:p>
    <w:p w:rsidR="00000000" w:rsidDel="00000000" w:rsidP="00000000" w:rsidRDefault="00000000" w:rsidRPr="00000000" w14:paraId="000011AC">
      <w:pPr>
        <w:rPr/>
      </w:pPr>
      <w:r w:rsidDel="00000000" w:rsidR="00000000" w:rsidRPr="00000000">
        <w:rPr>
          <w:rtl w:val="0"/>
        </w:rPr>
        <w:t xml:space="preserve">    3. refund_request_id            BIGINT UNSIGNED            Null:YES  [FK]</w:t>
      </w:r>
    </w:p>
    <w:p w:rsidR="00000000" w:rsidDel="00000000" w:rsidP="00000000" w:rsidRDefault="00000000" w:rsidRPr="00000000" w14:paraId="000011AD">
      <w:pPr>
        <w:rPr/>
      </w:pPr>
      <w:r w:rsidDel="00000000" w:rsidR="00000000" w:rsidRPr="00000000">
        <w:rPr>
          <w:rtl w:val="0"/>
        </w:rPr>
        <w:t xml:space="preserve">        Khoá ngoại tới bảng refund_request (Yêu cầu hoàn tiền). Có thể bỏ trống.</w:t>
      </w:r>
    </w:p>
    <w:p w:rsidR="00000000" w:rsidDel="00000000" w:rsidP="00000000" w:rsidRDefault="00000000" w:rsidRPr="00000000" w14:paraId="000011AE">
      <w:pPr>
        <w:rPr/>
      </w:pPr>
      <w:r w:rsidDel="00000000" w:rsidR="00000000" w:rsidRPr="00000000">
        <w:rPr>
          <w:rtl w:val="0"/>
        </w:rPr>
        <w:t xml:space="preserve">    4. transaction_type             ENUM('CHARGE','REFUND','CHARGEBACK','ADJUSTMENT') Null:NO   [IDX]</w:t>
      </w:r>
    </w:p>
    <w:p w:rsidR="00000000" w:rsidDel="00000000" w:rsidP="00000000" w:rsidRDefault="00000000" w:rsidRPr="00000000" w14:paraId="000011AF">
      <w:pPr>
        <w:rPr/>
      </w:pPr>
      <w:r w:rsidDel="00000000" w:rsidR="00000000" w:rsidRPr="00000000">
        <w:rPr>
          <w:rtl w:val="0"/>
        </w:rPr>
        <w:t xml:space="preserve">        Phân loại giao dịch.</w:t>
      </w:r>
    </w:p>
    <w:p w:rsidR="00000000" w:rsidDel="00000000" w:rsidP="00000000" w:rsidRDefault="00000000" w:rsidRPr="00000000" w14:paraId="000011B0">
      <w:pPr>
        <w:rPr/>
      </w:pPr>
      <w:r w:rsidDel="00000000" w:rsidR="00000000" w:rsidRPr="00000000">
        <w:rPr>
          <w:rtl w:val="0"/>
        </w:rPr>
        <w:t xml:space="preserve">        Giá trị hợp lệ: CHARGE | REFUND | CHARGEBACK | ADJUSTMENT</w:t>
      </w:r>
    </w:p>
    <w:p w:rsidR="00000000" w:rsidDel="00000000" w:rsidP="00000000" w:rsidRDefault="00000000" w:rsidRPr="00000000" w14:paraId="000011B1">
      <w:pPr>
        <w:rPr/>
      </w:pPr>
      <w:r w:rsidDel="00000000" w:rsidR="00000000" w:rsidRPr="00000000">
        <w:rPr>
          <w:rtl w:val="0"/>
        </w:rPr>
        <w:t xml:space="preserve">    5. direction                    ENUM('IN','OUT')           Null:NO  </w:t>
      </w:r>
    </w:p>
    <w:p w:rsidR="00000000" w:rsidDel="00000000" w:rsidP="00000000" w:rsidRDefault="00000000" w:rsidRPr="00000000" w14:paraId="000011B2">
      <w:pPr>
        <w:rPr/>
      </w:pPr>
      <w:r w:rsidDel="00000000" w:rsidR="00000000" w:rsidRPr="00000000">
        <w:rPr>
          <w:rtl w:val="0"/>
        </w:rPr>
        <w:t xml:space="preserve">        Chiều dòng tiền: IN là tiền vào, OUT là tiền ra.</w:t>
      </w:r>
    </w:p>
    <w:p w:rsidR="00000000" w:rsidDel="00000000" w:rsidP="00000000" w:rsidRDefault="00000000" w:rsidRPr="00000000" w14:paraId="000011B3">
      <w:pPr>
        <w:rPr/>
      </w:pPr>
      <w:r w:rsidDel="00000000" w:rsidR="00000000" w:rsidRPr="00000000">
        <w:rPr>
          <w:rtl w:val="0"/>
        </w:rPr>
        <w:t xml:space="preserve">        Giá trị hợp lệ: IN | OUT</w:t>
      </w:r>
    </w:p>
    <w:p w:rsidR="00000000" w:rsidDel="00000000" w:rsidP="00000000" w:rsidRDefault="00000000" w:rsidRPr="00000000" w14:paraId="000011B4">
      <w:pPr>
        <w:rPr/>
      </w:pPr>
      <w:r w:rsidDel="00000000" w:rsidR="00000000" w:rsidRPr="00000000">
        <w:rPr>
          <w:rtl w:val="0"/>
        </w:rPr>
        <w:t xml:space="preserve">    6. amount                       DECIMAL(15,2)              Null:NO  </w:t>
      </w:r>
    </w:p>
    <w:p w:rsidR="00000000" w:rsidDel="00000000" w:rsidP="00000000" w:rsidRDefault="00000000" w:rsidRPr="00000000" w14:paraId="000011B5">
      <w:pPr>
        <w:rPr/>
      </w:pPr>
      <w:r w:rsidDel="00000000" w:rsidR="00000000" w:rsidRPr="00000000">
        <w:rPr>
          <w:rtl w:val="0"/>
        </w:rPr>
        <w:t xml:space="preserve">        Số tiền.</w:t>
      </w:r>
    </w:p>
    <w:p w:rsidR="00000000" w:rsidDel="00000000" w:rsidP="00000000" w:rsidRDefault="00000000" w:rsidRPr="00000000" w14:paraId="000011B6">
      <w:pPr>
        <w:rPr/>
      </w:pPr>
      <w:r w:rsidDel="00000000" w:rsidR="00000000" w:rsidRPr="00000000">
        <w:rPr>
          <w:rtl w:val="0"/>
        </w:rPr>
        <w:t xml:space="preserve">    7. currency                     CHAR(3)                    Null:NO  </w:t>
      </w:r>
    </w:p>
    <w:p w:rsidR="00000000" w:rsidDel="00000000" w:rsidP="00000000" w:rsidRDefault="00000000" w:rsidRPr="00000000" w14:paraId="000011B7">
      <w:pPr>
        <w:rPr/>
      </w:pPr>
      <w:r w:rsidDel="00000000" w:rsidR="00000000" w:rsidRPr="00000000">
        <w:rPr>
          <w:rtl w:val="0"/>
        </w:rPr>
        <w:t xml:space="preserve">        · Mặc định = 'VND'</w:t>
      </w:r>
    </w:p>
    <w:p w:rsidR="00000000" w:rsidDel="00000000" w:rsidP="00000000" w:rsidRDefault="00000000" w:rsidRPr="00000000" w14:paraId="000011B8">
      <w:pPr>
        <w:rPr/>
      </w:pPr>
      <w:r w:rsidDel="00000000" w:rsidR="00000000" w:rsidRPr="00000000">
        <w:rPr>
          <w:rtl w:val="0"/>
        </w:rPr>
        <w:t xml:space="preserve">        Đơn vị tiền tệ theo ISO-4217, mặc định VND.</w:t>
      </w:r>
    </w:p>
    <w:p w:rsidR="00000000" w:rsidDel="00000000" w:rsidP="00000000" w:rsidRDefault="00000000" w:rsidRPr="00000000" w14:paraId="000011B9">
      <w:pPr>
        <w:rPr/>
      </w:pPr>
      <w:r w:rsidDel="00000000" w:rsidR="00000000" w:rsidRPr="00000000">
        <w:rPr>
          <w:rtl w:val="0"/>
        </w:rPr>
        <w:t xml:space="preserve">    8. status                       ENUM('PENDING','SUCCEEDED','FAILED','REVERSED') Null:NO  </w:t>
      </w:r>
    </w:p>
    <w:p w:rsidR="00000000" w:rsidDel="00000000" w:rsidP="00000000" w:rsidRDefault="00000000" w:rsidRPr="00000000" w14:paraId="000011BA">
      <w:pPr>
        <w:rPr/>
      </w:pPr>
      <w:r w:rsidDel="00000000" w:rsidR="00000000" w:rsidRPr="00000000">
        <w:rPr>
          <w:rtl w:val="0"/>
        </w:rPr>
        <w:t xml:space="preserve">        · Mặc định = 'PENDING'</w:t>
      </w:r>
    </w:p>
    <w:p w:rsidR="00000000" w:rsidDel="00000000" w:rsidP="00000000" w:rsidRDefault="00000000" w:rsidRPr="00000000" w14:paraId="000011BB">
      <w:pPr>
        <w:rPr/>
      </w:pPr>
      <w:r w:rsidDel="00000000" w:rsidR="00000000" w:rsidRPr="00000000">
        <w:rPr>
          <w:rtl w:val="0"/>
        </w:rPr>
        <w:t xml:space="preserve">        Trạng thái hiện tại của bản ghi.</w:t>
      </w:r>
    </w:p>
    <w:p w:rsidR="00000000" w:rsidDel="00000000" w:rsidP="00000000" w:rsidRDefault="00000000" w:rsidRPr="00000000" w14:paraId="000011BC">
      <w:pPr>
        <w:rPr/>
      </w:pPr>
      <w:r w:rsidDel="00000000" w:rsidR="00000000" w:rsidRPr="00000000">
        <w:rPr>
          <w:rtl w:val="0"/>
        </w:rPr>
        <w:t xml:space="preserve">        Giá trị hợp lệ: PENDING | SUCCEEDED | FAILED | REVERSED</w:t>
      </w:r>
    </w:p>
    <w:p w:rsidR="00000000" w:rsidDel="00000000" w:rsidP="00000000" w:rsidRDefault="00000000" w:rsidRPr="00000000" w14:paraId="000011BD">
      <w:pPr>
        <w:rPr/>
      </w:pPr>
      <w:r w:rsidDel="00000000" w:rsidR="00000000" w:rsidRPr="00000000">
        <w:rPr>
          <w:rtl w:val="0"/>
        </w:rPr>
        <w:t xml:space="preserve">    9. provider_txn_id              VARCHAR(128)               Null:YES  [UQ]</w:t>
      </w:r>
    </w:p>
    <w:p w:rsidR="00000000" w:rsidDel="00000000" w:rsidP="00000000" w:rsidRDefault="00000000" w:rsidRPr="00000000" w14:paraId="000011BE">
      <w:pPr>
        <w:rPr/>
      </w:pPr>
      <w:r w:rsidDel="00000000" w:rsidR="00000000" w:rsidRPr="00000000">
        <w:rPr>
          <w:rtl w:val="0"/>
        </w:rPr>
        <w:t xml:space="preserve">        Mã giao dịch do cổng thanh toán cấp, duy nhất và dùng để chống ghi trùng.</w:t>
      </w:r>
    </w:p>
    <w:p w:rsidR="00000000" w:rsidDel="00000000" w:rsidP="00000000" w:rsidRDefault="00000000" w:rsidRPr="00000000" w14:paraId="000011BF">
      <w:pPr>
        <w:rPr/>
      </w:pPr>
      <w:r w:rsidDel="00000000" w:rsidR="00000000" w:rsidRPr="00000000">
        <w:rPr>
          <w:rtl w:val="0"/>
        </w:rPr>
        <w:t xml:space="preserve">   10. provider_response            JSON                       Null:YES </w:t>
      </w:r>
    </w:p>
    <w:p w:rsidR="00000000" w:rsidDel="00000000" w:rsidP="00000000" w:rsidRDefault="00000000" w:rsidRPr="00000000" w14:paraId="000011C0">
      <w:pPr>
        <w:rPr/>
      </w:pPr>
      <w:r w:rsidDel="00000000" w:rsidR="00000000" w:rsidRPr="00000000">
        <w:rPr>
          <w:rtl w:val="0"/>
        </w:rPr>
        <w:t xml:space="preserve">        Không lưu dữ liệu thẻ/nhạy cảm (CR10)</w:t>
      </w:r>
    </w:p>
    <w:p w:rsidR="00000000" w:rsidDel="00000000" w:rsidP="00000000" w:rsidRDefault="00000000" w:rsidRPr="00000000" w14:paraId="000011C1">
      <w:pPr>
        <w:rPr/>
      </w:pPr>
      <w:r w:rsidDel="00000000" w:rsidR="00000000" w:rsidRPr="00000000">
        <w:rPr>
          <w:rtl w:val="0"/>
        </w:rPr>
        <w:t xml:space="preserve">   11. reconciled                   TINYINT(1)                 Null:NO   [IDX]</w:t>
      </w:r>
    </w:p>
    <w:p w:rsidR="00000000" w:rsidDel="00000000" w:rsidP="00000000" w:rsidRDefault="00000000" w:rsidRPr="00000000" w14:paraId="000011C2">
      <w:pPr>
        <w:rPr/>
      </w:pPr>
      <w:r w:rsidDel="00000000" w:rsidR="00000000" w:rsidRPr="00000000">
        <w:rPr>
          <w:rtl w:val="0"/>
        </w:rPr>
        <w:t xml:space="preserve">        · Mặc định = 0</w:t>
      </w:r>
    </w:p>
    <w:p w:rsidR="00000000" w:rsidDel="00000000" w:rsidP="00000000" w:rsidRDefault="00000000" w:rsidRPr="00000000" w14:paraId="000011C3">
      <w:pPr>
        <w:rPr/>
      </w:pPr>
      <w:r w:rsidDel="00000000" w:rsidR="00000000" w:rsidRPr="00000000">
        <w:rPr>
          <w:rtl w:val="0"/>
        </w:rPr>
        <w:t xml:space="preserve">        Đánh dấu giao dịch đã được đối soát với sao kê của cổng thanh toán (M10-UC07).</w:t>
      </w:r>
    </w:p>
    <w:p w:rsidR="00000000" w:rsidDel="00000000" w:rsidP="00000000" w:rsidRDefault="00000000" w:rsidRPr="00000000" w14:paraId="000011C4">
      <w:pPr>
        <w:rPr/>
      </w:pPr>
      <w:r w:rsidDel="00000000" w:rsidR="00000000" w:rsidRPr="00000000">
        <w:rPr>
          <w:rtl w:val="0"/>
        </w:rPr>
        <w:t xml:space="preserve">   12. reconciled_at                DATETIME(3)                Null:YES </w:t>
      </w:r>
    </w:p>
    <w:p w:rsidR="00000000" w:rsidDel="00000000" w:rsidP="00000000" w:rsidRDefault="00000000" w:rsidRPr="00000000" w14:paraId="000011C5">
      <w:pPr>
        <w:rPr/>
      </w:pPr>
      <w:r w:rsidDel="00000000" w:rsidR="00000000" w:rsidRPr="00000000">
        <w:rPr>
          <w:rtl w:val="0"/>
        </w:rPr>
        <w:t xml:space="preserve">        Mốc thời gian: đối soát.</w:t>
      </w:r>
    </w:p>
    <w:p w:rsidR="00000000" w:rsidDel="00000000" w:rsidP="00000000" w:rsidRDefault="00000000" w:rsidRPr="00000000" w14:paraId="000011C6">
      <w:pPr>
        <w:rPr/>
      </w:pPr>
      <w:r w:rsidDel="00000000" w:rsidR="00000000" w:rsidRPr="00000000">
        <w:rPr>
          <w:rtl w:val="0"/>
        </w:rPr>
        <w:t xml:space="preserve">   13. occurred_at                  DATETIME(3)                Null:NO   [IDX]</w:t>
      </w:r>
    </w:p>
    <w:p w:rsidR="00000000" w:rsidDel="00000000" w:rsidP="00000000" w:rsidRDefault="00000000" w:rsidRPr="00000000" w14:paraId="000011C7">
      <w:pPr>
        <w:rPr/>
      </w:pPr>
      <w:r w:rsidDel="00000000" w:rsidR="00000000" w:rsidRPr="00000000">
        <w:rPr>
          <w:rtl w:val="0"/>
        </w:rPr>
        <w:t xml:space="preserve">        · Mặc định = CURRENT_TIMESTAMP(3)</w:t>
      </w:r>
    </w:p>
    <w:p w:rsidR="00000000" w:rsidDel="00000000" w:rsidP="00000000" w:rsidRDefault="00000000" w:rsidRPr="00000000" w14:paraId="000011C8">
      <w:pPr>
        <w:rPr/>
      </w:pPr>
      <w:r w:rsidDel="00000000" w:rsidR="00000000" w:rsidRPr="00000000">
        <w:rPr>
          <w:rtl w:val="0"/>
        </w:rPr>
        <w:t xml:space="preserve">        Thời điểm sự kiện xảy ra.</w:t>
      </w:r>
    </w:p>
    <w:p w:rsidR="00000000" w:rsidDel="00000000" w:rsidP="00000000" w:rsidRDefault="00000000" w:rsidRPr="00000000" w14:paraId="000011C9">
      <w:pPr>
        <w:rPr/>
      </w:pPr>
      <w:r w:rsidDel="00000000" w:rsidR="00000000" w:rsidRPr="00000000">
        <w:rPr>
          <w:rtl w:val="0"/>
        </w:rPr>
      </w:r>
    </w:p>
    <w:p w:rsidR="00000000" w:rsidDel="00000000" w:rsidP="00000000" w:rsidRDefault="00000000" w:rsidRPr="00000000" w14:paraId="000011CA">
      <w:pPr>
        <w:rPr/>
      </w:pPr>
      <w:r w:rsidDel="00000000" w:rsidR="00000000" w:rsidRPr="00000000">
        <w:rPr>
          <w:rtl w:val="0"/>
        </w:rPr>
      </w:r>
    </w:p>
    <w:p w:rsidR="00000000" w:rsidDel="00000000" w:rsidP="00000000" w:rsidRDefault="00000000" w:rsidRPr="00000000" w14:paraId="000011CB">
      <w:pPr>
        <w:rPr/>
      </w:pPr>
      <w:r w:rsidDel="00000000" w:rsidR="00000000" w:rsidRPr="00000000">
        <w:rPr>
          <w:rtl w:val="0"/>
        </w:rPr>
        <w:t xml:space="preserve">====================================================================================================</w:t>
      </w:r>
    </w:p>
    <w:p w:rsidR="00000000" w:rsidDel="00000000" w:rsidP="00000000" w:rsidRDefault="00000000" w:rsidRPr="00000000" w14:paraId="000011CC">
      <w:pPr>
        <w:rPr/>
      </w:pPr>
      <w:r w:rsidDel="00000000" w:rsidR="00000000" w:rsidRPr="00000000">
        <w:rPr>
          <w:rtl w:val="0"/>
        </w:rPr>
        <w:t xml:space="preserve">BẢNG 40/95 :  PAYMENT_WEBHOOK_EVENT</w:t>
      </w:r>
    </w:p>
    <w:p w:rsidR="00000000" w:rsidDel="00000000" w:rsidP="00000000" w:rsidRDefault="00000000" w:rsidRPr="00000000" w14:paraId="000011CD">
      <w:pPr>
        <w:rPr/>
      </w:pPr>
      <w:r w:rsidDel="00000000" w:rsidR="00000000" w:rsidRPr="00000000">
        <w:rPr>
          <w:rtl w:val="0"/>
        </w:rPr>
        <w:t xml:space="preserve">====================================================================================================</w:t>
      </w:r>
    </w:p>
    <w:p w:rsidR="00000000" w:rsidDel="00000000" w:rsidP="00000000" w:rsidRDefault="00000000" w:rsidRPr="00000000" w14:paraId="000011CE">
      <w:pPr>
        <w:rPr/>
      </w:pPr>
      <w:r w:rsidDel="00000000" w:rsidR="00000000" w:rsidRPr="00000000">
        <w:rPr>
          <w:rtl w:val="0"/>
        </w:rPr>
      </w:r>
    </w:p>
    <w:p w:rsidR="00000000" w:rsidDel="00000000" w:rsidP="00000000" w:rsidRDefault="00000000" w:rsidRPr="00000000" w14:paraId="000011CF">
      <w:pPr>
        <w:rPr/>
      </w:pPr>
      <w:r w:rsidDel="00000000" w:rsidR="00000000" w:rsidRPr="00000000">
        <w:rPr>
          <w:rtl w:val="0"/>
        </w:rPr>
        <w:t xml:space="preserve">Ý NGHĨA: Webhook PayOS - bảo đảm idempotent (CR06).</w:t>
      </w:r>
    </w:p>
    <w:p w:rsidR="00000000" w:rsidDel="00000000" w:rsidP="00000000" w:rsidRDefault="00000000" w:rsidRPr="00000000" w14:paraId="000011D0">
      <w:pPr>
        <w:rPr/>
      </w:pPr>
      <w:r w:rsidDel="00000000" w:rsidR="00000000" w:rsidRPr="00000000">
        <w:rPr>
          <w:rtl w:val="0"/>
        </w:rPr>
      </w:r>
    </w:p>
    <w:p w:rsidR="00000000" w:rsidDel="00000000" w:rsidP="00000000" w:rsidRDefault="00000000" w:rsidRPr="00000000" w14:paraId="000011D1">
      <w:pPr>
        <w:rPr/>
      </w:pPr>
      <w:r w:rsidDel="00000000" w:rsidR="00000000" w:rsidRPr="00000000">
        <w:rPr>
          <w:rtl w:val="0"/>
        </w:rPr>
        <w:t xml:space="preserve">  Khoá chính : id</w:t>
      </w:r>
    </w:p>
    <w:p w:rsidR="00000000" w:rsidDel="00000000" w:rsidP="00000000" w:rsidRDefault="00000000" w:rsidRPr="00000000" w14:paraId="000011D2">
      <w:pPr>
        <w:rPr/>
      </w:pPr>
      <w:r w:rsidDel="00000000" w:rsidR="00000000" w:rsidRPr="00000000">
        <w:rPr>
          <w:rtl w:val="0"/>
        </w:rPr>
        <w:t xml:space="preserve">  Duy nhất   : uk_webhook_provider_event (provider, event_id)</w:t>
      </w:r>
    </w:p>
    <w:p w:rsidR="00000000" w:rsidDel="00000000" w:rsidP="00000000" w:rsidRDefault="00000000" w:rsidRPr="00000000" w14:paraId="000011D3">
      <w:pPr>
        <w:rPr/>
      </w:pPr>
      <w:r w:rsidDel="00000000" w:rsidR="00000000" w:rsidRPr="00000000">
        <w:rPr>
          <w:rtl w:val="0"/>
        </w:rPr>
      </w:r>
    </w:p>
    <w:p w:rsidR="00000000" w:rsidDel="00000000" w:rsidP="00000000" w:rsidRDefault="00000000" w:rsidRPr="00000000" w14:paraId="000011D4">
      <w:pPr>
        <w:rPr/>
      </w:pPr>
      <w:r w:rsidDel="00000000" w:rsidR="00000000" w:rsidRPr="00000000">
        <w:rPr>
          <w:rtl w:val="0"/>
        </w:rPr>
        <w:t xml:space="preserve">  DANH SÁCH THUỘC TÍNH</w:t>
      </w:r>
    </w:p>
    <w:p w:rsidR="00000000" w:rsidDel="00000000" w:rsidP="00000000" w:rsidRDefault="00000000" w:rsidRPr="00000000" w14:paraId="000011D5">
      <w:pPr>
        <w:rPr/>
      </w:pPr>
      <w:r w:rsidDel="00000000" w:rsidR="00000000" w:rsidRPr="00000000">
        <w:rPr>
          <w:rtl w:val="0"/>
        </w:rPr>
        <w:t xml:space="preserve">  --------------------------------------------------------------------------------------------------</w:t>
      </w:r>
    </w:p>
    <w:p w:rsidR="00000000" w:rsidDel="00000000" w:rsidP="00000000" w:rsidRDefault="00000000" w:rsidRPr="00000000" w14:paraId="000011D6">
      <w:pPr>
        <w:rPr/>
      </w:pPr>
      <w:r w:rsidDel="00000000" w:rsidR="00000000" w:rsidRPr="00000000">
        <w:rPr>
          <w:rtl w:val="0"/>
        </w:rPr>
        <w:t xml:space="preserve">    1. id                           BIGINT UNSIGNED            Null:NO   [PK]</w:t>
      </w:r>
    </w:p>
    <w:p w:rsidR="00000000" w:rsidDel="00000000" w:rsidP="00000000" w:rsidRDefault="00000000" w:rsidRPr="00000000" w14:paraId="000011D7">
      <w:pPr>
        <w:rPr/>
      </w:pPr>
      <w:r w:rsidDel="00000000" w:rsidR="00000000" w:rsidRPr="00000000">
        <w:rPr>
          <w:rtl w:val="0"/>
        </w:rPr>
        <w:t xml:space="preserve">        · AUTO_INCREMENT</w:t>
      </w:r>
    </w:p>
    <w:p w:rsidR="00000000" w:rsidDel="00000000" w:rsidP="00000000" w:rsidRDefault="00000000" w:rsidRPr="00000000" w14:paraId="000011D8">
      <w:pPr>
        <w:rPr/>
      </w:pPr>
      <w:r w:rsidDel="00000000" w:rsidR="00000000" w:rsidRPr="00000000">
        <w:rPr>
          <w:rtl w:val="0"/>
        </w:rPr>
        <w:t xml:space="preserve">        Khoá chính, tự tăng.</w:t>
      </w:r>
    </w:p>
    <w:p w:rsidR="00000000" w:rsidDel="00000000" w:rsidP="00000000" w:rsidRDefault="00000000" w:rsidRPr="00000000" w14:paraId="000011D9">
      <w:pPr>
        <w:rPr/>
      </w:pPr>
      <w:r w:rsidDel="00000000" w:rsidR="00000000" w:rsidRPr="00000000">
        <w:rPr>
          <w:rtl w:val="0"/>
        </w:rPr>
        <w:t xml:space="preserve">    2. provider                     ENUM('PAYOS')              Null:NO   [UQ]</w:t>
      </w:r>
    </w:p>
    <w:p w:rsidR="00000000" w:rsidDel="00000000" w:rsidP="00000000" w:rsidRDefault="00000000" w:rsidRPr="00000000" w14:paraId="000011DA">
      <w:pPr>
        <w:rPr/>
      </w:pPr>
      <w:r w:rsidDel="00000000" w:rsidR="00000000" w:rsidRPr="00000000">
        <w:rPr>
          <w:rtl w:val="0"/>
        </w:rPr>
        <w:t xml:space="preserve">        · Mặc định = 'PAYOS'</w:t>
      </w:r>
    </w:p>
    <w:p w:rsidR="00000000" w:rsidDel="00000000" w:rsidP="00000000" w:rsidRDefault="00000000" w:rsidRPr="00000000" w14:paraId="000011DB">
      <w:pPr>
        <w:rPr/>
      </w:pPr>
      <w:r w:rsidDel="00000000" w:rsidR="00000000" w:rsidRPr="00000000">
        <w:rPr>
          <w:rtl w:val="0"/>
        </w:rPr>
        <w:t xml:space="preserve">        Nhà cung cấp dịch vụ bên ngoài xử lý giao dịch.</w:t>
      </w:r>
    </w:p>
    <w:p w:rsidR="00000000" w:rsidDel="00000000" w:rsidP="00000000" w:rsidRDefault="00000000" w:rsidRPr="00000000" w14:paraId="000011DC">
      <w:pPr>
        <w:rPr/>
      </w:pPr>
      <w:r w:rsidDel="00000000" w:rsidR="00000000" w:rsidRPr="00000000">
        <w:rPr>
          <w:rtl w:val="0"/>
        </w:rPr>
        <w:t xml:space="preserve">        Giá trị hợp lệ: PAYOS</w:t>
      </w:r>
    </w:p>
    <w:p w:rsidR="00000000" w:rsidDel="00000000" w:rsidP="00000000" w:rsidRDefault="00000000" w:rsidRPr="00000000" w14:paraId="000011DD">
      <w:pPr>
        <w:rPr/>
      </w:pPr>
      <w:r w:rsidDel="00000000" w:rsidR="00000000" w:rsidRPr="00000000">
        <w:rPr>
          <w:rtl w:val="0"/>
        </w:rPr>
        <w:t xml:space="preserve">    3. event_id                     VARCHAR(128)               Null:NO   [UQ]</w:t>
      </w:r>
    </w:p>
    <w:p w:rsidR="00000000" w:rsidDel="00000000" w:rsidP="00000000" w:rsidRDefault="00000000" w:rsidRPr="00000000" w14:paraId="000011DE">
      <w:pPr>
        <w:rPr/>
      </w:pPr>
      <w:r w:rsidDel="00000000" w:rsidR="00000000" w:rsidRPr="00000000">
        <w:rPr>
          <w:rtl w:val="0"/>
        </w:rPr>
        <w:t xml:space="preserve">        Mã sự kiện do PayOS cấp. Hệ thống dùng mã này để bảo đảm mỗi webhook chỉ được xử lý đúng một</w:t>
      </w:r>
    </w:p>
    <w:p w:rsidR="00000000" w:rsidDel="00000000" w:rsidP="00000000" w:rsidRDefault="00000000" w:rsidRPr="00000000" w14:paraId="000011DF">
      <w:pPr>
        <w:rPr/>
      </w:pPr>
      <w:r w:rsidDel="00000000" w:rsidR="00000000" w:rsidRPr="00000000">
        <w:rPr>
          <w:rtl w:val="0"/>
        </w:rPr>
        <w:t xml:space="preserve">        lần, tránh cộng tiền hai lần khi cổng gửi lại.</w:t>
      </w:r>
    </w:p>
    <w:p w:rsidR="00000000" w:rsidDel="00000000" w:rsidP="00000000" w:rsidRDefault="00000000" w:rsidRPr="00000000" w14:paraId="000011E0">
      <w:pPr>
        <w:rPr/>
      </w:pPr>
      <w:r w:rsidDel="00000000" w:rsidR="00000000" w:rsidRPr="00000000">
        <w:rPr>
          <w:rtl w:val="0"/>
        </w:rPr>
        <w:t xml:space="preserve">    4. event_type                   VARCHAR(64)                Null:NO  </w:t>
      </w:r>
    </w:p>
    <w:p w:rsidR="00000000" w:rsidDel="00000000" w:rsidP="00000000" w:rsidRDefault="00000000" w:rsidRPr="00000000" w14:paraId="000011E1">
      <w:pPr>
        <w:rPr/>
      </w:pPr>
      <w:r w:rsidDel="00000000" w:rsidR="00000000" w:rsidRPr="00000000">
        <w:rPr>
          <w:rtl w:val="0"/>
        </w:rPr>
        <w:t xml:space="preserve">        Phân loại sự kiện.</w:t>
      </w:r>
    </w:p>
    <w:p w:rsidR="00000000" w:rsidDel="00000000" w:rsidP="00000000" w:rsidRDefault="00000000" w:rsidRPr="00000000" w14:paraId="000011E2">
      <w:pPr>
        <w:rPr/>
      </w:pPr>
      <w:r w:rsidDel="00000000" w:rsidR="00000000" w:rsidRPr="00000000">
        <w:rPr>
          <w:rtl w:val="0"/>
        </w:rPr>
        <w:t xml:space="preserve">    5. order_code                   VARCHAR(64)                Null:YES </w:t>
      </w:r>
    </w:p>
    <w:p w:rsidR="00000000" w:rsidDel="00000000" w:rsidP="00000000" w:rsidRDefault="00000000" w:rsidRPr="00000000" w14:paraId="000011E3">
      <w:pPr>
        <w:rPr/>
      </w:pPr>
      <w:r w:rsidDel="00000000" w:rsidR="00000000" w:rsidRPr="00000000">
        <w:rPr>
          <w:rtl w:val="0"/>
        </w:rPr>
        <w:t xml:space="preserve">        Mã đơn hàng phía PayOS, dùng để đối chiếu webhook.</w:t>
      </w:r>
    </w:p>
    <w:p w:rsidR="00000000" w:rsidDel="00000000" w:rsidP="00000000" w:rsidRDefault="00000000" w:rsidRPr="00000000" w14:paraId="000011E4">
      <w:pPr>
        <w:rPr/>
      </w:pPr>
      <w:r w:rsidDel="00000000" w:rsidR="00000000" w:rsidRPr="00000000">
        <w:rPr>
          <w:rtl w:val="0"/>
        </w:rPr>
        <w:t xml:space="preserve">    6. signature_valid              TINYINT(1)                 Null:NO  </w:t>
      </w:r>
    </w:p>
    <w:p w:rsidR="00000000" w:rsidDel="00000000" w:rsidP="00000000" w:rsidRDefault="00000000" w:rsidRPr="00000000" w14:paraId="000011E5">
      <w:pPr>
        <w:rPr/>
      </w:pPr>
      <w:r w:rsidDel="00000000" w:rsidR="00000000" w:rsidRPr="00000000">
        <w:rPr>
          <w:rtl w:val="0"/>
        </w:rPr>
        <w:t xml:space="preserve">        · Mặc định = 0</w:t>
      </w:r>
    </w:p>
    <w:p w:rsidR="00000000" w:rsidDel="00000000" w:rsidP="00000000" w:rsidRDefault="00000000" w:rsidRPr="00000000" w14:paraId="000011E6">
      <w:pPr>
        <w:rPr/>
      </w:pPr>
      <w:r w:rsidDel="00000000" w:rsidR="00000000" w:rsidRPr="00000000">
        <w:rPr>
          <w:rtl w:val="0"/>
        </w:rPr>
        <w:t xml:space="preserve">        Kết quả kiểm tra chữ ký webhook: 1 là hợp lệ, 0 là bị từ chối.</w:t>
      </w:r>
    </w:p>
    <w:p w:rsidR="00000000" w:rsidDel="00000000" w:rsidP="00000000" w:rsidRDefault="00000000" w:rsidRPr="00000000" w14:paraId="000011E7">
      <w:pPr>
        <w:rPr/>
      </w:pPr>
      <w:r w:rsidDel="00000000" w:rsidR="00000000" w:rsidRPr="00000000">
        <w:rPr>
          <w:rtl w:val="0"/>
        </w:rPr>
        <w:t xml:space="preserve">    7. payload                      JSON                       Null:NO  </w:t>
      </w:r>
    </w:p>
    <w:p w:rsidR="00000000" w:rsidDel="00000000" w:rsidP="00000000" w:rsidRDefault="00000000" w:rsidRPr="00000000" w14:paraId="000011E8">
      <w:pPr>
        <w:rPr/>
      </w:pPr>
      <w:r w:rsidDel="00000000" w:rsidR="00000000" w:rsidRPr="00000000">
        <w:rPr>
          <w:rtl w:val="0"/>
        </w:rPr>
        <w:t xml:space="preserve">        Toàn bộ nội dung webhook nhận được, giữ nguyên để đối chiếu khi tranh chấp.</w:t>
      </w:r>
    </w:p>
    <w:p w:rsidR="00000000" w:rsidDel="00000000" w:rsidP="00000000" w:rsidRDefault="00000000" w:rsidRPr="00000000" w14:paraId="000011E9">
      <w:pPr>
        <w:rPr/>
      </w:pPr>
      <w:r w:rsidDel="00000000" w:rsidR="00000000" w:rsidRPr="00000000">
        <w:rPr>
          <w:rtl w:val="0"/>
        </w:rPr>
        <w:t xml:space="preserve">    8. process_status               ENUM('RECEIVED','PROCESSED','FAILED','IGNORED') Null:NO   [IDX]</w:t>
      </w:r>
    </w:p>
    <w:p w:rsidR="00000000" w:rsidDel="00000000" w:rsidP="00000000" w:rsidRDefault="00000000" w:rsidRPr="00000000" w14:paraId="000011EA">
      <w:pPr>
        <w:rPr/>
      </w:pPr>
      <w:r w:rsidDel="00000000" w:rsidR="00000000" w:rsidRPr="00000000">
        <w:rPr>
          <w:rtl w:val="0"/>
        </w:rPr>
        <w:t xml:space="preserve">        · Mặc định = 'RECEIVED'</w:t>
      </w:r>
    </w:p>
    <w:p w:rsidR="00000000" w:rsidDel="00000000" w:rsidP="00000000" w:rsidRDefault="00000000" w:rsidRPr="00000000" w14:paraId="000011EB">
      <w:pPr>
        <w:rPr/>
      </w:pPr>
      <w:r w:rsidDel="00000000" w:rsidR="00000000" w:rsidRPr="00000000">
        <w:rPr>
          <w:rtl w:val="0"/>
        </w:rPr>
        <w:t xml:space="preserve">        Trạng thái xử lý.</w:t>
      </w:r>
    </w:p>
    <w:p w:rsidR="00000000" w:rsidDel="00000000" w:rsidP="00000000" w:rsidRDefault="00000000" w:rsidRPr="00000000" w14:paraId="000011EC">
      <w:pPr>
        <w:rPr/>
      </w:pPr>
      <w:r w:rsidDel="00000000" w:rsidR="00000000" w:rsidRPr="00000000">
        <w:rPr>
          <w:rtl w:val="0"/>
        </w:rPr>
        <w:t xml:space="preserve">        Giá trị hợp lệ: RECEIVED | PROCESSED | FAILED | IGNORED</w:t>
      </w:r>
    </w:p>
    <w:p w:rsidR="00000000" w:rsidDel="00000000" w:rsidP="00000000" w:rsidRDefault="00000000" w:rsidRPr="00000000" w14:paraId="000011ED">
      <w:pPr>
        <w:rPr/>
      </w:pPr>
      <w:r w:rsidDel="00000000" w:rsidR="00000000" w:rsidRPr="00000000">
        <w:rPr>
          <w:rtl w:val="0"/>
        </w:rPr>
        <w:t xml:space="preserve">    9. process_error                VARCHAR(500)               Null:YES </w:t>
      </w:r>
    </w:p>
    <w:p w:rsidR="00000000" w:rsidDel="00000000" w:rsidP="00000000" w:rsidRDefault="00000000" w:rsidRPr="00000000" w14:paraId="000011EE">
      <w:pPr>
        <w:rPr/>
      </w:pPr>
      <w:r w:rsidDel="00000000" w:rsidR="00000000" w:rsidRPr="00000000">
        <w:rPr>
          <w:rtl w:val="0"/>
        </w:rPr>
        <w:t xml:space="preserve">        Mô tả lỗi phát sinh khi xử lý webhook.</w:t>
      </w:r>
    </w:p>
    <w:p w:rsidR="00000000" w:rsidDel="00000000" w:rsidP="00000000" w:rsidRDefault="00000000" w:rsidRPr="00000000" w14:paraId="000011EF">
      <w:pPr>
        <w:rPr/>
      </w:pPr>
      <w:r w:rsidDel="00000000" w:rsidR="00000000" w:rsidRPr="00000000">
        <w:rPr>
          <w:rtl w:val="0"/>
        </w:rPr>
        <w:t xml:space="preserve">   10. retry_count                  SMALLINT UNSIGNED          Null:NO  </w:t>
      </w:r>
    </w:p>
    <w:p w:rsidR="00000000" w:rsidDel="00000000" w:rsidP="00000000" w:rsidRDefault="00000000" w:rsidRPr="00000000" w14:paraId="000011F0">
      <w:pPr>
        <w:rPr/>
      </w:pPr>
      <w:r w:rsidDel="00000000" w:rsidR="00000000" w:rsidRPr="00000000">
        <w:rPr>
          <w:rtl w:val="0"/>
        </w:rPr>
        <w:t xml:space="preserve">        · Mặc định = 0</w:t>
      </w:r>
    </w:p>
    <w:p w:rsidR="00000000" w:rsidDel="00000000" w:rsidP="00000000" w:rsidRDefault="00000000" w:rsidRPr="00000000" w14:paraId="000011F1">
      <w:pPr>
        <w:rPr/>
      </w:pPr>
      <w:r w:rsidDel="00000000" w:rsidR="00000000" w:rsidRPr="00000000">
        <w:rPr>
          <w:rtl w:val="0"/>
        </w:rPr>
        <w:t xml:space="preserve">        NFR 4.2.2: tối đa 3 lần.</w:t>
      </w:r>
    </w:p>
    <w:p w:rsidR="00000000" w:rsidDel="00000000" w:rsidP="00000000" w:rsidRDefault="00000000" w:rsidRPr="00000000" w14:paraId="000011F2">
      <w:pPr>
        <w:rPr/>
      </w:pPr>
      <w:r w:rsidDel="00000000" w:rsidR="00000000" w:rsidRPr="00000000">
        <w:rPr>
          <w:rtl w:val="0"/>
        </w:rPr>
        <w:t xml:space="preserve">   11. received_at                  DATETIME(3)                Null:NO   [IDX]</w:t>
      </w:r>
    </w:p>
    <w:p w:rsidR="00000000" w:rsidDel="00000000" w:rsidP="00000000" w:rsidRDefault="00000000" w:rsidRPr="00000000" w14:paraId="000011F3">
      <w:pPr>
        <w:rPr/>
      </w:pPr>
      <w:r w:rsidDel="00000000" w:rsidR="00000000" w:rsidRPr="00000000">
        <w:rPr>
          <w:rtl w:val="0"/>
        </w:rPr>
        <w:t xml:space="preserve">        · Mặc định = CURRENT_TIMESTAMP(3)</w:t>
      </w:r>
    </w:p>
    <w:p w:rsidR="00000000" w:rsidDel="00000000" w:rsidP="00000000" w:rsidRDefault="00000000" w:rsidRPr="00000000" w14:paraId="000011F4">
      <w:pPr>
        <w:rPr/>
      </w:pPr>
      <w:r w:rsidDel="00000000" w:rsidR="00000000" w:rsidRPr="00000000">
        <w:rPr>
          <w:rtl w:val="0"/>
        </w:rPr>
        <w:t xml:space="preserve">        Mốc thời gian: tiếp nhận.</w:t>
      </w:r>
    </w:p>
    <w:p w:rsidR="00000000" w:rsidDel="00000000" w:rsidP="00000000" w:rsidRDefault="00000000" w:rsidRPr="00000000" w14:paraId="000011F5">
      <w:pPr>
        <w:rPr/>
      </w:pPr>
      <w:r w:rsidDel="00000000" w:rsidR="00000000" w:rsidRPr="00000000">
        <w:rPr>
          <w:rtl w:val="0"/>
        </w:rPr>
        <w:t xml:space="preserve">   12. processed_at                 DATETIME(3)                Null:YES </w:t>
      </w:r>
    </w:p>
    <w:p w:rsidR="00000000" w:rsidDel="00000000" w:rsidP="00000000" w:rsidRDefault="00000000" w:rsidRPr="00000000" w14:paraId="000011F6">
      <w:pPr>
        <w:rPr/>
      </w:pPr>
      <w:r w:rsidDel="00000000" w:rsidR="00000000" w:rsidRPr="00000000">
        <w:rPr>
          <w:rtl w:val="0"/>
        </w:rPr>
        <w:t xml:space="preserve">        Mốc thời gian: xử lý.</w:t>
      </w:r>
    </w:p>
    <w:p w:rsidR="00000000" w:rsidDel="00000000" w:rsidP="00000000" w:rsidRDefault="00000000" w:rsidRPr="00000000" w14:paraId="000011F7">
      <w:pPr>
        <w:rPr/>
      </w:pPr>
      <w:r w:rsidDel="00000000" w:rsidR="00000000" w:rsidRPr="00000000">
        <w:rPr>
          <w:rtl w:val="0"/>
        </w:rPr>
      </w:r>
    </w:p>
    <w:p w:rsidR="00000000" w:rsidDel="00000000" w:rsidP="00000000" w:rsidRDefault="00000000" w:rsidRPr="00000000" w14:paraId="000011F8">
      <w:pPr>
        <w:rPr/>
      </w:pPr>
      <w:r w:rsidDel="00000000" w:rsidR="00000000" w:rsidRPr="00000000">
        <w:rPr>
          <w:rtl w:val="0"/>
        </w:rPr>
      </w:r>
    </w:p>
    <w:p w:rsidR="00000000" w:rsidDel="00000000" w:rsidP="00000000" w:rsidRDefault="00000000" w:rsidRPr="00000000" w14:paraId="000011F9">
      <w:pPr>
        <w:rPr/>
      </w:pPr>
      <w:r w:rsidDel="00000000" w:rsidR="00000000" w:rsidRPr="00000000">
        <w:rPr>
          <w:rtl w:val="0"/>
        </w:rPr>
        <w:t xml:space="preserve">====================================================================================================</w:t>
      </w:r>
    </w:p>
    <w:p w:rsidR="00000000" w:rsidDel="00000000" w:rsidP="00000000" w:rsidRDefault="00000000" w:rsidRPr="00000000" w14:paraId="000011FA">
      <w:pPr>
        <w:rPr/>
      </w:pPr>
      <w:r w:rsidDel="00000000" w:rsidR="00000000" w:rsidRPr="00000000">
        <w:rPr>
          <w:rtl w:val="0"/>
        </w:rPr>
        <w:t xml:space="preserve">BẢNG 41/95 :  RECEIPT</w:t>
      </w:r>
    </w:p>
    <w:p w:rsidR="00000000" w:rsidDel="00000000" w:rsidP="00000000" w:rsidRDefault="00000000" w:rsidRPr="00000000" w14:paraId="000011FB">
      <w:pPr>
        <w:rPr/>
      </w:pPr>
      <w:r w:rsidDel="00000000" w:rsidR="00000000" w:rsidRPr="00000000">
        <w:rPr>
          <w:rtl w:val="0"/>
        </w:rPr>
        <w:t xml:space="preserve">====================================================================================================</w:t>
      </w:r>
    </w:p>
    <w:p w:rsidR="00000000" w:rsidDel="00000000" w:rsidP="00000000" w:rsidRDefault="00000000" w:rsidRPr="00000000" w14:paraId="000011FC">
      <w:pPr>
        <w:rPr/>
      </w:pPr>
      <w:r w:rsidDel="00000000" w:rsidR="00000000" w:rsidRPr="00000000">
        <w:rPr>
          <w:rtl w:val="0"/>
        </w:rPr>
      </w:r>
    </w:p>
    <w:p w:rsidR="00000000" w:rsidDel="00000000" w:rsidP="00000000" w:rsidRDefault="00000000" w:rsidRPr="00000000" w14:paraId="000011FD">
      <w:pPr>
        <w:rPr/>
      </w:pPr>
      <w:r w:rsidDel="00000000" w:rsidR="00000000" w:rsidRPr="00000000">
        <w:rPr>
          <w:rtl w:val="0"/>
        </w:rPr>
        <w:t xml:space="preserve">Ý NGHĨA: Biên lai tải về (M10-UC05).</w:t>
      </w:r>
    </w:p>
    <w:p w:rsidR="00000000" w:rsidDel="00000000" w:rsidP="00000000" w:rsidRDefault="00000000" w:rsidRPr="00000000" w14:paraId="000011FE">
      <w:pPr>
        <w:rPr/>
      </w:pPr>
      <w:r w:rsidDel="00000000" w:rsidR="00000000" w:rsidRPr="00000000">
        <w:rPr>
          <w:rtl w:val="0"/>
        </w:rPr>
      </w:r>
    </w:p>
    <w:p w:rsidR="00000000" w:rsidDel="00000000" w:rsidP="00000000" w:rsidRDefault="00000000" w:rsidRPr="00000000" w14:paraId="000011FF">
      <w:pPr>
        <w:rPr/>
      </w:pPr>
      <w:r w:rsidDel="00000000" w:rsidR="00000000" w:rsidRPr="00000000">
        <w:rPr>
          <w:rtl w:val="0"/>
        </w:rPr>
        <w:t xml:space="preserve">  Khoá chính : id</w:t>
      </w:r>
    </w:p>
    <w:p w:rsidR="00000000" w:rsidDel="00000000" w:rsidP="00000000" w:rsidRDefault="00000000" w:rsidRPr="00000000" w14:paraId="00001200">
      <w:pPr>
        <w:rPr/>
      </w:pPr>
      <w:r w:rsidDel="00000000" w:rsidR="00000000" w:rsidRPr="00000000">
        <w:rPr>
          <w:rtl w:val="0"/>
        </w:rPr>
        <w:t xml:space="preserve">  Duy nhất   : uk_receipt_no (receipt_no); uk_receipt_payment (payment_id)</w:t>
      </w:r>
    </w:p>
    <w:p w:rsidR="00000000" w:rsidDel="00000000" w:rsidP="00000000" w:rsidRDefault="00000000" w:rsidRPr="00000000" w14:paraId="00001201">
      <w:pPr>
        <w:rPr/>
      </w:pPr>
      <w:r w:rsidDel="00000000" w:rsidR="00000000" w:rsidRPr="00000000">
        <w:rPr>
          <w:rtl w:val="0"/>
        </w:rPr>
        <w:t xml:space="preserve">  Tham chiếu tới:</w:t>
      </w:r>
    </w:p>
    <w:p w:rsidR="00000000" w:rsidDel="00000000" w:rsidP="00000000" w:rsidRDefault="00000000" w:rsidRPr="00000000" w14:paraId="00001202">
      <w:pPr>
        <w:rPr/>
      </w:pPr>
      <w:r w:rsidDel="00000000" w:rsidR="00000000" w:rsidRPr="00000000">
        <w:rPr>
          <w:rtl w:val="0"/>
        </w:rPr>
        <w:t xml:space="preserve">      - payment_id                 -&gt; payment.id   [ON DELETE CASCADE]</w:t>
      </w:r>
    </w:p>
    <w:p w:rsidR="00000000" w:rsidDel="00000000" w:rsidP="00000000" w:rsidRDefault="00000000" w:rsidRPr="00000000" w14:paraId="00001203">
      <w:pPr>
        <w:rPr/>
      </w:pPr>
      <w:r w:rsidDel="00000000" w:rsidR="00000000" w:rsidRPr="00000000">
        <w:rPr>
          <w:rtl w:val="0"/>
        </w:rPr>
      </w:r>
    </w:p>
    <w:p w:rsidR="00000000" w:rsidDel="00000000" w:rsidP="00000000" w:rsidRDefault="00000000" w:rsidRPr="00000000" w14:paraId="00001204">
      <w:pPr>
        <w:rPr/>
      </w:pPr>
      <w:r w:rsidDel="00000000" w:rsidR="00000000" w:rsidRPr="00000000">
        <w:rPr>
          <w:rtl w:val="0"/>
        </w:rPr>
        <w:t xml:space="preserve">  DANH SÁCH THUỘC TÍNH</w:t>
      </w:r>
    </w:p>
    <w:p w:rsidR="00000000" w:rsidDel="00000000" w:rsidP="00000000" w:rsidRDefault="00000000" w:rsidRPr="00000000" w14:paraId="00001205">
      <w:pPr>
        <w:rPr/>
      </w:pPr>
      <w:r w:rsidDel="00000000" w:rsidR="00000000" w:rsidRPr="00000000">
        <w:rPr>
          <w:rtl w:val="0"/>
        </w:rPr>
        <w:t xml:space="preserve">  --------------------------------------------------------------------------------------------------</w:t>
      </w:r>
    </w:p>
    <w:p w:rsidR="00000000" w:rsidDel="00000000" w:rsidP="00000000" w:rsidRDefault="00000000" w:rsidRPr="00000000" w14:paraId="00001206">
      <w:pPr>
        <w:rPr/>
      </w:pPr>
      <w:r w:rsidDel="00000000" w:rsidR="00000000" w:rsidRPr="00000000">
        <w:rPr>
          <w:rtl w:val="0"/>
        </w:rPr>
        <w:t xml:space="preserve">    1. id                           BIGINT UNSIGNED            Null:NO   [PK]</w:t>
      </w:r>
    </w:p>
    <w:p w:rsidR="00000000" w:rsidDel="00000000" w:rsidP="00000000" w:rsidRDefault="00000000" w:rsidRPr="00000000" w14:paraId="00001207">
      <w:pPr>
        <w:rPr/>
      </w:pPr>
      <w:r w:rsidDel="00000000" w:rsidR="00000000" w:rsidRPr="00000000">
        <w:rPr>
          <w:rtl w:val="0"/>
        </w:rPr>
        <w:t xml:space="preserve">        · AUTO_INCREMENT</w:t>
      </w:r>
    </w:p>
    <w:p w:rsidR="00000000" w:rsidDel="00000000" w:rsidP="00000000" w:rsidRDefault="00000000" w:rsidRPr="00000000" w14:paraId="00001208">
      <w:pPr>
        <w:rPr/>
      </w:pPr>
      <w:r w:rsidDel="00000000" w:rsidR="00000000" w:rsidRPr="00000000">
        <w:rPr>
          <w:rtl w:val="0"/>
        </w:rPr>
        <w:t xml:space="preserve">        Khoá chính, tự tăng.</w:t>
      </w:r>
    </w:p>
    <w:p w:rsidR="00000000" w:rsidDel="00000000" w:rsidP="00000000" w:rsidRDefault="00000000" w:rsidRPr="00000000" w14:paraId="00001209">
      <w:pPr>
        <w:rPr/>
      </w:pPr>
      <w:r w:rsidDel="00000000" w:rsidR="00000000" w:rsidRPr="00000000">
        <w:rPr>
          <w:rtl w:val="0"/>
        </w:rPr>
        <w:t xml:space="preserve">    2. payment_id                   BIGINT UNSIGNED            Null:NO   [FK/UQ]</w:t>
      </w:r>
    </w:p>
    <w:p w:rsidR="00000000" w:rsidDel="00000000" w:rsidP="00000000" w:rsidRDefault="00000000" w:rsidRPr="00000000" w14:paraId="0000120A">
      <w:pPr>
        <w:rPr/>
      </w:pPr>
      <w:r w:rsidDel="00000000" w:rsidR="00000000" w:rsidRPr="00000000">
        <w:rPr>
          <w:rtl w:val="0"/>
        </w:rPr>
        <w:t xml:space="preserve">        Khoá ngoại tới bảng payment (Yêu cầu thanh toán qua PayOS).</w:t>
      </w:r>
    </w:p>
    <w:p w:rsidR="00000000" w:rsidDel="00000000" w:rsidP="00000000" w:rsidRDefault="00000000" w:rsidRPr="00000000" w14:paraId="0000120B">
      <w:pPr>
        <w:rPr/>
      </w:pPr>
      <w:r w:rsidDel="00000000" w:rsidR="00000000" w:rsidRPr="00000000">
        <w:rPr>
          <w:rtl w:val="0"/>
        </w:rPr>
        <w:t xml:space="preserve">    3. receipt_no                   VARCHAR(30)                Null:NO   [UQ]</w:t>
      </w:r>
    </w:p>
    <w:p w:rsidR="00000000" w:rsidDel="00000000" w:rsidP="00000000" w:rsidRDefault="00000000" w:rsidRPr="00000000" w14:paraId="0000120C">
      <w:pPr>
        <w:rPr/>
      </w:pPr>
      <w:r w:rsidDel="00000000" w:rsidR="00000000" w:rsidRPr="00000000">
        <w:rPr>
          <w:rtl w:val="0"/>
        </w:rPr>
        <w:t xml:space="preserve">        Số biên lai, duy nhất toàn hệ thống.</w:t>
      </w:r>
    </w:p>
    <w:p w:rsidR="00000000" w:rsidDel="00000000" w:rsidP="00000000" w:rsidRDefault="00000000" w:rsidRPr="00000000" w14:paraId="0000120D">
      <w:pPr>
        <w:rPr/>
      </w:pPr>
      <w:r w:rsidDel="00000000" w:rsidR="00000000" w:rsidRPr="00000000">
        <w:rPr>
          <w:rtl w:val="0"/>
        </w:rPr>
        <w:t xml:space="preserve">    4. issued_to_name               VARCHAR(150)               Null:YES </w:t>
      </w:r>
    </w:p>
    <w:p w:rsidR="00000000" w:rsidDel="00000000" w:rsidP="00000000" w:rsidRDefault="00000000" w:rsidRPr="00000000" w14:paraId="0000120E">
      <w:pPr>
        <w:rPr/>
      </w:pPr>
      <w:r w:rsidDel="00000000" w:rsidR="00000000" w:rsidRPr="00000000">
        <w:rPr>
          <w:rtl w:val="0"/>
        </w:rPr>
        <w:t xml:space="preserve">        Tên đơn vị hoặc cá nhân xuất biên lai.</w:t>
      </w:r>
    </w:p>
    <w:p w:rsidR="00000000" w:rsidDel="00000000" w:rsidP="00000000" w:rsidRDefault="00000000" w:rsidRPr="00000000" w14:paraId="0000120F">
      <w:pPr>
        <w:rPr/>
      </w:pPr>
      <w:r w:rsidDel="00000000" w:rsidR="00000000" w:rsidRPr="00000000">
        <w:rPr>
          <w:rtl w:val="0"/>
        </w:rPr>
        <w:t xml:space="preserve">    5. issued_to_tax                VARCHAR(50)                Null:YES </w:t>
      </w:r>
    </w:p>
    <w:p w:rsidR="00000000" w:rsidDel="00000000" w:rsidP="00000000" w:rsidRDefault="00000000" w:rsidRPr="00000000" w14:paraId="00001210">
      <w:pPr>
        <w:rPr/>
      </w:pPr>
      <w:r w:rsidDel="00000000" w:rsidR="00000000" w:rsidRPr="00000000">
        <w:rPr>
          <w:rtl w:val="0"/>
        </w:rPr>
        <w:t xml:space="preserve">        Mã số thuế ghi trên biên lai.</w:t>
      </w:r>
    </w:p>
    <w:p w:rsidR="00000000" w:rsidDel="00000000" w:rsidP="00000000" w:rsidRDefault="00000000" w:rsidRPr="00000000" w14:paraId="00001211">
      <w:pPr>
        <w:rPr/>
      </w:pPr>
      <w:r w:rsidDel="00000000" w:rsidR="00000000" w:rsidRPr="00000000">
        <w:rPr>
          <w:rtl w:val="0"/>
        </w:rPr>
        <w:t xml:space="preserve">    6. total_amount                 DECIMAL(15,2)              Null:NO  </w:t>
      </w:r>
    </w:p>
    <w:p w:rsidR="00000000" w:rsidDel="00000000" w:rsidP="00000000" w:rsidRDefault="00000000" w:rsidRPr="00000000" w14:paraId="00001212">
      <w:pPr>
        <w:rPr/>
      </w:pPr>
      <w:r w:rsidDel="00000000" w:rsidR="00000000" w:rsidRPr="00000000">
        <w:rPr>
          <w:rtl w:val="0"/>
        </w:rPr>
        <w:t xml:space="preserve">        Số tiền tổng (đơn vị theo cột currency).</w:t>
      </w:r>
    </w:p>
    <w:p w:rsidR="00000000" w:rsidDel="00000000" w:rsidP="00000000" w:rsidRDefault="00000000" w:rsidRPr="00000000" w14:paraId="00001213">
      <w:pPr>
        <w:rPr/>
      </w:pPr>
      <w:r w:rsidDel="00000000" w:rsidR="00000000" w:rsidRPr="00000000">
        <w:rPr>
          <w:rtl w:val="0"/>
        </w:rPr>
        <w:t xml:space="preserve">    7. currency                     CHAR(3)                    Null:NO  </w:t>
      </w:r>
    </w:p>
    <w:p w:rsidR="00000000" w:rsidDel="00000000" w:rsidP="00000000" w:rsidRDefault="00000000" w:rsidRPr="00000000" w14:paraId="00001214">
      <w:pPr>
        <w:rPr/>
      </w:pPr>
      <w:r w:rsidDel="00000000" w:rsidR="00000000" w:rsidRPr="00000000">
        <w:rPr>
          <w:rtl w:val="0"/>
        </w:rPr>
        <w:t xml:space="preserve">        · Mặc định = 'VND'</w:t>
      </w:r>
    </w:p>
    <w:p w:rsidR="00000000" w:rsidDel="00000000" w:rsidP="00000000" w:rsidRDefault="00000000" w:rsidRPr="00000000" w14:paraId="00001215">
      <w:pPr>
        <w:rPr/>
      </w:pPr>
      <w:r w:rsidDel="00000000" w:rsidR="00000000" w:rsidRPr="00000000">
        <w:rPr>
          <w:rtl w:val="0"/>
        </w:rPr>
        <w:t xml:space="preserve">        Đơn vị tiền tệ theo ISO-4217, mặc định VND.</w:t>
      </w:r>
    </w:p>
    <w:p w:rsidR="00000000" w:rsidDel="00000000" w:rsidP="00000000" w:rsidRDefault="00000000" w:rsidRPr="00000000" w14:paraId="00001216">
      <w:pPr>
        <w:rPr/>
      </w:pPr>
      <w:r w:rsidDel="00000000" w:rsidR="00000000" w:rsidRPr="00000000">
        <w:rPr>
          <w:rtl w:val="0"/>
        </w:rPr>
        <w:t xml:space="preserve">    8. file_url                     VARCHAR(512)               Null:YES </w:t>
      </w:r>
    </w:p>
    <w:p w:rsidR="00000000" w:rsidDel="00000000" w:rsidP="00000000" w:rsidRDefault="00000000" w:rsidRPr="00000000" w14:paraId="00001217">
      <w:pPr>
        <w:rPr/>
      </w:pPr>
      <w:r w:rsidDel="00000000" w:rsidR="00000000" w:rsidRPr="00000000">
        <w:rPr>
          <w:rtl w:val="0"/>
        </w:rPr>
        <w:t xml:space="preserve">        PDF trên Cloudinary.</w:t>
      </w:r>
    </w:p>
    <w:p w:rsidR="00000000" w:rsidDel="00000000" w:rsidP="00000000" w:rsidRDefault="00000000" w:rsidRPr="00000000" w14:paraId="00001218">
      <w:pPr>
        <w:rPr/>
      </w:pPr>
      <w:r w:rsidDel="00000000" w:rsidR="00000000" w:rsidRPr="00000000">
        <w:rPr>
          <w:rtl w:val="0"/>
        </w:rPr>
        <w:t xml:space="preserve">    9. issued_at                    DATETIME(3)                Null:NO  </w:t>
      </w:r>
    </w:p>
    <w:p w:rsidR="00000000" w:rsidDel="00000000" w:rsidP="00000000" w:rsidRDefault="00000000" w:rsidRPr="00000000" w14:paraId="00001219">
      <w:pPr>
        <w:rPr/>
      </w:pPr>
      <w:r w:rsidDel="00000000" w:rsidR="00000000" w:rsidRPr="00000000">
        <w:rPr>
          <w:rtl w:val="0"/>
        </w:rPr>
        <w:t xml:space="preserve">        · Mặc định = CURRENT_TIMESTAMP(3)</w:t>
      </w:r>
    </w:p>
    <w:p w:rsidR="00000000" w:rsidDel="00000000" w:rsidP="00000000" w:rsidRDefault="00000000" w:rsidRPr="00000000" w14:paraId="0000121A">
      <w:pPr>
        <w:rPr/>
      </w:pPr>
      <w:r w:rsidDel="00000000" w:rsidR="00000000" w:rsidRPr="00000000">
        <w:rPr>
          <w:rtl w:val="0"/>
        </w:rPr>
        <w:t xml:space="preserve">        Mốc thời gian: phát hành.</w:t>
      </w:r>
    </w:p>
    <w:p w:rsidR="00000000" w:rsidDel="00000000" w:rsidP="00000000" w:rsidRDefault="00000000" w:rsidRPr="00000000" w14:paraId="0000121B">
      <w:pPr>
        <w:rPr/>
      </w:pPr>
      <w:r w:rsidDel="00000000" w:rsidR="00000000" w:rsidRPr="00000000">
        <w:rPr>
          <w:rtl w:val="0"/>
        </w:rPr>
      </w:r>
    </w:p>
    <w:p w:rsidR="00000000" w:rsidDel="00000000" w:rsidP="00000000" w:rsidRDefault="00000000" w:rsidRPr="00000000" w14:paraId="0000121C">
      <w:pPr>
        <w:rPr/>
      </w:pPr>
      <w:r w:rsidDel="00000000" w:rsidR="00000000" w:rsidRPr="00000000">
        <w:rPr>
          <w:rtl w:val="0"/>
        </w:rPr>
      </w:r>
    </w:p>
    <w:p w:rsidR="00000000" w:rsidDel="00000000" w:rsidP="00000000" w:rsidRDefault="00000000" w:rsidRPr="00000000" w14:paraId="0000121D">
      <w:pPr>
        <w:rPr/>
      </w:pPr>
      <w:r w:rsidDel="00000000" w:rsidR="00000000" w:rsidRPr="00000000">
        <w:rPr>
          <w:rtl w:val="0"/>
        </w:rPr>
        <w:t xml:space="preserve">====================================================================================================</w:t>
      </w:r>
    </w:p>
    <w:p w:rsidR="00000000" w:rsidDel="00000000" w:rsidP="00000000" w:rsidRDefault="00000000" w:rsidRPr="00000000" w14:paraId="0000121E">
      <w:pPr>
        <w:rPr/>
      </w:pPr>
      <w:r w:rsidDel="00000000" w:rsidR="00000000" w:rsidRPr="00000000">
        <w:rPr>
          <w:rtl w:val="0"/>
        </w:rPr>
        <w:t xml:space="preserve">BẢNG 42/95 :  ESCROW_WALLET</w:t>
      </w:r>
    </w:p>
    <w:p w:rsidR="00000000" w:rsidDel="00000000" w:rsidP="00000000" w:rsidRDefault="00000000" w:rsidRPr="00000000" w14:paraId="0000121F">
      <w:pPr>
        <w:rPr/>
      </w:pPr>
      <w:r w:rsidDel="00000000" w:rsidR="00000000" w:rsidRPr="00000000">
        <w:rPr>
          <w:rtl w:val="0"/>
        </w:rPr>
        <w:t xml:space="preserve">====================================================================================================</w:t>
      </w:r>
    </w:p>
    <w:p w:rsidR="00000000" w:rsidDel="00000000" w:rsidP="00000000" w:rsidRDefault="00000000" w:rsidRPr="00000000" w14:paraId="00001220">
      <w:pPr>
        <w:rPr/>
      </w:pPr>
      <w:r w:rsidDel="00000000" w:rsidR="00000000" w:rsidRPr="00000000">
        <w:rPr>
          <w:rtl w:val="0"/>
        </w:rPr>
      </w:r>
    </w:p>
    <w:p w:rsidR="00000000" w:rsidDel="00000000" w:rsidP="00000000" w:rsidRDefault="00000000" w:rsidRPr="00000000" w14:paraId="00001221">
      <w:pPr>
        <w:rPr/>
      </w:pPr>
      <w:r w:rsidDel="00000000" w:rsidR="00000000" w:rsidRPr="00000000">
        <w:rPr>
          <w:rtl w:val="0"/>
        </w:rPr>
        <w:t xml:space="preserve">Ý NGHĨA: Ví ký quỹ trung gian (BR-32).</w:t>
      </w:r>
    </w:p>
    <w:p w:rsidR="00000000" w:rsidDel="00000000" w:rsidP="00000000" w:rsidRDefault="00000000" w:rsidRPr="00000000" w14:paraId="00001222">
      <w:pPr>
        <w:rPr/>
      </w:pPr>
      <w:r w:rsidDel="00000000" w:rsidR="00000000" w:rsidRPr="00000000">
        <w:rPr>
          <w:rtl w:val="0"/>
        </w:rPr>
      </w:r>
    </w:p>
    <w:p w:rsidR="00000000" w:rsidDel="00000000" w:rsidP="00000000" w:rsidRDefault="00000000" w:rsidRPr="00000000" w14:paraId="00001223">
      <w:pPr>
        <w:rPr/>
      </w:pPr>
      <w:r w:rsidDel="00000000" w:rsidR="00000000" w:rsidRPr="00000000">
        <w:rPr>
          <w:rtl w:val="0"/>
        </w:rPr>
        <w:t xml:space="preserve">  Khoá chính : id</w:t>
      </w:r>
    </w:p>
    <w:p w:rsidR="00000000" w:rsidDel="00000000" w:rsidP="00000000" w:rsidRDefault="00000000" w:rsidRPr="00000000" w14:paraId="00001224">
      <w:pPr>
        <w:rPr/>
      </w:pPr>
      <w:r w:rsidDel="00000000" w:rsidR="00000000" w:rsidRPr="00000000">
        <w:rPr>
          <w:rtl w:val="0"/>
        </w:rPr>
        <w:t xml:space="preserve">  Duy nhất   : uk_wallet_owner (owner_type, owner_ref, currency)</w:t>
      </w:r>
    </w:p>
    <w:p w:rsidR="00000000" w:rsidDel="00000000" w:rsidP="00000000" w:rsidRDefault="00000000" w:rsidRPr="00000000" w14:paraId="00001225">
      <w:pPr>
        <w:rPr/>
      </w:pPr>
      <w:r w:rsidDel="00000000" w:rsidR="00000000" w:rsidRPr="00000000">
        <w:rPr>
          <w:rtl w:val="0"/>
        </w:rPr>
        <w:t xml:space="preserve">  Tham chiếu tới:</w:t>
      </w:r>
    </w:p>
    <w:p w:rsidR="00000000" w:rsidDel="00000000" w:rsidP="00000000" w:rsidRDefault="00000000" w:rsidRPr="00000000" w14:paraId="00001226">
      <w:pPr>
        <w:rPr/>
      </w:pPr>
      <w:r w:rsidDel="00000000" w:rsidR="00000000" w:rsidRPr="00000000">
        <w:rPr>
          <w:rtl w:val="0"/>
        </w:rPr>
        <w:t xml:space="preserve">      - organizer_id               -&gt; organizer_profile.id   [ON DELETE CASCADE]</w:t>
      </w:r>
    </w:p>
    <w:p w:rsidR="00000000" w:rsidDel="00000000" w:rsidP="00000000" w:rsidRDefault="00000000" w:rsidRPr="00000000" w14:paraId="00001227">
      <w:pPr>
        <w:rPr/>
      </w:pPr>
      <w:r w:rsidDel="00000000" w:rsidR="00000000" w:rsidRPr="00000000">
        <w:rPr>
          <w:rtl w:val="0"/>
        </w:rPr>
        <w:t xml:space="preserve">  Được tham chiếu bởi: payout.wallet_id, wallet_transaction.wallet_id</w:t>
      </w:r>
    </w:p>
    <w:p w:rsidR="00000000" w:rsidDel="00000000" w:rsidP="00000000" w:rsidRDefault="00000000" w:rsidRPr="00000000" w14:paraId="00001228">
      <w:pPr>
        <w:rPr/>
      </w:pPr>
      <w:r w:rsidDel="00000000" w:rsidR="00000000" w:rsidRPr="00000000">
        <w:rPr>
          <w:rtl w:val="0"/>
        </w:rPr>
      </w:r>
    </w:p>
    <w:p w:rsidR="00000000" w:rsidDel="00000000" w:rsidP="00000000" w:rsidRDefault="00000000" w:rsidRPr="00000000" w14:paraId="00001229">
      <w:pPr>
        <w:rPr/>
      </w:pPr>
      <w:r w:rsidDel="00000000" w:rsidR="00000000" w:rsidRPr="00000000">
        <w:rPr>
          <w:rtl w:val="0"/>
        </w:rPr>
        <w:t xml:space="preserve">  DANH SÁCH THUỘC TÍNH</w:t>
      </w:r>
    </w:p>
    <w:p w:rsidR="00000000" w:rsidDel="00000000" w:rsidP="00000000" w:rsidRDefault="00000000" w:rsidRPr="00000000" w14:paraId="0000122A">
      <w:pPr>
        <w:rPr/>
      </w:pPr>
      <w:r w:rsidDel="00000000" w:rsidR="00000000" w:rsidRPr="00000000">
        <w:rPr>
          <w:rtl w:val="0"/>
        </w:rPr>
        <w:t xml:space="preserve">  --------------------------------------------------------------------------------------------------</w:t>
      </w:r>
    </w:p>
    <w:p w:rsidR="00000000" w:rsidDel="00000000" w:rsidP="00000000" w:rsidRDefault="00000000" w:rsidRPr="00000000" w14:paraId="0000122B">
      <w:pPr>
        <w:rPr/>
      </w:pPr>
      <w:r w:rsidDel="00000000" w:rsidR="00000000" w:rsidRPr="00000000">
        <w:rPr>
          <w:rtl w:val="0"/>
        </w:rPr>
        <w:t xml:space="preserve">    1. id                           BIGINT UNSIGNED            Null:NO   [PK]</w:t>
      </w:r>
    </w:p>
    <w:p w:rsidR="00000000" w:rsidDel="00000000" w:rsidP="00000000" w:rsidRDefault="00000000" w:rsidRPr="00000000" w14:paraId="0000122C">
      <w:pPr>
        <w:rPr/>
      </w:pPr>
      <w:r w:rsidDel="00000000" w:rsidR="00000000" w:rsidRPr="00000000">
        <w:rPr>
          <w:rtl w:val="0"/>
        </w:rPr>
        <w:t xml:space="preserve">        · AUTO_INCREMENT</w:t>
      </w:r>
    </w:p>
    <w:p w:rsidR="00000000" w:rsidDel="00000000" w:rsidP="00000000" w:rsidRDefault="00000000" w:rsidRPr="00000000" w14:paraId="0000122D">
      <w:pPr>
        <w:rPr/>
      </w:pPr>
      <w:r w:rsidDel="00000000" w:rsidR="00000000" w:rsidRPr="00000000">
        <w:rPr>
          <w:rtl w:val="0"/>
        </w:rPr>
        <w:t xml:space="preserve">        Khoá chính, tự tăng.</w:t>
      </w:r>
    </w:p>
    <w:p w:rsidR="00000000" w:rsidDel="00000000" w:rsidP="00000000" w:rsidRDefault="00000000" w:rsidRPr="00000000" w14:paraId="0000122E">
      <w:pPr>
        <w:rPr/>
      </w:pPr>
      <w:r w:rsidDel="00000000" w:rsidR="00000000" w:rsidRPr="00000000">
        <w:rPr>
          <w:rtl w:val="0"/>
        </w:rPr>
        <w:t xml:space="preserve">    2. owner_type                   ENUM('PLATFORM','ORGANIZER') Null:NO   [UQ]</w:t>
      </w:r>
    </w:p>
    <w:p w:rsidR="00000000" w:rsidDel="00000000" w:rsidP="00000000" w:rsidRDefault="00000000" w:rsidRPr="00000000" w14:paraId="0000122F">
      <w:pPr>
        <w:rPr/>
      </w:pPr>
      <w:r w:rsidDel="00000000" w:rsidR="00000000" w:rsidRPr="00000000">
        <w:rPr>
          <w:rtl w:val="0"/>
        </w:rPr>
        <w:t xml:space="preserve">        Phân loại chủ sở hữu.</w:t>
      </w:r>
    </w:p>
    <w:p w:rsidR="00000000" w:rsidDel="00000000" w:rsidP="00000000" w:rsidRDefault="00000000" w:rsidRPr="00000000" w14:paraId="00001230">
      <w:pPr>
        <w:rPr/>
      </w:pPr>
      <w:r w:rsidDel="00000000" w:rsidR="00000000" w:rsidRPr="00000000">
        <w:rPr>
          <w:rtl w:val="0"/>
        </w:rPr>
        <w:t xml:space="preserve">        Giá trị hợp lệ: PLATFORM | ORGANIZER</w:t>
      </w:r>
    </w:p>
    <w:p w:rsidR="00000000" w:rsidDel="00000000" w:rsidP="00000000" w:rsidRDefault="00000000" w:rsidRPr="00000000" w14:paraId="00001231">
      <w:pPr>
        <w:rPr/>
      </w:pPr>
      <w:r w:rsidDel="00000000" w:rsidR="00000000" w:rsidRPr="00000000">
        <w:rPr>
          <w:rtl w:val="0"/>
        </w:rPr>
        <w:t xml:space="preserve">    3. organizer_id                 BIGINT UNSIGNED            Null:YES  [FK]</w:t>
      </w:r>
    </w:p>
    <w:p w:rsidR="00000000" w:rsidDel="00000000" w:rsidP="00000000" w:rsidRDefault="00000000" w:rsidRPr="00000000" w14:paraId="00001232">
      <w:pPr>
        <w:rPr/>
      </w:pPr>
      <w:r w:rsidDel="00000000" w:rsidR="00000000" w:rsidRPr="00000000">
        <w:rPr>
          <w:rtl w:val="0"/>
        </w:rPr>
        <w:t xml:space="preserve">        Khoá ngoại tới bảng organizer_profile (Hồ sơ doanh nghiệp Organizer). Có thể bỏ trống.</w:t>
      </w:r>
    </w:p>
    <w:p w:rsidR="00000000" w:rsidDel="00000000" w:rsidP="00000000" w:rsidRDefault="00000000" w:rsidRPr="00000000" w14:paraId="00001233">
      <w:pPr>
        <w:rPr/>
      </w:pPr>
      <w:r w:rsidDel="00000000" w:rsidR="00000000" w:rsidRPr="00000000">
        <w:rPr>
          <w:rtl w:val="0"/>
        </w:rPr>
        <w:t xml:space="preserve">    4. owner_ref                    BIGINT UNSIGNED            Null:YES  [UQ]</w:t>
      </w:r>
    </w:p>
    <w:p w:rsidR="00000000" w:rsidDel="00000000" w:rsidP="00000000" w:rsidRDefault="00000000" w:rsidRPr="00000000" w14:paraId="00001234">
      <w:pPr>
        <w:rPr/>
      </w:pPr>
      <w:r w:rsidDel="00000000" w:rsidR="00000000" w:rsidRPr="00000000">
        <w:rPr>
          <w:rtl w:val="0"/>
        </w:rPr>
        <w:t xml:space="preserve">        · GENERATED</w:t>
      </w:r>
    </w:p>
    <w:p w:rsidR="00000000" w:rsidDel="00000000" w:rsidP="00000000" w:rsidRDefault="00000000" w:rsidRPr="00000000" w14:paraId="00001235">
      <w:pPr>
        <w:rPr/>
      </w:pPr>
      <w:r w:rsidDel="00000000" w:rsidR="00000000" w:rsidRPr="00000000">
        <w:rPr>
          <w:rtl w:val="0"/>
        </w:rPr>
        <w:t xml:space="preserve">        Chuẩn hoá NULL để UNIQUE hoạt động với ví PLATFORM.</w:t>
      </w:r>
    </w:p>
    <w:p w:rsidR="00000000" w:rsidDel="00000000" w:rsidP="00000000" w:rsidRDefault="00000000" w:rsidRPr="00000000" w14:paraId="00001236">
      <w:pPr>
        <w:rPr/>
      </w:pPr>
      <w:r w:rsidDel="00000000" w:rsidR="00000000" w:rsidRPr="00000000">
        <w:rPr>
          <w:rtl w:val="0"/>
        </w:rPr>
        <w:t xml:space="preserve">    5. currency                     CHAR(3)                    Null:NO   [UQ]</w:t>
      </w:r>
    </w:p>
    <w:p w:rsidR="00000000" w:rsidDel="00000000" w:rsidP="00000000" w:rsidRDefault="00000000" w:rsidRPr="00000000" w14:paraId="00001237">
      <w:pPr>
        <w:rPr/>
      </w:pPr>
      <w:r w:rsidDel="00000000" w:rsidR="00000000" w:rsidRPr="00000000">
        <w:rPr>
          <w:rtl w:val="0"/>
        </w:rPr>
        <w:t xml:space="preserve">        · Mặc định = 'VND'</w:t>
      </w:r>
    </w:p>
    <w:p w:rsidR="00000000" w:rsidDel="00000000" w:rsidP="00000000" w:rsidRDefault="00000000" w:rsidRPr="00000000" w14:paraId="00001238">
      <w:pPr>
        <w:rPr/>
      </w:pPr>
      <w:r w:rsidDel="00000000" w:rsidR="00000000" w:rsidRPr="00000000">
        <w:rPr>
          <w:rtl w:val="0"/>
        </w:rPr>
        <w:t xml:space="preserve">        Đơn vị tiền tệ theo ISO-4217, mặc định VND.</w:t>
      </w:r>
    </w:p>
    <w:p w:rsidR="00000000" w:rsidDel="00000000" w:rsidP="00000000" w:rsidRDefault="00000000" w:rsidRPr="00000000" w14:paraId="00001239">
      <w:pPr>
        <w:rPr/>
      </w:pPr>
      <w:r w:rsidDel="00000000" w:rsidR="00000000" w:rsidRPr="00000000">
        <w:rPr>
          <w:rtl w:val="0"/>
        </w:rPr>
        <w:t xml:space="preserve">    6. balance_pending              DECIMAL(18,2)              Null:NO  </w:t>
      </w:r>
    </w:p>
    <w:p w:rsidR="00000000" w:rsidDel="00000000" w:rsidP="00000000" w:rsidRDefault="00000000" w:rsidRPr="00000000" w14:paraId="0000123A">
      <w:pPr>
        <w:rPr/>
      </w:pPr>
      <w:r w:rsidDel="00000000" w:rsidR="00000000" w:rsidRPr="00000000">
        <w:rPr>
          <w:rtl w:val="0"/>
        </w:rPr>
        <w:t xml:space="preserve">        · Mặc định = 0</w:t>
      </w:r>
    </w:p>
    <w:p w:rsidR="00000000" w:rsidDel="00000000" w:rsidP="00000000" w:rsidRDefault="00000000" w:rsidRPr="00000000" w14:paraId="0000123B">
      <w:pPr>
        <w:rPr/>
      </w:pPr>
      <w:r w:rsidDel="00000000" w:rsidR="00000000" w:rsidRPr="00000000">
        <w:rPr>
          <w:rtl w:val="0"/>
        </w:rPr>
        <w:t xml:space="preserve">        Số tiền đã thu của khách nhưng chưa đủ điều kiện chi trả cho Organizer, thường do booking</w:t>
      </w:r>
    </w:p>
    <w:p w:rsidR="00000000" w:rsidDel="00000000" w:rsidP="00000000" w:rsidRDefault="00000000" w:rsidRPr="00000000" w14:paraId="0000123C">
      <w:pPr>
        <w:rPr/>
      </w:pPr>
      <w:r w:rsidDel="00000000" w:rsidR="00000000" w:rsidRPr="00000000">
        <w:rPr>
          <w:rtl w:val="0"/>
        </w:rPr>
        <w:t xml:space="preserve">        chưa hoàn tất (BR-32).</w:t>
      </w:r>
    </w:p>
    <w:p w:rsidR="00000000" w:rsidDel="00000000" w:rsidP="00000000" w:rsidRDefault="00000000" w:rsidRPr="00000000" w14:paraId="0000123D">
      <w:pPr>
        <w:rPr/>
      </w:pPr>
      <w:r w:rsidDel="00000000" w:rsidR="00000000" w:rsidRPr="00000000">
        <w:rPr>
          <w:rtl w:val="0"/>
        </w:rPr>
        <w:t xml:space="preserve">    7. balance_available            DECIMAL(18,2)              Null:NO  </w:t>
      </w:r>
    </w:p>
    <w:p w:rsidR="00000000" w:rsidDel="00000000" w:rsidP="00000000" w:rsidRDefault="00000000" w:rsidRPr="00000000" w14:paraId="0000123E">
      <w:pPr>
        <w:rPr/>
      </w:pPr>
      <w:r w:rsidDel="00000000" w:rsidR="00000000" w:rsidRPr="00000000">
        <w:rPr>
          <w:rtl w:val="0"/>
        </w:rPr>
        <w:t xml:space="preserve">        · Mặc định = 0</w:t>
      </w:r>
    </w:p>
    <w:p w:rsidR="00000000" w:rsidDel="00000000" w:rsidP="00000000" w:rsidRDefault="00000000" w:rsidRPr="00000000" w14:paraId="0000123F">
      <w:pPr>
        <w:rPr/>
      </w:pPr>
      <w:r w:rsidDel="00000000" w:rsidR="00000000" w:rsidRPr="00000000">
        <w:rPr>
          <w:rtl w:val="0"/>
        </w:rPr>
        <w:t xml:space="preserve">        Số dư khả dụng, có thể chi trả ngay cho đơn vị vận hành.</w:t>
      </w:r>
    </w:p>
    <w:p w:rsidR="00000000" w:rsidDel="00000000" w:rsidP="00000000" w:rsidRDefault="00000000" w:rsidRPr="00000000" w14:paraId="00001240">
      <w:pPr>
        <w:rPr/>
      </w:pPr>
      <w:r w:rsidDel="00000000" w:rsidR="00000000" w:rsidRPr="00000000">
        <w:rPr>
          <w:rtl w:val="0"/>
        </w:rPr>
        <w:t xml:space="preserve">    8. balance_frozen               DECIMAL(18,2)              Null:NO  </w:t>
      </w:r>
    </w:p>
    <w:p w:rsidR="00000000" w:rsidDel="00000000" w:rsidP="00000000" w:rsidRDefault="00000000" w:rsidRPr="00000000" w14:paraId="00001241">
      <w:pPr>
        <w:rPr/>
      </w:pPr>
      <w:r w:rsidDel="00000000" w:rsidR="00000000" w:rsidRPr="00000000">
        <w:rPr>
          <w:rtl w:val="0"/>
        </w:rPr>
        <w:t xml:space="preserve">        · Mặc định = 0</w:t>
      </w:r>
    </w:p>
    <w:p w:rsidR="00000000" w:rsidDel="00000000" w:rsidP="00000000" w:rsidRDefault="00000000" w:rsidRPr="00000000" w14:paraId="00001242">
      <w:pPr>
        <w:rPr/>
      </w:pPr>
      <w:r w:rsidDel="00000000" w:rsidR="00000000" w:rsidRPr="00000000">
        <w:rPr>
          <w:rtl w:val="0"/>
        </w:rPr>
        <w:t xml:space="preserve">        BR-33: đóng băng do tranh chấp.</w:t>
      </w:r>
    </w:p>
    <w:p w:rsidR="00000000" w:rsidDel="00000000" w:rsidP="00000000" w:rsidRDefault="00000000" w:rsidRPr="00000000" w14:paraId="00001243">
      <w:pPr>
        <w:rPr/>
      </w:pPr>
      <w:r w:rsidDel="00000000" w:rsidR="00000000" w:rsidRPr="00000000">
        <w:rPr>
          <w:rtl w:val="0"/>
        </w:rPr>
        <w:t xml:space="preserve">    9. total_paid_out               DECIMAL(18,2)              Null:NO  </w:t>
      </w:r>
    </w:p>
    <w:p w:rsidR="00000000" w:rsidDel="00000000" w:rsidP="00000000" w:rsidRDefault="00000000" w:rsidRPr="00000000" w14:paraId="00001244">
      <w:pPr>
        <w:rPr/>
      </w:pPr>
      <w:r w:rsidDel="00000000" w:rsidR="00000000" w:rsidRPr="00000000">
        <w:rPr>
          <w:rtl w:val="0"/>
        </w:rPr>
        <w:t xml:space="preserve">        · Mặc định = 0</w:t>
      </w:r>
    </w:p>
    <w:p w:rsidR="00000000" w:rsidDel="00000000" w:rsidP="00000000" w:rsidRDefault="00000000" w:rsidRPr="00000000" w14:paraId="00001245">
      <w:pPr>
        <w:rPr/>
      </w:pPr>
      <w:r w:rsidDel="00000000" w:rsidR="00000000" w:rsidRPr="00000000">
        <w:rPr>
          <w:rtl w:val="0"/>
        </w:rPr>
        <w:t xml:space="preserve">        Tổng số tiền đã chi trả luỹ kế từ ví.</w:t>
      </w:r>
    </w:p>
    <w:p w:rsidR="00000000" w:rsidDel="00000000" w:rsidP="00000000" w:rsidRDefault="00000000" w:rsidRPr="00000000" w14:paraId="00001246">
      <w:pPr>
        <w:rPr/>
      </w:pPr>
      <w:r w:rsidDel="00000000" w:rsidR="00000000" w:rsidRPr="00000000">
        <w:rPr>
          <w:rtl w:val="0"/>
        </w:rPr>
        <w:t xml:space="preserve">   10. version                      INT UNSIGNED               Null:NO  </w:t>
      </w:r>
    </w:p>
    <w:p w:rsidR="00000000" w:rsidDel="00000000" w:rsidP="00000000" w:rsidRDefault="00000000" w:rsidRPr="00000000" w14:paraId="00001247">
      <w:pPr>
        <w:rPr/>
      </w:pPr>
      <w:r w:rsidDel="00000000" w:rsidR="00000000" w:rsidRPr="00000000">
        <w:rPr>
          <w:rtl w:val="0"/>
        </w:rPr>
        <w:t xml:space="preserve">        · Mặc định = 0</w:t>
      </w:r>
    </w:p>
    <w:p w:rsidR="00000000" w:rsidDel="00000000" w:rsidP="00000000" w:rsidRDefault="00000000" w:rsidRPr="00000000" w14:paraId="00001248">
      <w:pPr>
        <w:rPr/>
      </w:pPr>
      <w:r w:rsidDel="00000000" w:rsidR="00000000" w:rsidRPr="00000000">
        <w:rPr>
          <w:rtl w:val="0"/>
        </w:rPr>
        <w:t xml:space="preserve">        Số phiên bản dùng cho optimistic locking (JPA @Version) chống ghi đè đồng thời.</w:t>
      </w:r>
    </w:p>
    <w:p w:rsidR="00000000" w:rsidDel="00000000" w:rsidP="00000000" w:rsidRDefault="00000000" w:rsidRPr="00000000" w14:paraId="00001249">
      <w:pPr>
        <w:rPr/>
      </w:pPr>
      <w:r w:rsidDel="00000000" w:rsidR="00000000" w:rsidRPr="00000000">
        <w:rPr>
          <w:rtl w:val="0"/>
        </w:rPr>
        <w:t xml:space="preserve">   11. created_at                   DATETIME(3)                Null:NO  </w:t>
      </w:r>
    </w:p>
    <w:p w:rsidR="00000000" w:rsidDel="00000000" w:rsidP="00000000" w:rsidRDefault="00000000" w:rsidRPr="00000000" w14:paraId="0000124A">
      <w:pPr>
        <w:rPr/>
      </w:pPr>
      <w:r w:rsidDel="00000000" w:rsidR="00000000" w:rsidRPr="00000000">
        <w:rPr>
          <w:rtl w:val="0"/>
        </w:rPr>
        <w:t xml:space="preserve">        · Mặc định = CURRENT_TIMESTAMP(3)</w:t>
      </w:r>
    </w:p>
    <w:p w:rsidR="00000000" w:rsidDel="00000000" w:rsidP="00000000" w:rsidRDefault="00000000" w:rsidRPr="00000000" w14:paraId="0000124B">
      <w:pPr>
        <w:rPr/>
      </w:pPr>
      <w:r w:rsidDel="00000000" w:rsidR="00000000" w:rsidRPr="00000000">
        <w:rPr>
          <w:rtl w:val="0"/>
        </w:rPr>
        <w:t xml:space="preserve">        Thời điểm bản ghi được tạo.</w:t>
      </w:r>
    </w:p>
    <w:p w:rsidR="00000000" w:rsidDel="00000000" w:rsidP="00000000" w:rsidRDefault="00000000" w:rsidRPr="00000000" w14:paraId="0000124C">
      <w:pPr>
        <w:rPr/>
      </w:pPr>
      <w:r w:rsidDel="00000000" w:rsidR="00000000" w:rsidRPr="00000000">
        <w:rPr>
          <w:rtl w:val="0"/>
        </w:rPr>
        <w:t xml:space="preserve">   12. updated_at                   DATETIME(3)                Null:NO  </w:t>
      </w:r>
    </w:p>
    <w:p w:rsidR="00000000" w:rsidDel="00000000" w:rsidP="00000000" w:rsidRDefault="00000000" w:rsidRPr="00000000" w14:paraId="0000124D">
      <w:pPr>
        <w:rPr/>
      </w:pPr>
      <w:r w:rsidDel="00000000" w:rsidR="00000000" w:rsidRPr="00000000">
        <w:rPr>
          <w:rtl w:val="0"/>
        </w:rPr>
        <w:t xml:space="preserve">        · Mặc định = CURRENT_TIMESTAMP(3)  |  AUTO-UPDATE</w:t>
      </w:r>
    </w:p>
    <w:p w:rsidR="00000000" w:rsidDel="00000000" w:rsidP="00000000" w:rsidRDefault="00000000" w:rsidRPr="00000000" w14:paraId="0000124E">
      <w:pPr>
        <w:rPr/>
      </w:pPr>
      <w:r w:rsidDel="00000000" w:rsidR="00000000" w:rsidRPr="00000000">
        <w:rPr>
          <w:rtl w:val="0"/>
        </w:rPr>
        <w:t xml:space="preserve">        Thời điểm cập nhật gần nhất (tự động cập nhật).</w:t>
      </w:r>
    </w:p>
    <w:p w:rsidR="00000000" w:rsidDel="00000000" w:rsidP="00000000" w:rsidRDefault="00000000" w:rsidRPr="00000000" w14:paraId="0000124F">
      <w:pPr>
        <w:rPr/>
      </w:pPr>
      <w:r w:rsidDel="00000000" w:rsidR="00000000" w:rsidRPr="00000000">
        <w:rPr>
          <w:rtl w:val="0"/>
        </w:rPr>
      </w:r>
    </w:p>
    <w:p w:rsidR="00000000" w:rsidDel="00000000" w:rsidP="00000000" w:rsidRDefault="00000000" w:rsidRPr="00000000" w14:paraId="00001250">
      <w:pPr>
        <w:rPr/>
      </w:pPr>
      <w:r w:rsidDel="00000000" w:rsidR="00000000" w:rsidRPr="00000000">
        <w:rPr>
          <w:rtl w:val="0"/>
        </w:rPr>
      </w:r>
    </w:p>
    <w:p w:rsidR="00000000" w:rsidDel="00000000" w:rsidP="00000000" w:rsidRDefault="00000000" w:rsidRPr="00000000" w14:paraId="00001251">
      <w:pPr>
        <w:rPr/>
      </w:pPr>
      <w:r w:rsidDel="00000000" w:rsidR="00000000" w:rsidRPr="00000000">
        <w:rPr>
          <w:rtl w:val="0"/>
        </w:rPr>
        <w:t xml:space="preserve">====================================================================================================</w:t>
      </w:r>
    </w:p>
    <w:p w:rsidR="00000000" w:rsidDel="00000000" w:rsidP="00000000" w:rsidRDefault="00000000" w:rsidRPr="00000000" w14:paraId="00001252">
      <w:pPr>
        <w:rPr/>
      </w:pPr>
      <w:r w:rsidDel="00000000" w:rsidR="00000000" w:rsidRPr="00000000">
        <w:rPr>
          <w:rtl w:val="0"/>
        </w:rPr>
        <w:t xml:space="preserve">BẢNG 43/95 :  WALLET_TRANSACTION</w:t>
      </w:r>
    </w:p>
    <w:p w:rsidR="00000000" w:rsidDel="00000000" w:rsidP="00000000" w:rsidRDefault="00000000" w:rsidRPr="00000000" w14:paraId="00001253">
      <w:pPr>
        <w:rPr/>
      </w:pPr>
      <w:r w:rsidDel="00000000" w:rsidR="00000000" w:rsidRPr="00000000">
        <w:rPr>
          <w:rtl w:val="0"/>
        </w:rPr>
        <w:t xml:space="preserve">====================================================================================================</w:t>
      </w:r>
    </w:p>
    <w:p w:rsidR="00000000" w:rsidDel="00000000" w:rsidP="00000000" w:rsidRDefault="00000000" w:rsidRPr="00000000" w14:paraId="00001254">
      <w:pPr>
        <w:rPr/>
      </w:pPr>
      <w:r w:rsidDel="00000000" w:rsidR="00000000" w:rsidRPr="00000000">
        <w:rPr>
          <w:rtl w:val="0"/>
        </w:rPr>
      </w:r>
    </w:p>
    <w:p w:rsidR="00000000" w:rsidDel="00000000" w:rsidP="00000000" w:rsidRDefault="00000000" w:rsidRPr="00000000" w14:paraId="00001255">
      <w:pPr>
        <w:rPr/>
      </w:pPr>
      <w:r w:rsidDel="00000000" w:rsidR="00000000" w:rsidRPr="00000000">
        <w:rPr>
          <w:rtl w:val="0"/>
        </w:rPr>
        <w:t xml:space="preserve">Ý NGHĨA: Bút toán ví ký quỹ (BR-32, BR-33).</w:t>
      </w:r>
    </w:p>
    <w:p w:rsidR="00000000" w:rsidDel="00000000" w:rsidP="00000000" w:rsidRDefault="00000000" w:rsidRPr="00000000" w14:paraId="00001256">
      <w:pPr>
        <w:rPr/>
      </w:pPr>
      <w:r w:rsidDel="00000000" w:rsidR="00000000" w:rsidRPr="00000000">
        <w:rPr>
          <w:rtl w:val="0"/>
        </w:rPr>
      </w:r>
    </w:p>
    <w:p w:rsidR="00000000" w:rsidDel="00000000" w:rsidP="00000000" w:rsidRDefault="00000000" w:rsidRPr="00000000" w14:paraId="00001257">
      <w:pPr>
        <w:rPr/>
      </w:pPr>
      <w:r w:rsidDel="00000000" w:rsidR="00000000" w:rsidRPr="00000000">
        <w:rPr>
          <w:rtl w:val="0"/>
        </w:rPr>
        <w:t xml:space="preserve">  Khoá chính : id</w:t>
      </w:r>
    </w:p>
    <w:p w:rsidR="00000000" w:rsidDel="00000000" w:rsidP="00000000" w:rsidRDefault="00000000" w:rsidRPr="00000000" w14:paraId="00001258">
      <w:pPr>
        <w:rPr/>
      </w:pPr>
      <w:r w:rsidDel="00000000" w:rsidR="00000000" w:rsidRPr="00000000">
        <w:rPr>
          <w:rtl w:val="0"/>
        </w:rPr>
        <w:t xml:space="preserve">  Tham chiếu tới:</w:t>
      </w:r>
    </w:p>
    <w:p w:rsidR="00000000" w:rsidDel="00000000" w:rsidP="00000000" w:rsidRDefault="00000000" w:rsidRPr="00000000" w14:paraId="00001259">
      <w:pPr>
        <w:rPr/>
      </w:pPr>
      <w:r w:rsidDel="00000000" w:rsidR="00000000" w:rsidRPr="00000000">
        <w:rPr>
          <w:rtl w:val="0"/>
        </w:rPr>
        <w:t xml:space="preserve">      - wallet_id                  -&gt; escrow_wallet.id   [ON DELETE CASCADE]</w:t>
      </w:r>
    </w:p>
    <w:p w:rsidR="00000000" w:rsidDel="00000000" w:rsidP="00000000" w:rsidRDefault="00000000" w:rsidRPr="00000000" w14:paraId="0000125A">
      <w:pPr>
        <w:rPr/>
      </w:pPr>
      <w:r w:rsidDel="00000000" w:rsidR="00000000" w:rsidRPr="00000000">
        <w:rPr>
          <w:rtl w:val="0"/>
        </w:rPr>
        <w:t xml:space="preserve">      - booking_id                 -&gt; booking.id   [ON DELETE SET NULL]</w:t>
      </w:r>
    </w:p>
    <w:p w:rsidR="00000000" w:rsidDel="00000000" w:rsidP="00000000" w:rsidRDefault="00000000" w:rsidRPr="00000000" w14:paraId="0000125B">
      <w:pPr>
        <w:rPr/>
      </w:pPr>
      <w:r w:rsidDel="00000000" w:rsidR="00000000" w:rsidRPr="00000000">
        <w:rPr>
          <w:rtl w:val="0"/>
        </w:rPr>
        <w:t xml:space="preserve">      - payment_id                 -&gt; payment.id   [ON DELETE SET NULL]</w:t>
      </w:r>
    </w:p>
    <w:p w:rsidR="00000000" w:rsidDel="00000000" w:rsidP="00000000" w:rsidRDefault="00000000" w:rsidRPr="00000000" w14:paraId="0000125C">
      <w:pPr>
        <w:rPr/>
      </w:pPr>
      <w:r w:rsidDel="00000000" w:rsidR="00000000" w:rsidRPr="00000000">
        <w:rPr>
          <w:rtl w:val="0"/>
        </w:rPr>
        <w:t xml:space="preserve">      - payout_id                  -&gt; payout.id   [ON DELETE SET NULL]</w:t>
      </w:r>
    </w:p>
    <w:p w:rsidR="00000000" w:rsidDel="00000000" w:rsidP="00000000" w:rsidRDefault="00000000" w:rsidRPr="00000000" w14:paraId="0000125D">
      <w:pPr>
        <w:rPr/>
      </w:pPr>
      <w:r w:rsidDel="00000000" w:rsidR="00000000" w:rsidRPr="00000000">
        <w:rPr>
          <w:rtl w:val="0"/>
        </w:rPr>
      </w:r>
    </w:p>
    <w:p w:rsidR="00000000" w:rsidDel="00000000" w:rsidP="00000000" w:rsidRDefault="00000000" w:rsidRPr="00000000" w14:paraId="0000125E">
      <w:pPr>
        <w:rPr/>
      </w:pPr>
      <w:r w:rsidDel="00000000" w:rsidR="00000000" w:rsidRPr="00000000">
        <w:rPr>
          <w:rtl w:val="0"/>
        </w:rPr>
        <w:t xml:space="preserve">  DANH SÁCH THUỘC TÍNH</w:t>
      </w:r>
    </w:p>
    <w:p w:rsidR="00000000" w:rsidDel="00000000" w:rsidP="00000000" w:rsidRDefault="00000000" w:rsidRPr="00000000" w14:paraId="0000125F">
      <w:pPr>
        <w:rPr/>
      </w:pPr>
      <w:r w:rsidDel="00000000" w:rsidR="00000000" w:rsidRPr="00000000">
        <w:rPr>
          <w:rtl w:val="0"/>
        </w:rPr>
        <w:t xml:space="preserve">  --------------------------------------------------------------------------------------------------</w:t>
      </w:r>
    </w:p>
    <w:p w:rsidR="00000000" w:rsidDel="00000000" w:rsidP="00000000" w:rsidRDefault="00000000" w:rsidRPr="00000000" w14:paraId="00001260">
      <w:pPr>
        <w:rPr/>
      </w:pPr>
      <w:r w:rsidDel="00000000" w:rsidR="00000000" w:rsidRPr="00000000">
        <w:rPr>
          <w:rtl w:val="0"/>
        </w:rPr>
        <w:t xml:space="preserve">    1. id                           BIGINT UNSIGNED            Null:NO   [PK]</w:t>
      </w:r>
    </w:p>
    <w:p w:rsidR="00000000" w:rsidDel="00000000" w:rsidP="00000000" w:rsidRDefault="00000000" w:rsidRPr="00000000" w14:paraId="00001261">
      <w:pPr>
        <w:rPr/>
      </w:pPr>
      <w:r w:rsidDel="00000000" w:rsidR="00000000" w:rsidRPr="00000000">
        <w:rPr>
          <w:rtl w:val="0"/>
        </w:rPr>
        <w:t xml:space="preserve">        · AUTO_INCREMENT</w:t>
      </w:r>
    </w:p>
    <w:p w:rsidR="00000000" w:rsidDel="00000000" w:rsidP="00000000" w:rsidRDefault="00000000" w:rsidRPr="00000000" w14:paraId="00001262">
      <w:pPr>
        <w:rPr/>
      </w:pPr>
      <w:r w:rsidDel="00000000" w:rsidR="00000000" w:rsidRPr="00000000">
        <w:rPr>
          <w:rtl w:val="0"/>
        </w:rPr>
        <w:t xml:space="preserve">        Khoá chính, tự tăng.</w:t>
      </w:r>
    </w:p>
    <w:p w:rsidR="00000000" w:rsidDel="00000000" w:rsidP="00000000" w:rsidRDefault="00000000" w:rsidRPr="00000000" w14:paraId="00001263">
      <w:pPr>
        <w:rPr/>
      </w:pPr>
      <w:r w:rsidDel="00000000" w:rsidR="00000000" w:rsidRPr="00000000">
        <w:rPr>
          <w:rtl w:val="0"/>
        </w:rPr>
        <w:t xml:space="preserve">    2. wallet_id                    BIGINT UNSIGNED            Null:NO   [FK/IDX]</w:t>
      </w:r>
    </w:p>
    <w:p w:rsidR="00000000" w:rsidDel="00000000" w:rsidP="00000000" w:rsidRDefault="00000000" w:rsidRPr="00000000" w14:paraId="00001264">
      <w:pPr>
        <w:rPr/>
      </w:pPr>
      <w:r w:rsidDel="00000000" w:rsidR="00000000" w:rsidRPr="00000000">
        <w:rPr>
          <w:rtl w:val="0"/>
        </w:rPr>
        <w:t xml:space="preserve">        Khoá ngoại tới bảng escrow_wallet (Ví ký quỹ trung gian).</w:t>
      </w:r>
    </w:p>
    <w:p w:rsidR="00000000" w:rsidDel="00000000" w:rsidP="00000000" w:rsidRDefault="00000000" w:rsidRPr="00000000" w14:paraId="00001265">
      <w:pPr>
        <w:rPr/>
      </w:pPr>
      <w:r w:rsidDel="00000000" w:rsidR="00000000" w:rsidRPr="00000000">
        <w:rPr>
          <w:rtl w:val="0"/>
        </w:rPr>
        <w:t xml:space="preserve">    3. entry_type                   ENUM('HOLD','CAPTURE','PLATFORM_FEE','RELEASE','PAYOUT','REFUND','FREEZE','UNFREEZE','ADJUSTMENT') Null:NO  </w:t>
      </w:r>
    </w:p>
    <w:p w:rsidR="00000000" w:rsidDel="00000000" w:rsidP="00000000" w:rsidRDefault="00000000" w:rsidRPr="00000000" w14:paraId="00001266">
      <w:pPr>
        <w:rPr/>
      </w:pPr>
      <w:r w:rsidDel="00000000" w:rsidR="00000000" w:rsidRPr="00000000">
        <w:rPr>
          <w:rtl w:val="0"/>
        </w:rPr>
        <w:t xml:space="preserve">        Phân loại bút toán.</w:t>
      </w:r>
    </w:p>
    <w:p w:rsidR="00000000" w:rsidDel="00000000" w:rsidP="00000000" w:rsidRDefault="00000000" w:rsidRPr="00000000" w14:paraId="00001267">
      <w:pPr>
        <w:rPr/>
      </w:pPr>
      <w:r w:rsidDel="00000000" w:rsidR="00000000" w:rsidRPr="00000000">
        <w:rPr>
          <w:rtl w:val="0"/>
        </w:rPr>
        <w:t xml:space="preserve">        Giá trị hợp lệ: HOLD | CAPTURE | PLATFORM_FEE | RELEASE | PAYOUT | REFUND | FREEZE |</w:t>
      </w:r>
    </w:p>
    <w:p w:rsidR="00000000" w:rsidDel="00000000" w:rsidP="00000000" w:rsidRDefault="00000000" w:rsidRPr="00000000" w14:paraId="00001268">
      <w:pPr>
        <w:rPr/>
      </w:pPr>
      <w:r w:rsidDel="00000000" w:rsidR="00000000" w:rsidRPr="00000000">
        <w:rPr>
          <w:rtl w:val="0"/>
        </w:rPr>
        <w:t xml:space="preserve">        UNFREEZE | ADJUSTMENT</w:t>
      </w:r>
    </w:p>
    <w:p w:rsidR="00000000" w:rsidDel="00000000" w:rsidP="00000000" w:rsidRDefault="00000000" w:rsidRPr="00000000" w14:paraId="00001269">
      <w:pPr>
        <w:rPr/>
      </w:pPr>
      <w:r w:rsidDel="00000000" w:rsidR="00000000" w:rsidRPr="00000000">
        <w:rPr>
          <w:rtl w:val="0"/>
        </w:rPr>
        <w:t xml:space="preserve">    4. amount                       DECIMAL(18,2)              Null:NO  </w:t>
      </w:r>
    </w:p>
    <w:p w:rsidR="00000000" w:rsidDel="00000000" w:rsidP="00000000" w:rsidRDefault="00000000" w:rsidRPr="00000000" w14:paraId="0000126A">
      <w:pPr>
        <w:rPr/>
      </w:pPr>
      <w:r w:rsidDel="00000000" w:rsidR="00000000" w:rsidRPr="00000000">
        <w:rPr>
          <w:rtl w:val="0"/>
        </w:rPr>
        <w:t xml:space="preserve">        Âm = giảm số dư.</w:t>
      </w:r>
    </w:p>
    <w:p w:rsidR="00000000" w:rsidDel="00000000" w:rsidP="00000000" w:rsidRDefault="00000000" w:rsidRPr="00000000" w14:paraId="0000126B">
      <w:pPr>
        <w:rPr/>
      </w:pPr>
      <w:r w:rsidDel="00000000" w:rsidR="00000000" w:rsidRPr="00000000">
        <w:rPr>
          <w:rtl w:val="0"/>
        </w:rPr>
        <w:t xml:space="preserve">    5. balance_after                DECIMAL(18,2)              Null:NO  </w:t>
      </w:r>
    </w:p>
    <w:p w:rsidR="00000000" w:rsidDel="00000000" w:rsidP="00000000" w:rsidRDefault="00000000" w:rsidRPr="00000000" w14:paraId="0000126C">
      <w:pPr>
        <w:rPr/>
      </w:pPr>
      <w:r w:rsidDel="00000000" w:rsidR="00000000" w:rsidRPr="00000000">
        <w:rPr>
          <w:rtl w:val="0"/>
        </w:rPr>
        <w:t xml:space="preserve">        Số dư ví sau khi ghi bút toán này, dùng để đối soát ngược.</w:t>
      </w:r>
    </w:p>
    <w:p w:rsidR="00000000" w:rsidDel="00000000" w:rsidP="00000000" w:rsidRDefault="00000000" w:rsidRPr="00000000" w14:paraId="0000126D">
      <w:pPr>
        <w:rPr/>
      </w:pPr>
      <w:r w:rsidDel="00000000" w:rsidR="00000000" w:rsidRPr="00000000">
        <w:rPr>
          <w:rtl w:val="0"/>
        </w:rPr>
        <w:t xml:space="preserve">    6. booking_id                   BIGINT UNSIGNED            Null:YES  [FK/IDX]</w:t>
      </w:r>
    </w:p>
    <w:p w:rsidR="00000000" w:rsidDel="00000000" w:rsidP="00000000" w:rsidRDefault="00000000" w:rsidRPr="00000000" w14:paraId="0000126E">
      <w:pPr>
        <w:rPr/>
      </w:pPr>
      <w:r w:rsidDel="00000000" w:rsidR="00000000" w:rsidRPr="00000000">
        <w:rPr>
          <w:rtl w:val="0"/>
        </w:rPr>
        <w:t xml:space="preserve">        Khoá ngoại tới bảng booking (Đơn đặt chỗ). Có thể bỏ trống.</w:t>
      </w:r>
    </w:p>
    <w:p w:rsidR="00000000" w:rsidDel="00000000" w:rsidP="00000000" w:rsidRDefault="00000000" w:rsidRPr="00000000" w14:paraId="0000126F">
      <w:pPr>
        <w:rPr/>
      </w:pPr>
      <w:r w:rsidDel="00000000" w:rsidR="00000000" w:rsidRPr="00000000">
        <w:rPr>
          <w:rtl w:val="0"/>
        </w:rPr>
        <w:t xml:space="preserve">    7. payment_id                   BIGINT UNSIGNED            Null:YES  [FK]</w:t>
      </w:r>
    </w:p>
    <w:p w:rsidR="00000000" w:rsidDel="00000000" w:rsidP="00000000" w:rsidRDefault="00000000" w:rsidRPr="00000000" w14:paraId="00001270">
      <w:pPr>
        <w:rPr/>
      </w:pPr>
      <w:r w:rsidDel="00000000" w:rsidR="00000000" w:rsidRPr="00000000">
        <w:rPr>
          <w:rtl w:val="0"/>
        </w:rPr>
        <w:t xml:space="preserve">        Khoá ngoại tới bảng payment (Yêu cầu thanh toán qua PayOS). Có thể bỏ trống.</w:t>
      </w:r>
    </w:p>
    <w:p w:rsidR="00000000" w:rsidDel="00000000" w:rsidP="00000000" w:rsidRDefault="00000000" w:rsidRPr="00000000" w14:paraId="00001271">
      <w:pPr>
        <w:rPr/>
      </w:pPr>
      <w:r w:rsidDel="00000000" w:rsidR="00000000" w:rsidRPr="00000000">
        <w:rPr>
          <w:rtl w:val="0"/>
        </w:rPr>
        <w:t xml:space="preserve">    8. payout_id                    BIGINT UNSIGNED            Null:YES  [FK]</w:t>
      </w:r>
    </w:p>
    <w:p w:rsidR="00000000" w:rsidDel="00000000" w:rsidP="00000000" w:rsidRDefault="00000000" w:rsidRPr="00000000" w14:paraId="00001272">
      <w:pPr>
        <w:rPr/>
      </w:pPr>
      <w:r w:rsidDel="00000000" w:rsidR="00000000" w:rsidRPr="00000000">
        <w:rPr>
          <w:rtl w:val="0"/>
        </w:rPr>
        <w:t xml:space="preserve">        Khoá ngoại tới bảng payout (Đợt chi trả cho Organizer sau khi trừ phí nền tảng). Có thể bỏ</w:t>
      </w:r>
    </w:p>
    <w:p w:rsidR="00000000" w:rsidDel="00000000" w:rsidP="00000000" w:rsidRDefault="00000000" w:rsidRPr="00000000" w14:paraId="00001273">
      <w:pPr>
        <w:rPr/>
      </w:pPr>
      <w:r w:rsidDel="00000000" w:rsidR="00000000" w:rsidRPr="00000000">
        <w:rPr>
          <w:rtl w:val="0"/>
        </w:rPr>
        <w:t xml:space="preserve">        trống.</w:t>
      </w:r>
    </w:p>
    <w:p w:rsidR="00000000" w:rsidDel="00000000" w:rsidP="00000000" w:rsidRDefault="00000000" w:rsidRPr="00000000" w14:paraId="00001274">
      <w:pPr>
        <w:rPr/>
      </w:pPr>
      <w:r w:rsidDel="00000000" w:rsidR="00000000" w:rsidRPr="00000000">
        <w:rPr>
          <w:rtl w:val="0"/>
        </w:rPr>
        <w:t xml:space="preserve">    9. description                  VARCHAR(500)               Null:YES </w:t>
      </w:r>
    </w:p>
    <w:p w:rsidR="00000000" w:rsidDel="00000000" w:rsidP="00000000" w:rsidRDefault="00000000" w:rsidRPr="00000000" w14:paraId="00001275">
      <w:pPr>
        <w:rPr/>
      </w:pPr>
      <w:r w:rsidDel="00000000" w:rsidR="00000000" w:rsidRPr="00000000">
        <w:rPr>
          <w:rtl w:val="0"/>
        </w:rPr>
        <w:t xml:space="preserve">        Mô tả chi tiết.</w:t>
      </w:r>
    </w:p>
    <w:p w:rsidR="00000000" w:rsidDel="00000000" w:rsidP="00000000" w:rsidRDefault="00000000" w:rsidRPr="00000000" w14:paraId="00001276">
      <w:pPr>
        <w:rPr/>
      </w:pPr>
      <w:r w:rsidDel="00000000" w:rsidR="00000000" w:rsidRPr="00000000">
        <w:rPr>
          <w:rtl w:val="0"/>
        </w:rPr>
        <w:t xml:space="preserve">   10. created_at                   DATETIME(3)                Null:NO   [IDX]</w:t>
      </w:r>
    </w:p>
    <w:p w:rsidR="00000000" w:rsidDel="00000000" w:rsidP="00000000" w:rsidRDefault="00000000" w:rsidRPr="00000000" w14:paraId="00001277">
      <w:pPr>
        <w:rPr/>
      </w:pPr>
      <w:r w:rsidDel="00000000" w:rsidR="00000000" w:rsidRPr="00000000">
        <w:rPr>
          <w:rtl w:val="0"/>
        </w:rPr>
        <w:t xml:space="preserve">        · Mặc định = CURRENT_TIMESTAMP(3)</w:t>
      </w:r>
    </w:p>
    <w:p w:rsidR="00000000" w:rsidDel="00000000" w:rsidP="00000000" w:rsidRDefault="00000000" w:rsidRPr="00000000" w14:paraId="00001278">
      <w:pPr>
        <w:rPr/>
      </w:pPr>
      <w:r w:rsidDel="00000000" w:rsidR="00000000" w:rsidRPr="00000000">
        <w:rPr>
          <w:rtl w:val="0"/>
        </w:rPr>
        <w:t xml:space="preserve">        Thời điểm bản ghi được tạo.</w:t>
      </w:r>
    </w:p>
    <w:p w:rsidR="00000000" w:rsidDel="00000000" w:rsidP="00000000" w:rsidRDefault="00000000" w:rsidRPr="00000000" w14:paraId="00001279">
      <w:pPr>
        <w:rPr/>
      </w:pPr>
      <w:r w:rsidDel="00000000" w:rsidR="00000000" w:rsidRPr="00000000">
        <w:rPr>
          <w:rtl w:val="0"/>
        </w:rPr>
      </w:r>
    </w:p>
    <w:p w:rsidR="00000000" w:rsidDel="00000000" w:rsidP="00000000" w:rsidRDefault="00000000" w:rsidRPr="00000000" w14:paraId="0000127A">
      <w:pPr>
        <w:rPr/>
      </w:pPr>
      <w:r w:rsidDel="00000000" w:rsidR="00000000" w:rsidRPr="00000000">
        <w:rPr>
          <w:rtl w:val="0"/>
        </w:rPr>
      </w:r>
    </w:p>
    <w:p w:rsidR="00000000" w:rsidDel="00000000" w:rsidP="00000000" w:rsidRDefault="00000000" w:rsidRPr="00000000" w14:paraId="0000127B">
      <w:pPr>
        <w:rPr/>
      </w:pPr>
      <w:r w:rsidDel="00000000" w:rsidR="00000000" w:rsidRPr="00000000">
        <w:rPr>
          <w:rtl w:val="0"/>
        </w:rPr>
        <w:t xml:space="preserve">====================================================================================================</w:t>
      </w:r>
    </w:p>
    <w:p w:rsidR="00000000" w:rsidDel="00000000" w:rsidP="00000000" w:rsidRDefault="00000000" w:rsidRPr="00000000" w14:paraId="0000127C">
      <w:pPr>
        <w:rPr/>
      </w:pPr>
      <w:r w:rsidDel="00000000" w:rsidR="00000000" w:rsidRPr="00000000">
        <w:rPr>
          <w:rtl w:val="0"/>
        </w:rPr>
        <w:t xml:space="preserve">BẢNG 44/95 :  PAYOUT</w:t>
      </w:r>
    </w:p>
    <w:p w:rsidR="00000000" w:rsidDel="00000000" w:rsidP="00000000" w:rsidRDefault="00000000" w:rsidRPr="00000000" w14:paraId="0000127D">
      <w:pPr>
        <w:rPr/>
      </w:pPr>
      <w:r w:rsidDel="00000000" w:rsidR="00000000" w:rsidRPr="00000000">
        <w:rPr>
          <w:rtl w:val="0"/>
        </w:rPr>
        <w:t xml:space="preserve">====================================================================================================</w:t>
      </w:r>
    </w:p>
    <w:p w:rsidR="00000000" w:rsidDel="00000000" w:rsidP="00000000" w:rsidRDefault="00000000" w:rsidRPr="00000000" w14:paraId="0000127E">
      <w:pPr>
        <w:rPr/>
      </w:pPr>
      <w:r w:rsidDel="00000000" w:rsidR="00000000" w:rsidRPr="00000000">
        <w:rPr>
          <w:rtl w:val="0"/>
        </w:rPr>
      </w:r>
    </w:p>
    <w:p w:rsidR="00000000" w:rsidDel="00000000" w:rsidP="00000000" w:rsidRDefault="00000000" w:rsidRPr="00000000" w14:paraId="0000127F">
      <w:pPr>
        <w:rPr/>
      </w:pPr>
      <w:r w:rsidDel="00000000" w:rsidR="00000000" w:rsidRPr="00000000">
        <w:rPr>
          <w:rtl w:val="0"/>
        </w:rPr>
        <w:t xml:space="preserve">Ý NGHĨA: Đợt chi trả cho Organizer sau khi trừ phí nền tảng (BR-32).</w:t>
      </w:r>
    </w:p>
    <w:p w:rsidR="00000000" w:rsidDel="00000000" w:rsidP="00000000" w:rsidRDefault="00000000" w:rsidRPr="00000000" w14:paraId="00001280">
      <w:pPr>
        <w:rPr/>
      </w:pPr>
      <w:r w:rsidDel="00000000" w:rsidR="00000000" w:rsidRPr="00000000">
        <w:rPr>
          <w:rtl w:val="0"/>
        </w:rPr>
      </w:r>
    </w:p>
    <w:p w:rsidR="00000000" w:rsidDel="00000000" w:rsidP="00000000" w:rsidRDefault="00000000" w:rsidRPr="00000000" w14:paraId="00001281">
      <w:pPr>
        <w:rPr/>
      </w:pPr>
      <w:r w:rsidDel="00000000" w:rsidR="00000000" w:rsidRPr="00000000">
        <w:rPr>
          <w:rtl w:val="0"/>
        </w:rPr>
        <w:t xml:space="preserve">  Khoá chính : id</w:t>
      </w:r>
    </w:p>
    <w:p w:rsidR="00000000" w:rsidDel="00000000" w:rsidP="00000000" w:rsidRDefault="00000000" w:rsidRPr="00000000" w14:paraId="00001282">
      <w:pPr>
        <w:rPr/>
      </w:pPr>
      <w:r w:rsidDel="00000000" w:rsidR="00000000" w:rsidRPr="00000000">
        <w:rPr>
          <w:rtl w:val="0"/>
        </w:rPr>
        <w:t xml:space="preserve">  Duy nhất   : uk_payout_code (payout_code)</w:t>
      </w:r>
    </w:p>
    <w:p w:rsidR="00000000" w:rsidDel="00000000" w:rsidP="00000000" w:rsidRDefault="00000000" w:rsidRPr="00000000" w14:paraId="00001283">
      <w:pPr>
        <w:rPr/>
      </w:pPr>
      <w:r w:rsidDel="00000000" w:rsidR="00000000" w:rsidRPr="00000000">
        <w:rPr>
          <w:rtl w:val="0"/>
        </w:rPr>
        <w:t xml:space="preserve">  Tham chiếu tới:</w:t>
      </w:r>
    </w:p>
    <w:p w:rsidR="00000000" w:rsidDel="00000000" w:rsidP="00000000" w:rsidRDefault="00000000" w:rsidRPr="00000000" w14:paraId="00001284">
      <w:pPr>
        <w:rPr/>
      </w:pPr>
      <w:r w:rsidDel="00000000" w:rsidR="00000000" w:rsidRPr="00000000">
        <w:rPr>
          <w:rtl w:val="0"/>
        </w:rPr>
        <w:t xml:space="preserve">      - organizer_id               -&gt; organizer_profile.id   [ON DELETE RESTRICT]</w:t>
      </w:r>
    </w:p>
    <w:p w:rsidR="00000000" w:rsidDel="00000000" w:rsidP="00000000" w:rsidRDefault="00000000" w:rsidRPr="00000000" w14:paraId="00001285">
      <w:pPr>
        <w:rPr/>
      </w:pPr>
      <w:r w:rsidDel="00000000" w:rsidR="00000000" w:rsidRPr="00000000">
        <w:rPr>
          <w:rtl w:val="0"/>
        </w:rPr>
        <w:t xml:space="preserve">      - wallet_id                  -&gt; escrow_wallet.id   [ON DELETE RESTRICT]</w:t>
      </w:r>
    </w:p>
    <w:p w:rsidR="00000000" w:rsidDel="00000000" w:rsidP="00000000" w:rsidRDefault="00000000" w:rsidRPr="00000000" w14:paraId="00001286">
      <w:pPr>
        <w:rPr/>
      </w:pPr>
      <w:r w:rsidDel="00000000" w:rsidR="00000000" w:rsidRPr="00000000">
        <w:rPr>
          <w:rtl w:val="0"/>
        </w:rPr>
        <w:t xml:space="preserve">  Được tham chiếu bởi: wallet_transaction.payout_id</w:t>
      </w:r>
    </w:p>
    <w:p w:rsidR="00000000" w:rsidDel="00000000" w:rsidP="00000000" w:rsidRDefault="00000000" w:rsidRPr="00000000" w14:paraId="00001287">
      <w:pPr>
        <w:rPr/>
      </w:pPr>
      <w:r w:rsidDel="00000000" w:rsidR="00000000" w:rsidRPr="00000000">
        <w:rPr>
          <w:rtl w:val="0"/>
        </w:rPr>
      </w:r>
    </w:p>
    <w:p w:rsidR="00000000" w:rsidDel="00000000" w:rsidP="00000000" w:rsidRDefault="00000000" w:rsidRPr="00000000" w14:paraId="00001288">
      <w:pPr>
        <w:rPr/>
      </w:pPr>
      <w:r w:rsidDel="00000000" w:rsidR="00000000" w:rsidRPr="00000000">
        <w:rPr>
          <w:rtl w:val="0"/>
        </w:rPr>
        <w:t xml:space="preserve">  DANH SÁCH THUỘC TÍNH</w:t>
      </w:r>
    </w:p>
    <w:p w:rsidR="00000000" w:rsidDel="00000000" w:rsidP="00000000" w:rsidRDefault="00000000" w:rsidRPr="00000000" w14:paraId="00001289">
      <w:pPr>
        <w:rPr/>
      </w:pPr>
      <w:r w:rsidDel="00000000" w:rsidR="00000000" w:rsidRPr="00000000">
        <w:rPr>
          <w:rtl w:val="0"/>
        </w:rPr>
        <w:t xml:space="preserve">  --------------------------------------------------------------------------------------------------</w:t>
      </w:r>
    </w:p>
    <w:p w:rsidR="00000000" w:rsidDel="00000000" w:rsidP="00000000" w:rsidRDefault="00000000" w:rsidRPr="00000000" w14:paraId="0000128A">
      <w:pPr>
        <w:rPr/>
      </w:pPr>
      <w:r w:rsidDel="00000000" w:rsidR="00000000" w:rsidRPr="00000000">
        <w:rPr>
          <w:rtl w:val="0"/>
        </w:rPr>
        <w:t xml:space="preserve">    1. id                           BIGINT UNSIGNED            Null:NO   [PK]</w:t>
      </w:r>
    </w:p>
    <w:p w:rsidR="00000000" w:rsidDel="00000000" w:rsidP="00000000" w:rsidRDefault="00000000" w:rsidRPr="00000000" w14:paraId="0000128B">
      <w:pPr>
        <w:rPr/>
      </w:pPr>
      <w:r w:rsidDel="00000000" w:rsidR="00000000" w:rsidRPr="00000000">
        <w:rPr>
          <w:rtl w:val="0"/>
        </w:rPr>
        <w:t xml:space="preserve">        · AUTO_INCREMENT</w:t>
      </w:r>
    </w:p>
    <w:p w:rsidR="00000000" w:rsidDel="00000000" w:rsidP="00000000" w:rsidRDefault="00000000" w:rsidRPr="00000000" w14:paraId="0000128C">
      <w:pPr>
        <w:rPr/>
      </w:pPr>
      <w:r w:rsidDel="00000000" w:rsidR="00000000" w:rsidRPr="00000000">
        <w:rPr>
          <w:rtl w:val="0"/>
        </w:rPr>
        <w:t xml:space="preserve">        Khoá chính, tự tăng.</w:t>
      </w:r>
    </w:p>
    <w:p w:rsidR="00000000" w:rsidDel="00000000" w:rsidP="00000000" w:rsidRDefault="00000000" w:rsidRPr="00000000" w14:paraId="0000128D">
      <w:pPr>
        <w:rPr/>
      </w:pPr>
      <w:r w:rsidDel="00000000" w:rsidR="00000000" w:rsidRPr="00000000">
        <w:rPr>
          <w:rtl w:val="0"/>
        </w:rPr>
        <w:t xml:space="preserve">    2. payout_code                  VARCHAR(30)                Null:NO   [UQ]</w:t>
      </w:r>
    </w:p>
    <w:p w:rsidR="00000000" w:rsidDel="00000000" w:rsidP="00000000" w:rsidRDefault="00000000" w:rsidRPr="00000000" w14:paraId="0000128E">
      <w:pPr>
        <w:rPr/>
      </w:pPr>
      <w:r w:rsidDel="00000000" w:rsidR="00000000" w:rsidRPr="00000000">
        <w:rPr>
          <w:rtl w:val="0"/>
        </w:rPr>
        <w:t xml:space="preserve">        Mã đợt chi trả cho Organizer.</w:t>
      </w:r>
    </w:p>
    <w:p w:rsidR="00000000" w:rsidDel="00000000" w:rsidP="00000000" w:rsidRDefault="00000000" w:rsidRPr="00000000" w14:paraId="0000128F">
      <w:pPr>
        <w:rPr/>
      </w:pPr>
      <w:r w:rsidDel="00000000" w:rsidR="00000000" w:rsidRPr="00000000">
        <w:rPr>
          <w:rtl w:val="0"/>
        </w:rPr>
        <w:t xml:space="preserve">    3. organizer_id                 BIGINT UNSIGNED            Null:NO   [FK/IDX]</w:t>
      </w:r>
    </w:p>
    <w:p w:rsidR="00000000" w:rsidDel="00000000" w:rsidP="00000000" w:rsidRDefault="00000000" w:rsidRPr="00000000" w14:paraId="00001290">
      <w:pPr>
        <w:rPr/>
      </w:pPr>
      <w:r w:rsidDel="00000000" w:rsidR="00000000" w:rsidRPr="00000000">
        <w:rPr>
          <w:rtl w:val="0"/>
        </w:rPr>
        <w:t xml:space="preserve">        Khoá ngoại tới bảng organizer_profile (Hồ sơ doanh nghiệp Organizer).</w:t>
      </w:r>
    </w:p>
    <w:p w:rsidR="00000000" w:rsidDel="00000000" w:rsidP="00000000" w:rsidRDefault="00000000" w:rsidRPr="00000000" w14:paraId="00001291">
      <w:pPr>
        <w:rPr/>
      </w:pPr>
      <w:r w:rsidDel="00000000" w:rsidR="00000000" w:rsidRPr="00000000">
        <w:rPr>
          <w:rtl w:val="0"/>
        </w:rPr>
        <w:t xml:space="preserve">    4. wallet_id                    BIGINT UNSIGNED            Null:NO   [FK]</w:t>
      </w:r>
    </w:p>
    <w:p w:rsidR="00000000" w:rsidDel="00000000" w:rsidP="00000000" w:rsidRDefault="00000000" w:rsidRPr="00000000" w14:paraId="00001292">
      <w:pPr>
        <w:rPr/>
      </w:pPr>
      <w:r w:rsidDel="00000000" w:rsidR="00000000" w:rsidRPr="00000000">
        <w:rPr>
          <w:rtl w:val="0"/>
        </w:rPr>
        <w:t xml:space="preserve">        Khoá ngoại tới bảng escrow_wallet (Ví ký quỹ trung gian).</w:t>
      </w:r>
    </w:p>
    <w:p w:rsidR="00000000" w:rsidDel="00000000" w:rsidP="00000000" w:rsidRDefault="00000000" w:rsidRPr="00000000" w14:paraId="00001293">
      <w:pPr>
        <w:rPr/>
      </w:pPr>
      <w:r w:rsidDel="00000000" w:rsidR="00000000" w:rsidRPr="00000000">
        <w:rPr>
          <w:rtl w:val="0"/>
        </w:rPr>
        <w:t xml:space="preserve">    5. period_start                 DATE                       Null:NO  </w:t>
      </w:r>
    </w:p>
    <w:p w:rsidR="00000000" w:rsidDel="00000000" w:rsidP="00000000" w:rsidRDefault="00000000" w:rsidRPr="00000000" w14:paraId="00001294">
      <w:pPr>
        <w:rPr/>
      </w:pPr>
      <w:r w:rsidDel="00000000" w:rsidR="00000000" w:rsidRPr="00000000">
        <w:rPr>
          <w:rtl w:val="0"/>
        </w:rPr>
        <w:t xml:space="preserve">        Ngày bắt đầu kỳ tính toán.</w:t>
      </w:r>
    </w:p>
    <w:p w:rsidR="00000000" w:rsidDel="00000000" w:rsidP="00000000" w:rsidRDefault="00000000" w:rsidRPr="00000000" w14:paraId="00001295">
      <w:pPr>
        <w:rPr/>
      </w:pPr>
      <w:r w:rsidDel="00000000" w:rsidR="00000000" w:rsidRPr="00000000">
        <w:rPr>
          <w:rtl w:val="0"/>
        </w:rPr>
        <w:t xml:space="preserve">    6. period_end                   DATE                       Null:NO   [IDX]</w:t>
      </w:r>
    </w:p>
    <w:p w:rsidR="00000000" w:rsidDel="00000000" w:rsidP="00000000" w:rsidRDefault="00000000" w:rsidRPr="00000000" w14:paraId="00001296">
      <w:pPr>
        <w:rPr/>
      </w:pPr>
      <w:r w:rsidDel="00000000" w:rsidR="00000000" w:rsidRPr="00000000">
        <w:rPr>
          <w:rtl w:val="0"/>
        </w:rPr>
        <w:t xml:space="preserve">        Ngày kết thúc kỳ tính toán.</w:t>
      </w:r>
    </w:p>
    <w:p w:rsidR="00000000" w:rsidDel="00000000" w:rsidP="00000000" w:rsidRDefault="00000000" w:rsidRPr="00000000" w14:paraId="00001297">
      <w:pPr>
        <w:rPr/>
      </w:pPr>
      <w:r w:rsidDel="00000000" w:rsidR="00000000" w:rsidRPr="00000000">
        <w:rPr>
          <w:rtl w:val="0"/>
        </w:rPr>
        <w:t xml:space="preserve">    7. gross_amount                 DECIMAL(18,2)              Null:NO  </w:t>
      </w:r>
    </w:p>
    <w:p w:rsidR="00000000" w:rsidDel="00000000" w:rsidP="00000000" w:rsidRDefault="00000000" w:rsidRPr="00000000" w14:paraId="00001298">
      <w:pPr>
        <w:rPr/>
      </w:pPr>
      <w:r w:rsidDel="00000000" w:rsidR="00000000" w:rsidRPr="00000000">
        <w:rPr>
          <w:rtl w:val="0"/>
        </w:rPr>
        <w:t xml:space="preserve">        · Mặc định = 0</w:t>
      </w:r>
    </w:p>
    <w:p w:rsidR="00000000" w:rsidDel="00000000" w:rsidP="00000000" w:rsidRDefault="00000000" w:rsidRPr="00000000" w14:paraId="00001299">
      <w:pPr>
        <w:rPr/>
      </w:pPr>
      <w:r w:rsidDel="00000000" w:rsidR="00000000" w:rsidRPr="00000000">
        <w:rPr>
          <w:rtl w:val="0"/>
        </w:rPr>
        <w:t xml:space="preserve">        Số tiền gộp (đơn vị theo cột currency).</w:t>
      </w:r>
    </w:p>
    <w:p w:rsidR="00000000" w:rsidDel="00000000" w:rsidP="00000000" w:rsidRDefault="00000000" w:rsidRPr="00000000" w14:paraId="0000129A">
      <w:pPr>
        <w:rPr/>
      </w:pPr>
      <w:r w:rsidDel="00000000" w:rsidR="00000000" w:rsidRPr="00000000">
        <w:rPr>
          <w:rtl w:val="0"/>
        </w:rPr>
        <w:t xml:space="preserve">    8. platform_fee_amount          DECIMAL(18,2)              Null:NO  </w:t>
      </w:r>
    </w:p>
    <w:p w:rsidR="00000000" w:rsidDel="00000000" w:rsidP="00000000" w:rsidRDefault="00000000" w:rsidRPr="00000000" w14:paraId="0000129B">
      <w:pPr>
        <w:rPr/>
      </w:pPr>
      <w:r w:rsidDel="00000000" w:rsidR="00000000" w:rsidRPr="00000000">
        <w:rPr>
          <w:rtl w:val="0"/>
        </w:rPr>
        <w:t xml:space="preserve">        · Mặc định = 0</w:t>
      </w:r>
    </w:p>
    <w:p w:rsidR="00000000" w:rsidDel="00000000" w:rsidP="00000000" w:rsidRDefault="00000000" w:rsidRPr="00000000" w14:paraId="0000129C">
      <w:pPr>
        <w:rPr/>
      </w:pPr>
      <w:r w:rsidDel="00000000" w:rsidR="00000000" w:rsidRPr="00000000">
        <w:rPr>
          <w:rtl w:val="0"/>
        </w:rPr>
        <w:t xml:space="preserve">        Số tiền nền tảng phí (đơn vị theo cột currency).</w:t>
      </w:r>
    </w:p>
    <w:p w:rsidR="00000000" w:rsidDel="00000000" w:rsidP="00000000" w:rsidRDefault="00000000" w:rsidRPr="00000000" w14:paraId="0000129D">
      <w:pPr>
        <w:rPr/>
      </w:pPr>
      <w:r w:rsidDel="00000000" w:rsidR="00000000" w:rsidRPr="00000000">
        <w:rPr>
          <w:rtl w:val="0"/>
        </w:rPr>
        <w:t xml:space="preserve">    9. net_amount                   DECIMAL(18,2)              Null:NO  </w:t>
      </w:r>
    </w:p>
    <w:p w:rsidR="00000000" w:rsidDel="00000000" w:rsidP="00000000" w:rsidRDefault="00000000" w:rsidRPr="00000000" w14:paraId="0000129E">
      <w:pPr>
        <w:rPr/>
      </w:pPr>
      <w:r w:rsidDel="00000000" w:rsidR="00000000" w:rsidRPr="00000000">
        <w:rPr>
          <w:rtl w:val="0"/>
        </w:rPr>
        <w:t xml:space="preserve">        · Mặc định = 0</w:t>
      </w:r>
    </w:p>
    <w:p w:rsidR="00000000" w:rsidDel="00000000" w:rsidP="00000000" w:rsidRDefault="00000000" w:rsidRPr="00000000" w14:paraId="0000129F">
      <w:pPr>
        <w:rPr/>
      </w:pPr>
      <w:r w:rsidDel="00000000" w:rsidR="00000000" w:rsidRPr="00000000">
        <w:rPr>
          <w:rtl w:val="0"/>
        </w:rPr>
        <w:t xml:space="preserve">        Số tiền thuần (đơn vị theo cột currency).</w:t>
      </w:r>
    </w:p>
    <w:p w:rsidR="00000000" w:rsidDel="00000000" w:rsidP="00000000" w:rsidRDefault="00000000" w:rsidRPr="00000000" w14:paraId="000012A0">
      <w:pPr>
        <w:rPr/>
      </w:pPr>
      <w:r w:rsidDel="00000000" w:rsidR="00000000" w:rsidRPr="00000000">
        <w:rPr>
          <w:rtl w:val="0"/>
        </w:rPr>
        <w:t xml:space="preserve">   10. currency                     CHAR(3)                    Null:NO  </w:t>
      </w:r>
    </w:p>
    <w:p w:rsidR="00000000" w:rsidDel="00000000" w:rsidP="00000000" w:rsidRDefault="00000000" w:rsidRPr="00000000" w14:paraId="000012A1">
      <w:pPr>
        <w:rPr/>
      </w:pPr>
      <w:r w:rsidDel="00000000" w:rsidR="00000000" w:rsidRPr="00000000">
        <w:rPr>
          <w:rtl w:val="0"/>
        </w:rPr>
        <w:t xml:space="preserve">        · Mặc định = 'VND'</w:t>
      </w:r>
    </w:p>
    <w:p w:rsidR="00000000" w:rsidDel="00000000" w:rsidP="00000000" w:rsidRDefault="00000000" w:rsidRPr="00000000" w14:paraId="000012A2">
      <w:pPr>
        <w:rPr/>
      </w:pPr>
      <w:r w:rsidDel="00000000" w:rsidR="00000000" w:rsidRPr="00000000">
        <w:rPr>
          <w:rtl w:val="0"/>
        </w:rPr>
        <w:t xml:space="preserve">        Đơn vị tiền tệ theo ISO-4217, mặc định VND.</w:t>
      </w:r>
    </w:p>
    <w:p w:rsidR="00000000" w:rsidDel="00000000" w:rsidP="00000000" w:rsidRDefault="00000000" w:rsidRPr="00000000" w14:paraId="000012A3">
      <w:pPr>
        <w:rPr/>
      </w:pPr>
      <w:r w:rsidDel="00000000" w:rsidR="00000000" w:rsidRPr="00000000">
        <w:rPr>
          <w:rtl w:val="0"/>
        </w:rPr>
        <w:t xml:space="preserve">   11. bank_account_no              VARCHAR(50)                Null:YES </w:t>
      </w:r>
    </w:p>
    <w:p w:rsidR="00000000" w:rsidDel="00000000" w:rsidP="00000000" w:rsidRDefault="00000000" w:rsidRPr="00000000" w14:paraId="000012A4">
      <w:pPr>
        <w:rPr/>
      </w:pPr>
      <w:r w:rsidDel="00000000" w:rsidR="00000000" w:rsidRPr="00000000">
        <w:rPr>
          <w:rtl w:val="0"/>
        </w:rPr>
        <w:t xml:space="preserve">        Số tài khoản ngân hàng nhận tiền chi trả.</w:t>
      </w:r>
    </w:p>
    <w:p w:rsidR="00000000" w:rsidDel="00000000" w:rsidP="00000000" w:rsidRDefault="00000000" w:rsidRPr="00000000" w14:paraId="000012A5">
      <w:pPr>
        <w:rPr/>
      </w:pPr>
      <w:r w:rsidDel="00000000" w:rsidR="00000000" w:rsidRPr="00000000">
        <w:rPr>
          <w:rtl w:val="0"/>
        </w:rPr>
        <w:t xml:space="preserve">   12. bank_name                    VARCHAR(150)               Null:YES </w:t>
      </w:r>
    </w:p>
    <w:p w:rsidR="00000000" w:rsidDel="00000000" w:rsidP="00000000" w:rsidRDefault="00000000" w:rsidRPr="00000000" w14:paraId="000012A6">
      <w:pPr>
        <w:rPr/>
      </w:pPr>
      <w:r w:rsidDel="00000000" w:rsidR="00000000" w:rsidRPr="00000000">
        <w:rPr>
          <w:rtl w:val="0"/>
        </w:rPr>
        <w:t xml:space="preserve">        Tên ngân hàng nhận tiền chi trả.</w:t>
      </w:r>
    </w:p>
    <w:p w:rsidR="00000000" w:rsidDel="00000000" w:rsidP="00000000" w:rsidRDefault="00000000" w:rsidRPr="00000000" w14:paraId="000012A7">
      <w:pPr>
        <w:rPr/>
      </w:pPr>
      <w:r w:rsidDel="00000000" w:rsidR="00000000" w:rsidRPr="00000000">
        <w:rPr>
          <w:rtl w:val="0"/>
        </w:rPr>
        <w:t xml:space="preserve">   13. status                       ENUM('DRAFT','PENDING_APPROVAL','APPROVED','PROCESSING','COMPLETED','FAILED','CANCELLED') Null:NO   [IDX]</w:t>
      </w:r>
    </w:p>
    <w:p w:rsidR="00000000" w:rsidDel="00000000" w:rsidP="00000000" w:rsidRDefault="00000000" w:rsidRPr="00000000" w14:paraId="000012A8">
      <w:pPr>
        <w:rPr/>
      </w:pPr>
      <w:r w:rsidDel="00000000" w:rsidR="00000000" w:rsidRPr="00000000">
        <w:rPr>
          <w:rtl w:val="0"/>
        </w:rPr>
        <w:t xml:space="preserve">        · Mặc định = 'DRAFT'</w:t>
      </w:r>
    </w:p>
    <w:p w:rsidR="00000000" w:rsidDel="00000000" w:rsidP="00000000" w:rsidRDefault="00000000" w:rsidRPr="00000000" w14:paraId="000012A9">
      <w:pPr>
        <w:rPr/>
      </w:pPr>
      <w:r w:rsidDel="00000000" w:rsidR="00000000" w:rsidRPr="00000000">
        <w:rPr>
          <w:rtl w:val="0"/>
        </w:rPr>
        <w:t xml:space="preserve">        Trạng thái hiện tại của bản ghi.</w:t>
      </w:r>
    </w:p>
    <w:p w:rsidR="00000000" w:rsidDel="00000000" w:rsidP="00000000" w:rsidRDefault="00000000" w:rsidRPr="00000000" w14:paraId="000012AA">
      <w:pPr>
        <w:rPr/>
      </w:pPr>
      <w:r w:rsidDel="00000000" w:rsidR="00000000" w:rsidRPr="00000000">
        <w:rPr>
          <w:rtl w:val="0"/>
        </w:rPr>
        <w:t xml:space="preserve">        Giá trị hợp lệ: DRAFT | PENDING_APPROVAL | APPROVED | PROCESSING | COMPLETED | FAILED |</w:t>
      </w:r>
    </w:p>
    <w:p w:rsidR="00000000" w:rsidDel="00000000" w:rsidP="00000000" w:rsidRDefault="00000000" w:rsidRPr="00000000" w14:paraId="000012AB">
      <w:pPr>
        <w:rPr/>
      </w:pPr>
      <w:r w:rsidDel="00000000" w:rsidR="00000000" w:rsidRPr="00000000">
        <w:rPr>
          <w:rtl w:val="0"/>
        </w:rPr>
        <w:t xml:space="preserve">        CANCELLED</w:t>
      </w:r>
    </w:p>
    <w:p w:rsidR="00000000" w:rsidDel="00000000" w:rsidP="00000000" w:rsidRDefault="00000000" w:rsidRPr="00000000" w14:paraId="000012AC">
      <w:pPr>
        <w:rPr/>
      </w:pPr>
      <w:r w:rsidDel="00000000" w:rsidR="00000000" w:rsidRPr="00000000">
        <w:rPr>
          <w:rtl w:val="0"/>
        </w:rPr>
        <w:t xml:space="preserve">   14. approved_by                  BIGINT UNSIGNED            Null:YES </w:t>
      </w:r>
    </w:p>
    <w:p w:rsidR="00000000" w:rsidDel="00000000" w:rsidP="00000000" w:rsidRDefault="00000000" w:rsidRPr="00000000" w14:paraId="000012AD">
      <w:pPr>
        <w:rPr/>
      </w:pPr>
      <w:r w:rsidDel="00000000" w:rsidR="00000000" w:rsidRPr="00000000">
        <w:rPr>
          <w:rtl w:val="0"/>
        </w:rPr>
        <w:t xml:space="preserve">        Người thực hiện: phê duyệt.</w:t>
      </w:r>
    </w:p>
    <w:p w:rsidR="00000000" w:rsidDel="00000000" w:rsidP="00000000" w:rsidRDefault="00000000" w:rsidRPr="00000000" w14:paraId="000012AE">
      <w:pPr>
        <w:rPr/>
      </w:pPr>
      <w:r w:rsidDel="00000000" w:rsidR="00000000" w:rsidRPr="00000000">
        <w:rPr>
          <w:rtl w:val="0"/>
        </w:rPr>
        <w:t xml:space="preserve">   15. approved_at                  DATETIME(3)                Null:YES </w:t>
      </w:r>
    </w:p>
    <w:p w:rsidR="00000000" w:rsidDel="00000000" w:rsidP="00000000" w:rsidRDefault="00000000" w:rsidRPr="00000000" w14:paraId="000012AF">
      <w:pPr>
        <w:rPr/>
      </w:pPr>
      <w:r w:rsidDel="00000000" w:rsidR="00000000" w:rsidRPr="00000000">
        <w:rPr>
          <w:rtl w:val="0"/>
        </w:rPr>
        <w:t xml:space="preserve">        Mốc thời gian: phê duyệt.</w:t>
      </w:r>
    </w:p>
    <w:p w:rsidR="00000000" w:rsidDel="00000000" w:rsidP="00000000" w:rsidRDefault="00000000" w:rsidRPr="00000000" w14:paraId="000012B0">
      <w:pPr>
        <w:rPr/>
      </w:pPr>
      <w:r w:rsidDel="00000000" w:rsidR="00000000" w:rsidRPr="00000000">
        <w:rPr>
          <w:rtl w:val="0"/>
        </w:rPr>
        <w:t xml:space="preserve">   16. processed_at                 DATETIME(3)                Null:YES </w:t>
      </w:r>
    </w:p>
    <w:p w:rsidR="00000000" w:rsidDel="00000000" w:rsidP="00000000" w:rsidRDefault="00000000" w:rsidRPr="00000000" w14:paraId="000012B1">
      <w:pPr>
        <w:rPr/>
      </w:pPr>
      <w:r w:rsidDel="00000000" w:rsidR="00000000" w:rsidRPr="00000000">
        <w:rPr>
          <w:rtl w:val="0"/>
        </w:rPr>
        <w:t xml:space="preserve">        Mốc thời gian: xử lý.</w:t>
      </w:r>
    </w:p>
    <w:p w:rsidR="00000000" w:rsidDel="00000000" w:rsidP="00000000" w:rsidRDefault="00000000" w:rsidRPr="00000000" w14:paraId="000012B2">
      <w:pPr>
        <w:rPr/>
      </w:pPr>
      <w:r w:rsidDel="00000000" w:rsidR="00000000" w:rsidRPr="00000000">
        <w:rPr>
          <w:rtl w:val="0"/>
        </w:rPr>
        <w:t xml:space="preserve">   17. failure_reason               VARCHAR(500)               Null:YES </w:t>
      </w:r>
    </w:p>
    <w:p w:rsidR="00000000" w:rsidDel="00000000" w:rsidP="00000000" w:rsidRDefault="00000000" w:rsidRPr="00000000" w14:paraId="000012B3">
      <w:pPr>
        <w:rPr/>
      </w:pPr>
      <w:r w:rsidDel="00000000" w:rsidR="00000000" w:rsidRPr="00000000">
        <w:rPr>
          <w:rtl w:val="0"/>
        </w:rPr>
        <w:t xml:space="preserve">        Lý do thất bại.</w:t>
      </w:r>
    </w:p>
    <w:p w:rsidR="00000000" w:rsidDel="00000000" w:rsidP="00000000" w:rsidRDefault="00000000" w:rsidRPr="00000000" w14:paraId="000012B4">
      <w:pPr>
        <w:rPr/>
      </w:pPr>
      <w:r w:rsidDel="00000000" w:rsidR="00000000" w:rsidRPr="00000000">
        <w:rPr>
          <w:rtl w:val="0"/>
        </w:rPr>
        <w:t xml:space="preserve">   18. created_at                   DATETIME(3)                Null:NO  </w:t>
      </w:r>
    </w:p>
    <w:p w:rsidR="00000000" w:rsidDel="00000000" w:rsidP="00000000" w:rsidRDefault="00000000" w:rsidRPr="00000000" w14:paraId="000012B5">
      <w:pPr>
        <w:rPr/>
      </w:pPr>
      <w:r w:rsidDel="00000000" w:rsidR="00000000" w:rsidRPr="00000000">
        <w:rPr>
          <w:rtl w:val="0"/>
        </w:rPr>
        <w:t xml:space="preserve">        · Mặc định = CURRENT_TIMESTAMP(3)</w:t>
      </w:r>
    </w:p>
    <w:p w:rsidR="00000000" w:rsidDel="00000000" w:rsidP="00000000" w:rsidRDefault="00000000" w:rsidRPr="00000000" w14:paraId="000012B6">
      <w:pPr>
        <w:rPr/>
      </w:pPr>
      <w:r w:rsidDel="00000000" w:rsidR="00000000" w:rsidRPr="00000000">
        <w:rPr>
          <w:rtl w:val="0"/>
        </w:rPr>
        <w:t xml:space="preserve">        Thời điểm bản ghi được tạo.</w:t>
      </w:r>
    </w:p>
    <w:p w:rsidR="00000000" w:rsidDel="00000000" w:rsidP="00000000" w:rsidRDefault="00000000" w:rsidRPr="00000000" w14:paraId="000012B7">
      <w:pPr>
        <w:rPr/>
      </w:pPr>
      <w:r w:rsidDel="00000000" w:rsidR="00000000" w:rsidRPr="00000000">
        <w:rPr>
          <w:rtl w:val="0"/>
        </w:rPr>
        <w:t xml:space="preserve">   19. updated_at                   DATETIME(3)                Null:NO  </w:t>
      </w:r>
    </w:p>
    <w:p w:rsidR="00000000" w:rsidDel="00000000" w:rsidP="00000000" w:rsidRDefault="00000000" w:rsidRPr="00000000" w14:paraId="000012B8">
      <w:pPr>
        <w:rPr/>
      </w:pPr>
      <w:r w:rsidDel="00000000" w:rsidR="00000000" w:rsidRPr="00000000">
        <w:rPr>
          <w:rtl w:val="0"/>
        </w:rPr>
        <w:t xml:space="preserve">        · Mặc định = CURRENT_TIMESTAMP(3)  |  AUTO-UPDATE</w:t>
      </w:r>
    </w:p>
    <w:p w:rsidR="00000000" w:rsidDel="00000000" w:rsidP="00000000" w:rsidRDefault="00000000" w:rsidRPr="00000000" w14:paraId="000012B9">
      <w:pPr>
        <w:rPr/>
      </w:pPr>
      <w:r w:rsidDel="00000000" w:rsidR="00000000" w:rsidRPr="00000000">
        <w:rPr>
          <w:rtl w:val="0"/>
        </w:rPr>
        <w:t xml:space="preserve">        Thời điểm cập nhật gần nhất (tự động cập nhật).</w:t>
      </w:r>
    </w:p>
    <w:p w:rsidR="00000000" w:rsidDel="00000000" w:rsidP="00000000" w:rsidRDefault="00000000" w:rsidRPr="00000000" w14:paraId="000012BA">
      <w:pPr>
        <w:rPr/>
      </w:pPr>
      <w:r w:rsidDel="00000000" w:rsidR="00000000" w:rsidRPr="00000000">
        <w:rPr>
          <w:rtl w:val="0"/>
        </w:rPr>
      </w:r>
    </w:p>
    <w:p w:rsidR="00000000" w:rsidDel="00000000" w:rsidP="00000000" w:rsidRDefault="00000000" w:rsidRPr="00000000" w14:paraId="000012BB">
      <w:pPr>
        <w:rPr/>
      </w:pPr>
      <w:r w:rsidDel="00000000" w:rsidR="00000000" w:rsidRPr="00000000">
        <w:rPr>
          <w:rtl w:val="0"/>
        </w:rPr>
      </w:r>
    </w:p>
    <w:p w:rsidR="00000000" w:rsidDel="00000000" w:rsidP="00000000" w:rsidRDefault="00000000" w:rsidRPr="00000000" w14:paraId="000012BC">
      <w:pPr>
        <w:rPr/>
      </w:pPr>
      <w:r w:rsidDel="00000000" w:rsidR="00000000" w:rsidRPr="00000000">
        <w:rPr>
          <w:rtl w:val="0"/>
        </w:rPr>
        <w:t xml:space="preserve">====================================================================================================</w:t>
      </w:r>
    </w:p>
    <w:p w:rsidR="00000000" w:rsidDel="00000000" w:rsidP="00000000" w:rsidRDefault="00000000" w:rsidRPr="00000000" w14:paraId="000012BD">
      <w:pPr>
        <w:rPr/>
      </w:pPr>
      <w:r w:rsidDel="00000000" w:rsidR="00000000" w:rsidRPr="00000000">
        <w:rPr>
          <w:rtl w:val="0"/>
        </w:rPr>
        <w:t xml:space="preserve">BẢNG 45/95 :  TRANSACTION_RECONCILIATION</w:t>
      </w:r>
    </w:p>
    <w:p w:rsidR="00000000" w:rsidDel="00000000" w:rsidP="00000000" w:rsidRDefault="00000000" w:rsidRPr="00000000" w14:paraId="000012BE">
      <w:pPr>
        <w:rPr/>
      </w:pPr>
      <w:r w:rsidDel="00000000" w:rsidR="00000000" w:rsidRPr="00000000">
        <w:rPr>
          <w:rtl w:val="0"/>
        </w:rPr>
        <w:t xml:space="preserve">====================================================================================================</w:t>
      </w:r>
    </w:p>
    <w:p w:rsidR="00000000" w:rsidDel="00000000" w:rsidP="00000000" w:rsidRDefault="00000000" w:rsidRPr="00000000" w14:paraId="000012BF">
      <w:pPr>
        <w:rPr/>
      </w:pPr>
      <w:r w:rsidDel="00000000" w:rsidR="00000000" w:rsidRPr="00000000">
        <w:rPr>
          <w:rtl w:val="0"/>
        </w:rPr>
      </w:r>
    </w:p>
    <w:p w:rsidR="00000000" w:rsidDel="00000000" w:rsidP="00000000" w:rsidRDefault="00000000" w:rsidRPr="00000000" w14:paraId="000012C0">
      <w:pPr>
        <w:rPr/>
      </w:pPr>
      <w:r w:rsidDel="00000000" w:rsidR="00000000" w:rsidRPr="00000000">
        <w:rPr>
          <w:rtl w:val="0"/>
        </w:rPr>
        <w:t xml:space="preserve">Ý NGHĨA: Kết quả đối soát giao dịch (M10-UC07).</w:t>
      </w:r>
    </w:p>
    <w:p w:rsidR="00000000" w:rsidDel="00000000" w:rsidP="00000000" w:rsidRDefault="00000000" w:rsidRPr="00000000" w14:paraId="000012C1">
      <w:pPr>
        <w:rPr/>
      </w:pPr>
      <w:r w:rsidDel="00000000" w:rsidR="00000000" w:rsidRPr="00000000">
        <w:rPr>
          <w:rtl w:val="0"/>
        </w:rPr>
      </w:r>
    </w:p>
    <w:p w:rsidR="00000000" w:rsidDel="00000000" w:rsidP="00000000" w:rsidRDefault="00000000" w:rsidRPr="00000000" w14:paraId="000012C2">
      <w:pPr>
        <w:rPr/>
      </w:pPr>
      <w:r w:rsidDel="00000000" w:rsidR="00000000" w:rsidRPr="00000000">
        <w:rPr>
          <w:rtl w:val="0"/>
        </w:rPr>
        <w:t xml:space="preserve">  Khoá chính : id</w:t>
      </w:r>
    </w:p>
    <w:p w:rsidR="00000000" w:rsidDel="00000000" w:rsidP="00000000" w:rsidRDefault="00000000" w:rsidRPr="00000000" w14:paraId="000012C3">
      <w:pPr>
        <w:rPr/>
      </w:pPr>
      <w:r w:rsidDel="00000000" w:rsidR="00000000" w:rsidRPr="00000000">
        <w:rPr>
          <w:rtl w:val="0"/>
        </w:rPr>
        <w:t xml:space="preserve">  Duy nhất   : uk_recon_date_provider (reconcile_date, provider)</w:t>
      </w:r>
    </w:p>
    <w:p w:rsidR="00000000" w:rsidDel="00000000" w:rsidP="00000000" w:rsidRDefault="00000000" w:rsidRPr="00000000" w14:paraId="000012C4">
      <w:pPr>
        <w:rPr/>
      </w:pPr>
      <w:r w:rsidDel="00000000" w:rsidR="00000000" w:rsidRPr="00000000">
        <w:rPr>
          <w:rtl w:val="0"/>
        </w:rPr>
        <w:t xml:space="preserve">  Tham chiếu tới:</w:t>
      </w:r>
    </w:p>
    <w:p w:rsidR="00000000" w:rsidDel="00000000" w:rsidP="00000000" w:rsidRDefault="00000000" w:rsidRPr="00000000" w14:paraId="000012C5">
      <w:pPr>
        <w:rPr/>
      </w:pPr>
      <w:r w:rsidDel="00000000" w:rsidR="00000000" w:rsidRPr="00000000">
        <w:rPr>
          <w:rtl w:val="0"/>
        </w:rPr>
        <w:t xml:space="preserve">      - performed_by               -&gt; user_account.id   [ON DELETE SET NULL]</w:t>
      </w:r>
    </w:p>
    <w:p w:rsidR="00000000" w:rsidDel="00000000" w:rsidP="00000000" w:rsidRDefault="00000000" w:rsidRPr="00000000" w14:paraId="000012C6">
      <w:pPr>
        <w:rPr/>
      </w:pPr>
      <w:r w:rsidDel="00000000" w:rsidR="00000000" w:rsidRPr="00000000">
        <w:rPr>
          <w:rtl w:val="0"/>
        </w:rPr>
      </w:r>
    </w:p>
    <w:p w:rsidR="00000000" w:rsidDel="00000000" w:rsidP="00000000" w:rsidRDefault="00000000" w:rsidRPr="00000000" w14:paraId="000012C7">
      <w:pPr>
        <w:rPr/>
      </w:pPr>
      <w:r w:rsidDel="00000000" w:rsidR="00000000" w:rsidRPr="00000000">
        <w:rPr>
          <w:rtl w:val="0"/>
        </w:rPr>
        <w:t xml:space="preserve">  DANH SÁCH THUỘC TÍNH</w:t>
      </w:r>
    </w:p>
    <w:p w:rsidR="00000000" w:rsidDel="00000000" w:rsidP="00000000" w:rsidRDefault="00000000" w:rsidRPr="00000000" w14:paraId="000012C8">
      <w:pPr>
        <w:rPr/>
      </w:pPr>
      <w:r w:rsidDel="00000000" w:rsidR="00000000" w:rsidRPr="00000000">
        <w:rPr>
          <w:rtl w:val="0"/>
        </w:rPr>
        <w:t xml:space="preserve">  --------------------------------------------------------------------------------------------------</w:t>
      </w:r>
    </w:p>
    <w:p w:rsidR="00000000" w:rsidDel="00000000" w:rsidP="00000000" w:rsidRDefault="00000000" w:rsidRPr="00000000" w14:paraId="000012C9">
      <w:pPr>
        <w:rPr/>
      </w:pPr>
      <w:r w:rsidDel="00000000" w:rsidR="00000000" w:rsidRPr="00000000">
        <w:rPr>
          <w:rtl w:val="0"/>
        </w:rPr>
        <w:t xml:space="preserve">    1. id                           BIGINT UNSIGNED            Null:NO   [PK]</w:t>
      </w:r>
    </w:p>
    <w:p w:rsidR="00000000" w:rsidDel="00000000" w:rsidP="00000000" w:rsidRDefault="00000000" w:rsidRPr="00000000" w14:paraId="000012CA">
      <w:pPr>
        <w:rPr/>
      </w:pPr>
      <w:r w:rsidDel="00000000" w:rsidR="00000000" w:rsidRPr="00000000">
        <w:rPr>
          <w:rtl w:val="0"/>
        </w:rPr>
        <w:t xml:space="preserve">        · AUTO_INCREMENT</w:t>
      </w:r>
    </w:p>
    <w:p w:rsidR="00000000" w:rsidDel="00000000" w:rsidP="00000000" w:rsidRDefault="00000000" w:rsidRPr="00000000" w14:paraId="000012CB">
      <w:pPr>
        <w:rPr/>
      </w:pPr>
      <w:r w:rsidDel="00000000" w:rsidR="00000000" w:rsidRPr="00000000">
        <w:rPr>
          <w:rtl w:val="0"/>
        </w:rPr>
        <w:t xml:space="preserve">        Khoá chính, tự tăng.</w:t>
      </w:r>
    </w:p>
    <w:p w:rsidR="00000000" w:rsidDel="00000000" w:rsidP="00000000" w:rsidRDefault="00000000" w:rsidRPr="00000000" w14:paraId="000012CC">
      <w:pPr>
        <w:rPr/>
      </w:pPr>
      <w:r w:rsidDel="00000000" w:rsidR="00000000" w:rsidRPr="00000000">
        <w:rPr>
          <w:rtl w:val="0"/>
        </w:rPr>
        <w:t xml:space="preserve">    2. reconcile_date               DATE                       Null:NO   [UQ]</w:t>
      </w:r>
    </w:p>
    <w:p w:rsidR="00000000" w:rsidDel="00000000" w:rsidP="00000000" w:rsidRDefault="00000000" w:rsidRPr="00000000" w14:paraId="000012CD">
      <w:pPr>
        <w:rPr/>
      </w:pPr>
      <w:r w:rsidDel="00000000" w:rsidR="00000000" w:rsidRPr="00000000">
        <w:rPr>
          <w:rtl w:val="0"/>
        </w:rPr>
        <w:t xml:space="preserve">        Ngày dữ liệu được đối soát.</w:t>
      </w:r>
    </w:p>
    <w:p w:rsidR="00000000" w:rsidDel="00000000" w:rsidP="00000000" w:rsidRDefault="00000000" w:rsidRPr="00000000" w14:paraId="000012CE">
      <w:pPr>
        <w:rPr/>
      </w:pPr>
      <w:r w:rsidDel="00000000" w:rsidR="00000000" w:rsidRPr="00000000">
        <w:rPr>
          <w:rtl w:val="0"/>
        </w:rPr>
        <w:t xml:space="preserve">    3. provider                     ENUM('PAYOS')              Null:NO   [UQ]</w:t>
      </w:r>
    </w:p>
    <w:p w:rsidR="00000000" w:rsidDel="00000000" w:rsidP="00000000" w:rsidRDefault="00000000" w:rsidRPr="00000000" w14:paraId="000012CF">
      <w:pPr>
        <w:rPr/>
      </w:pPr>
      <w:r w:rsidDel="00000000" w:rsidR="00000000" w:rsidRPr="00000000">
        <w:rPr>
          <w:rtl w:val="0"/>
        </w:rPr>
        <w:t xml:space="preserve">        · Mặc định = 'PAYOS'</w:t>
      </w:r>
    </w:p>
    <w:p w:rsidR="00000000" w:rsidDel="00000000" w:rsidP="00000000" w:rsidRDefault="00000000" w:rsidRPr="00000000" w14:paraId="000012D0">
      <w:pPr>
        <w:rPr/>
      </w:pPr>
      <w:r w:rsidDel="00000000" w:rsidR="00000000" w:rsidRPr="00000000">
        <w:rPr>
          <w:rtl w:val="0"/>
        </w:rPr>
        <w:t xml:space="preserve">        Nhà cung cấp dịch vụ bên ngoài xử lý giao dịch.</w:t>
      </w:r>
    </w:p>
    <w:p w:rsidR="00000000" w:rsidDel="00000000" w:rsidP="00000000" w:rsidRDefault="00000000" w:rsidRPr="00000000" w14:paraId="000012D1">
      <w:pPr>
        <w:rPr/>
      </w:pPr>
      <w:r w:rsidDel="00000000" w:rsidR="00000000" w:rsidRPr="00000000">
        <w:rPr>
          <w:rtl w:val="0"/>
        </w:rPr>
        <w:t xml:space="preserve">        Giá trị hợp lệ: PAYOS</w:t>
      </w:r>
    </w:p>
    <w:p w:rsidR="00000000" w:rsidDel="00000000" w:rsidP="00000000" w:rsidRDefault="00000000" w:rsidRPr="00000000" w14:paraId="000012D2">
      <w:pPr>
        <w:rPr/>
      </w:pPr>
      <w:r w:rsidDel="00000000" w:rsidR="00000000" w:rsidRPr="00000000">
        <w:rPr>
          <w:rtl w:val="0"/>
        </w:rPr>
        <w:t xml:space="preserve">    4. system_total                 DECIMAL(18,2)              Null:NO  </w:t>
      </w:r>
    </w:p>
    <w:p w:rsidR="00000000" w:rsidDel="00000000" w:rsidP="00000000" w:rsidRDefault="00000000" w:rsidRPr="00000000" w14:paraId="000012D3">
      <w:pPr>
        <w:rPr/>
      </w:pPr>
      <w:r w:rsidDel="00000000" w:rsidR="00000000" w:rsidRPr="00000000">
        <w:rPr>
          <w:rtl w:val="0"/>
        </w:rPr>
        <w:t xml:space="preserve">        · Mặc định = 0</w:t>
      </w:r>
    </w:p>
    <w:p w:rsidR="00000000" w:rsidDel="00000000" w:rsidP="00000000" w:rsidRDefault="00000000" w:rsidRPr="00000000" w14:paraId="000012D4">
      <w:pPr>
        <w:rPr/>
      </w:pPr>
      <w:r w:rsidDel="00000000" w:rsidR="00000000" w:rsidRPr="00000000">
        <w:rPr>
          <w:rtl w:val="0"/>
        </w:rPr>
        <w:t xml:space="preserve">        Tổng tiền ghi nhận trong hệ thống NexSpace.</w:t>
      </w:r>
    </w:p>
    <w:p w:rsidR="00000000" w:rsidDel="00000000" w:rsidP="00000000" w:rsidRDefault="00000000" w:rsidRPr="00000000" w14:paraId="000012D5">
      <w:pPr>
        <w:rPr/>
      </w:pPr>
      <w:r w:rsidDel="00000000" w:rsidR="00000000" w:rsidRPr="00000000">
        <w:rPr>
          <w:rtl w:val="0"/>
        </w:rPr>
        <w:t xml:space="preserve">    5. provider_total               DECIMAL(18,2)              Null:NO  </w:t>
      </w:r>
    </w:p>
    <w:p w:rsidR="00000000" w:rsidDel="00000000" w:rsidP="00000000" w:rsidRDefault="00000000" w:rsidRPr="00000000" w14:paraId="000012D6">
      <w:pPr>
        <w:rPr/>
      </w:pPr>
      <w:r w:rsidDel="00000000" w:rsidR="00000000" w:rsidRPr="00000000">
        <w:rPr>
          <w:rtl w:val="0"/>
        </w:rPr>
        <w:t xml:space="preserve">        · Mặc định = 0</w:t>
      </w:r>
    </w:p>
    <w:p w:rsidR="00000000" w:rsidDel="00000000" w:rsidP="00000000" w:rsidRDefault="00000000" w:rsidRPr="00000000" w14:paraId="000012D7">
      <w:pPr>
        <w:rPr/>
      </w:pPr>
      <w:r w:rsidDel="00000000" w:rsidR="00000000" w:rsidRPr="00000000">
        <w:rPr>
          <w:rtl w:val="0"/>
        </w:rPr>
        <w:t xml:space="preserve">        Tổng tiền ghi nhận phía cổng thanh toán.</w:t>
      </w:r>
    </w:p>
    <w:p w:rsidR="00000000" w:rsidDel="00000000" w:rsidP="00000000" w:rsidRDefault="00000000" w:rsidRPr="00000000" w14:paraId="000012D8">
      <w:pPr>
        <w:rPr/>
      </w:pPr>
      <w:r w:rsidDel="00000000" w:rsidR="00000000" w:rsidRPr="00000000">
        <w:rPr>
          <w:rtl w:val="0"/>
        </w:rPr>
        <w:t xml:space="preserve">    6. difference_amount            DECIMAL(18,2)              Null:NO  </w:t>
      </w:r>
    </w:p>
    <w:p w:rsidR="00000000" w:rsidDel="00000000" w:rsidP="00000000" w:rsidRDefault="00000000" w:rsidRPr="00000000" w14:paraId="000012D9">
      <w:pPr>
        <w:rPr/>
      </w:pPr>
      <w:r w:rsidDel="00000000" w:rsidR="00000000" w:rsidRPr="00000000">
        <w:rPr>
          <w:rtl w:val="0"/>
        </w:rPr>
        <w:t xml:space="preserve">        · Mặc định = 0</w:t>
      </w:r>
    </w:p>
    <w:p w:rsidR="00000000" w:rsidDel="00000000" w:rsidP="00000000" w:rsidRDefault="00000000" w:rsidRPr="00000000" w14:paraId="000012DA">
      <w:pPr>
        <w:rPr/>
      </w:pPr>
      <w:r w:rsidDel="00000000" w:rsidR="00000000" w:rsidRPr="00000000">
        <w:rPr>
          <w:rtl w:val="0"/>
        </w:rPr>
        <w:t xml:space="preserve">        Số tiền chênh lệch (đơn vị theo cột currency).</w:t>
      </w:r>
    </w:p>
    <w:p w:rsidR="00000000" w:rsidDel="00000000" w:rsidP="00000000" w:rsidRDefault="00000000" w:rsidRPr="00000000" w14:paraId="000012DB">
      <w:pPr>
        <w:rPr/>
      </w:pPr>
      <w:r w:rsidDel="00000000" w:rsidR="00000000" w:rsidRPr="00000000">
        <w:rPr>
          <w:rtl w:val="0"/>
        </w:rPr>
        <w:t xml:space="preserve">    7. matched_count                INT UNSIGNED               Null:NO  </w:t>
      </w:r>
    </w:p>
    <w:p w:rsidR="00000000" w:rsidDel="00000000" w:rsidP="00000000" w:rsidRDefault="00000000" w:rsidRPr="00000000" w14:paraId="000012DC">
      <w:pPr>
        <w:rPr/>
      </w:pPr>
      <w:r w:rsidDel="00000000" w:rsidR="00000000" w:rsidRPr="00000000">
        <w:rPr>
          <w:rtl w:val="0"/>
        </w:rPr>
        <w:t xml:space="preserve">        · Mặc định = 0</w:t>
      </w:r>
    </w:p>
    <w:p w:rsidR="00000000" w:rsidDel="00000000" w:rsidP="00000000" w:rsidRDefault="00000000" w:rsidRPr="00000000" w14:paraId="000012DD">
      <w:pPr>
        <w:rPr/>
      </w:pPr>
      <w:r w:rsidDel="00000000" w:rsidR="00000000" w:rsidRPr="00000000">
        <w:rPr>
          <w:rtl w:val="0"/>
        </w:rPr>
        <w:t xml:space="preserve">        Số lượng khớp.</w:t>
      </w:r>
    </w:p>
    <w:p w:rsidR="00000000" w:rsidDel="00000000" w:rsidP="00000000" w:rsidRDefault="00000000" w:rsidRPr="00000000" w14:paraId="000012DE">
      <w:pPr>
        <w:rPr/>
      </w:pPr>
      <w:r w:rsidDel="00000000" w:rsidR="00000000" w:rsidRPr="00000000">
        <w:rPr>
          <w:rtl w:val="0"/>
        </w:rPr>
        <w:t xml:space="preserve">    8. unmatched_count              INT UNSIGNED               Null:NO  </w:t>
      </w:r>
    </w:p>
    <w:p w:rsidR="00000000" w:rsidDel="00000000" w:rsidP="00000000" w:rsidRDefault="00000000" w:rsidRPr="00000000" w14:paraId="000012DF">
      <w:pPr>
        <w:rPr/>
      </w:pPr>
      <w:r w:rsidDel="00000000" w:rsidR="00000000" w:rsidRPr="00000000">
        <w:rPr>
          <w:rtl w:val="0"/>
        </w:rPr>
        <w:t xml:space="preserve">        · Mặc định = 0</w:t>
      </w:r>
    </w:p>
    <w:p w:rsidR="00000000" w:rsidDel="00000000" w:rsidP="00000000" w:rsidRDefault="00000000" w:rsidRPr="00000000" w14:paraId="000012E0">
      <w:pPr>
        <w:rPr/>
      </w:pPr>
      <w:r w:rsidDel="00000000" w:rsidR="00000000" w:rsidRPr="00000000">
        <w:rPr>
          <w:rtl w:val="0"/>
        </w:rPr>
        <w:t xml:space="preserve">        Số lượng không khớp.</w:t>
      </w:r>
    </w:p>
    <w:p w:rsidR="00000000" w:rsidDel="00000000" w:rsidP="00000000" w:rsidRDefault="00000000" w:rsidRPr="00000000" w14:paraId="000012E1">
      <w:pPr>
        <w:rPr/>
      </w:pPr>
      <w:r w:rsidDel="00000000" w:rsidR="00000000" w:rsidRPr="00000000">
        <w:rPr>
          <w:rtl w:val="0"/>
        </w:rPr>
        <w:t xml:space="preserve">    9. status                       ENUM('PENDING','BALANCED','DISCREPANCY','RESOLVED') Null:NO  </w:t>
      </w:r>
    </w:p>
    <w:p w:rsidR="00000000" w:rsidDel="00000000" w:rsidP="00000000" w:rsidRDefault="00000000" w:rsidRPr="00000000" w14:paraId="000012E2">
      <w:pPr>
        <w:rPr/>
      </w:pPr>
      <w:r w:rsidDel="00000000" w:rsidR="00000000" w:rsidRPr="00000000">
        <w:rPr>
          <w:rtl w:val="0"/>
        </w:rPr>
        <w:t xml:space="preserve">        · Mặc định = 'PENDING'</w:t>
      </w:r>
    </w:p>
    <w:p w:rsidR="00000000" w:rsidDel="00000000" w:rsidP="00000000" w:rsidRDefault="00000000" w:rsidRPr="00000000" w14:paraId="000012E3">
      <w:pPr>
        <w:rPr/>
      </w:pPr>
      <w:r w:rsidDel="00000000" w:rsidR="00000000" w:rsidRPr="00000000">
        <w:rPr>
          <w:rtl w:val="0"/>
        </w:rPr>
        <w:t xml:space="preserve">        Trạng thái hiện tại của bản ghi.</w:t>
      </w:r>
    </w:p>
    <w:p w:rsidR="00000000" w:rsidDel="00000000" w:rsidP="00000000" w:rsidRDefault="00000000" w:rsidRPr="00000000" w14:paraId="000012E4">
      <w:pPr>
        <w:rPr/>
      </w:pPr>
      <w:r w:rsidDel="00000000" w:rsidR="00000000" w:rsidRPr="00000000">
        <w:rPr>
          <w:rtl w:val="0"/>
        </w:rPr>
        <w:t xml:space="preserve">        Giá trị hợp lệ: PENDING | BALANCED | DISCREPANCY | RESOLVED</w:t>
      </w:r>
    </w:p>
    <w:p w:rsidR="00000000" w:rsidDel="00000000" w:rsidP="00000000" w:rsidRDefault="00000000" w:rsidRPr="00000000" w14:paraId="000012E5">
      <w:pPr>
        <w:rPr/>
      </w:pPr>
      <w:r w:rsidDel="00000000" w:rsidR="00000000" w:rsidRPr="00000000">
        <w:rPr>
          <w:rtl w:val="0"/>
        </w:rPr>
        <w:t xml:space="preserve">   10. detail_json                  JSON                       Null:YES </w:t>
      </w:r>
    </w:p>
    <w:p w:rsidR="00000000" w:rsidDel="00000000" w:rsidP="00000000" w:rsidRDefault="00000000" w:rsidRPr="00000000" w14:paraId="000012E6">
      <w:pPr>
        <w:rPr/>
      </w:pPr>
      <w:r w:rsidDel="00000000" w:rsidR="00000000" w:rsidRPr="00000000">
        <w:rPr>
          <w:rtl w:val="0"/>
        </w:rPr>
        <w:t xml:space="preserve">        Dữ liệu JSON: chi tiết.</w:t>
      </w:r>
    </w:p>
    <w:p w:rsidR="00000000" w:rsidDel="00000000" w:rsidP="00000000" w:rsidRDefault="00000000" w:rsidRPr="00000000" w14:paraId="000012E7">
      <w:pPr>
        <w:rPr/>
      </w:pPr>
      <w:r w:rsidDel="00000000" w:rsidR="00000000" w:rsidRPr="00000000">
        <w:rPr>
          <w:rtl w:val="0"/>
        </w:rPr>
        <w:t xml:space="preserve">   11. performed_by                 BIGINT UNSIGNED            Null:YES  [FK]</w:t>
      </w:r>
    </w:p>
    <w:p w:rsidR="00000000" w:rsidDel="00000000" w:rsidP="00000000" w:rsidRDefault="00000000" w:rsidRPr="00000000" w14:paraId="000012E8">
      <w:pPr>
        <w:rPr/>
      </w:pPr>
      <w:r w:rsidDel="00000000" w:rsidR="00000000" w:rsidRPr="00000000">
        <w:rPr>
          <w:rtl w:val="0"/>
        </w:rPr>
        <w:t xml:space="preserve">        Khoá ngoại tới bảng user_account (Tài khoản đăng nhập). Có thể bỏ trống.</w:t>
      </w:r>
    </w:p>
    <w:p w:rsidR="00000000" w:rsidDel="00000000" w:rsidP="00000000" w:rsidRDefault="00000000" w:rsidRPr="00000000" w14:paraId="000012E9">
      <w:pPr>
        <w:rPr/>
      </w:pPr>
      <w:r w:rsidDel="00000000" w:rsidR="00000000" w:rsidRPr="00000000">
        <w:rPr>
          <w:rtl w:val="0"/>
        </w:rPr>
        <w:t xml:space="preserve">   12. performed_at                 DATETIME(3)                Null:NO  </w:t>
      </w:r>
    </w:p>
    <w:p w:rsidR="00000000" w:rsidDel="00000000" w:rsidP="00000000" w:rsidRDefault="00000000" w:rsidRPr="00000000" w14:paraId="000012EA">
      <w:pPr>
        <w:rPr/>
      </w:pPr>
      <w:r w:rsidDel="00000000" w:rsidR="00000000" w:rsidRPr="00000000">
        <w:rPr>
          <w:rtl w:val="0"/>
        </w:rPr>
        <w:t xml:space="preserve">        · Mặc định = CURRENT_TIMESTAMP(3)</w:t>
      </w:r>
    </w:p>
    <w:p w:rsidR="00000000" w:rsidDel="00000000" w:rsidP="00000000" w:rsidRDefault="00000000" w:rsidRPr="00000000" w14:paraId="000012EB">
      <w:pPr>
        <w:rPr/>
      </w:pPr>
      <w:r w:rsidDel="00000000" w:rsidR="00000000" w:rsidRPr="00000000">
        <w:rPr>
          <w:rtl w:val="0"/>
        </w:rPr>
        <w:t xml:space="preserve">        Mốc thời gian: thực hiện.</w:t>
      </w:r>
    </w:p>
    <w:p w:rsidR="00000000" w:rsidDel="00000000" w:rsidP="00000000" w:rsidRDefault="00000000" w:rsidRPr="00000000" w14:paraId="000012EC">
      <w:pPr>
        <w:rPr/>
      </w:pPr>
      <w:r w:rsidDel="00000000" w:rsidR="00000000" w:rsidRPr="00000000">
        <w:rPr>
          <w:rtl w:val="0"/>
        </w:rPr>
      </w:r>
    </w:p>
    <w:p w:rsidR="00000000" w:rsidDel="00000000" w:rsidP="00000000" w:rsidRDefault="00000000" w:rsidRPr="00000000" w14:paraId="000012ED">
      <w:pPr>
        <w:rPr/>
      </w:pPr>
      <w:r w:rsidDel="00000000" w:rsidR="00000000" w:rsidRPr="00000000">
        <w:rPr>
          <w:rtl w:val="0"/>
        </w:rPr>
      </w:r>
    </w:p>
    <w:p w:rsidR="00000000" w:rsidDel="00000000" w:rsidP="00000000" w:rsidRDefault="00000000" w:rsidRPr="00000000" w14:paraId="000012EE">
      <w:pPr>
        <w:rPr/>
      </w:pPr>
      <w:r w:rsidDel="00000000" w:rsidR="00000000" w:rsidRPr="00000000">
        <w:rPr>
          <w:rtl w:val="0"/>
        </w:rPr>
        <w:t xml:space="preserve">####################################################################################################</w:t>
      </w:r>
    </w:p>
    <w:p w:rsidR="00000000" w:rsidDel="00000000" w:rsidP="00000000" w:rsidRDefault="00000000" w:rsidRPr="00000000" w14:paraId="000012EF">
      <w:pPr>
        <w:rPr/>
      </w:pPr>
      <w:r w:rsidDel="00000000" w:rsidR="00000000" w:rsidRPr="00000000">
        <w:rPr>
          <w:rtl w:val="0"/>
        </w:rPr>
        <w:t xml:space="preserve">#  MODULE M11 — QR CHECK-IN &amp; CHECK-OUT  (5 UC)</w:t>
      </w:r>
    </w:p>
    <w:p w:rsidR="00000000" w:rsidDel="00000000" w:rsidP="00000000" w:rsidRDefault="00000000" w:rsidRPr="00000000" w14:paraId="000012F0">
      <w:pPr>
        <w:rPr/>
      </w:pPr>
      <w:r w:rsidDel="00000000" w:rsidR="00000000" w:rsidRPr="00000000">
        <w:rPr>
          <w:rtl w:val="0"/>
        </w:rPr>
        <w:t xml:space="preserve">####################################################################################################</w:t>
      </w:r>
    </w:p>
    <w:p w:rsidR="00000000" w:rsidDel="00000000" w:rsidP="00000000" w:rsidRDefault="00000000" w:rsidRPr="00000000" w14:paraId="000012F1">
      <w:pPr>
        <w:rPr/>
      </w:pPr>
      <w:r w:rsidDel="00000000" w:rsidR="00000000" w:rsidRPr="00000000">
        <w:rPr>
          <w:rtl w:val="0"/>
        </w:rPr>
      </w:r>
    </w:p>
    <w:p w:rsidR="00000000" w:rsidDel="00000000" w:rsidP="00000000" w:rsidRDefault="00000000" w:rsidRPr="00000000" w14:paraId="000012F2">
      <w:pPr>
        <w:rPr/>
      </w:pPr>
      <w:r w:rsidDel="00000000" w:rsidR="00000000" w:rsidRPr="00000000">
        <w:rPr>
          <w:rtl w:val="0"/>
        </w:rPr>
        <w:t xml:space="preserve">====================================================================================================</w:t>
      </w:r>
    </w:p>
    <w:p w:rsidR="00000000" w:rsidDel="00000000" w:rsidP="00000000" w:rsidRDefault="00000000" w:rsidRPr="00000000" w14:paraId="000012F3">
      <w:pPr>
        <w:rPr/>
      </w:pPr>
      <w:r w:rsidDel="00000000" w:rsidR="00000000" w:rsidRPr="00000000">
        <w:rPr>
          <w:rtl w:val="0"/>
        </w:rPr>
        <w:t xml:space="preserve">BẢNG 46/95 :  CHECKIN_QR_TOKEN</w:t>
      </w:r>
    </w:p>
    <w:p w:rsidR="00000000" w:rsidDel="00000000" w:rsidP="00000000" w:rsidRDefault="00000000" w:rsidRPr="00000000" w14:paraId="000012F4">
      <w:pPr>
        <w:rPr/>
      </w:pPr>
      <w:r w:rsidDel="00000000" w:rsidR="00000000" w:rsidRPr="00000000">
        <w:rPr>
          <w:rtl w:val="0"/>
        </w:rPr>
        <w:t xml:space="preserve">====================================================================================================</w:t>
      </w:r>
    </w:p>
    <w:p w:rsidR="00000000" w:rsidDel="00000000" w:rsidP="00000000" w:rsidRDefault="00000000" w:rsidRPr="00000000" w14:paraId="000012F5">
      <w:pPr>
        <w:rPr/>
      </w:pPr>
      <w:r w:rsidDel="00000000" w:rsidR="00000000" w:rsidRPr="00000000">
        <w:rPr>
          <w:rtl w:val="0"/>
        </w:rPr>
      </w:r>
    </w:p>
    <w:p w:rsidR="00000000" w:rsidDel="00000000" w:rsidP="00000000" w:rsidRDefault="00000000" w:rsidRPr="00000000" w14:paraId="000012F6">
      <w:pPr>
        <w:rPr/>
      </w:pPr>
      <w:r w:rsidDel="00000000" w:rsidR="00000000" w:rsidRPr="00000000">
        <w:rPr>
          <w:rtl w:val="0"/>
        </w:rPr>
        <w:t xml:space="preserve">Ý NGHĨA: Mã QR check-in có ký số (BR-15, BR-16, BR-38).</w:t>
      </w:r>
    </w:p>
    <w:p w:rsidR="00000000" w:rsidDel="00000000" w:rsidP="00000000" w:rsidRDefault="00000000" w:rsidRPr="00000000" w14:paraId="000012F7">
      <w:pPr>
        <w:rPr/>
      </w:pPr>
      <w:r w:rsidDel="00000000" w:rsidR="00000000" w:rsidRPr="00000000">
        <w:rPr>
          <w:rtl w:val="0"/>
        </w:rPr>
      </w:r>
    </w:p>
    <w:p w:rsidR="00000000" w:rsidDel="00000000" w:rsidP="00000000" w:rsidRDefault="00000000" w:rsidRPr="00000000" w14:paraId="000012F8">
      <w:pPr>
        <w:rPr/>
      </w:pPr>
      <w:r w:rsidDel="00000000" w:rsidR="00000000" w:rsidRPr="00000000">
        <w:rPr>
          <w:rtl w:val="0"/>
        </w:rPr>
        <w:t xml:space="preserve">  Khoá chính : id</w:t>
      </w:r>
    </w:p>
    <w:p w:rsidR="00000000" w:rsidDel="00000000" w:rsidP="00000000" w:rsidRDefault="00000000" w:rsidRPr="00000000" w14:paraId="000012F9">
      <w:pPr>
        <w:rPr/>
      </w:pPr>
      <w:r w:rsidDel="00000000" w:rsidR="00000000" w:rsidRPr="00000000">
        <w:rPr>
          <w:rtl w:val="0"/>
        </w:rPr>
        <w:t xml:space="preserve">  Duy nhất   : uk_qr_token (token_hash); uk_qr_booking_active (booking_id, status, nonce)</w:t>
      </w:r>
    </w:p>
    <w:p w:rsidR="00000000" w:rsidDel="00000000" w:rsidP="00000000" w:rsidRDefault="00000000" w:rsidRPr="00000000" w14:paraId="000012FA">
      <w:pPr>
        <w:rPr/>
      </w:pPr>
      <w:r w:rsidDel="00000000" w:rsidR="00000000" w:rsidRPr="00000000">
        <w:rPr>
          <w:rtl w:val="0"/>
        </w:rPr>
        <w:t xml:space="preserve">  Tham chiếu tới:</w:t>
      </w:r>
    </w:p>
    <w:p w:rsidR="00000000" w:rsidDel="00000000" w:rsidP="00000000" w:rsidRDefault="00000000" w:rsidRPr="00000000" w14:paraId="000012FB">
      <w:pPr>
        <w:rPr/>
      </w:pPr>
      <w:r w:rsidDel="00000000" w:rsidR="00000000" w:rsidRPr="00000000">
        <w:rPr>
          <w:rtl w:val="0"/>
        </w:rPr>
        <w:t xml:space="preserve">      - booking_id                 -&gt; booking.id   [ON DELETE CASCADE]</w:t>
      </w:r>
    </w:p>
    <w:p w:rsidR="00000000" w:rsidDel="00000000" w:rsidP="00000000" w:rsidRDefault="00000000" w:rsidRPr="00000000" w14:paraId="000012FC">
      <w:pPr>
        <w:rPr/>
      </w:pPr>
      <w:r w:rsidDel="00000000" w:rsidR="00000000" w:rsidRPr="00000000">
        <w:rPr>
          <w:rtl w:val="0"/>
        </w:rPr>
        <w:t xml:space="preserve">  Được tham chiếu bởi: booking_attendance.qr_token_id</w:t>
      </w:r>
    </w:p>
    <w:p w:rsidR="00000000" w:rsidDel="00000000" w:rsidP="00000000" w:rsidRDefault="00000000" w:rsidRPr="00000000" w14:paraId="000012FD">
      <w:pPr>
        <w:rPr/>
      </w:pPr>
      <w:r w:rsidDel="00000000" w:rsidR="00000000" w:rsidRPr="00000000">
        <w:rPr>
          <w:rtl w:val="0"/>
        </w:rPr>
      </w:r>
    </w:p>
    <w:p w:rsidR="00000000" w:rsidDel="00000000" w:rsidP="00000000" w:rsidRDefault="00000000" w:rsidRPr="00000000" w14:paraId="000012FE">
      <w:pPr>
        <w:rPr/>
      </w:pPr>
      <w:r w:rsidDel="00000000" w:rsidR="00000000" w:rsidRPr="00000000">
        <w:rPr>
          <w:rtl w:val="0"/>
        </w:rPr>
        <w:t xml:space="preserve">  DANH SÁCH THUỘC TÍNH</w:t>
      </w:r>
    </w:p>
    <w:p w:rsidR="00000000" w:rsidDel="00000000" w:rsidP="00000000" w:rsidRDefault="00000000" w:rsidRPr="00000000" w14:paraId="000012FF">
      <w:pPr>
        <w:rPr/>
      </w:pPr>
      <w:r w:rsidDel="00000000" w:rsidR="00000000" w:rsidRPr="00000000">
        <w:rPr>
          <w:rtl w:val="0"/>
        </w:rPr>
        <w:t xml:space="preserve">  --------------------------------------------------------------------------------------------------</w:t>
      </w:r>
    </w:p>
    <w:p w:rsidR="00000000" w:rsidDel="00000000" w:rsidP="00000000" w:rsidRDefault="00000000" w:rsidRPr="00000000" w14:paraId="00001300">
      <w:pPr>
        <w:rPr/>
      </w:pPr>
      <w:r w:rsidDel="00000000" w:rsidR="00000000" w:rsidRPr="00000000">
        <w:rPr>
          <w:rtl w:val="0"/>
        </w:rPr>
        <w:t xml:space="preserve">    1. id                           BIGINT UNSIGNED            Null:NO   [PK]</w:t>
      </w:r>
    </w:p>
    <w:p w:rsidR="00000000" w:rsidDel="00000000" w:rsidP="00000000" w:rsidRDefault="00000000" w:rsidRPr="00000000" w14:paraId="00001301">
      <w:pPr>
        <w:rPr/>
      </w:pPr>
      <w:r w:rsidDel="00000000" w:rsidR="00000000" w:rsidRPr="00000000">
        <w:rPr>
          <w:rtl w:val="0"/>
        </w:rPr>
        <w:t xml:space="preserve">        · AUTO_INCREMENT</w:t>
      </w:r>
    </w:p>
    <w:p w:rsidR="00000000" w:rsidDel="00000000" w:rsidP="00000000" w:rsidRDefault="00000000" w:rsidRPr="00000000" w14:paraId="00001302">
      <w:pPr>
        <w:rPr/>
      </w:pPr>
      <w:r w:rsidDel="00000000" w:rsidR="00000000" w:rsidRPr="00000000">
        <w:rPr>
          <w:rtl w:val="0"/>
        </w:rPr>
        <w:t xml:space="preserve">        Khoá chính, tự tăng.</w:t>
      </w:r>
    </w:p>
    <w:p w:rsidR="00000000" w:rsidDel="00000000" w:rsidP="00000000" w:rsidRDefault="00000000" w:rsidRPr="00000000" w14:paraId="00001303">
      <w:pPr>
        <w:rPr/>
      </w:pPr>
      <w:r w:rsidDel="00000000" w:rsidR="00000000" w:rsidRPr="00000000">
        <w:rPr>
          <w:rtl w:val="0"/>
        </w:rPr>
        <w:t xml:space="preserve">    2. booking_id                   BIGINT UNSIGNED            Null:NO   [FK/UQ]</w:t>
      </w:r>
    </w:p>
    <w:p w:rsidR="00000000" w:rsidDel="00000000" w:rsidP="00000000" w:rsidRDefault="00000000" w:rsidRPr="00000000" w14:paraId="00001304">
      <w:pPr>
        <w:rPr/>
      </w:pPr>
      <w:r w:rsidDel="00000000" w:rsidR="00000000" w:rsidRPr="00000000">
        <w:rPr>
          <w:rtl w:val="0"/>
        </w:rPr>
        <w:t xml:space="preserve">        Khoá ngoại tới bảng booking (Đơn đặt chỗ).</w:t>
      </w:r>
    </w:p>
    <w:p w:rsidR="00000000" w:rsidDel="00000000" w:rsidP="00000000" w:rsidRDefault="00000000" w:rsidRPr="00000000" w14:paraId="00001305">
      <w:pPr>
        <w:rPr/>
      </w:pPr>
      <w:r w:rsidDel="00000000" w:rsidR="00000000" w:rsidRPr="00000000">
        <w:rPr>
          <w:rtl w:val="0"/>
        </w:rPr>
        <w:t xml:space="preserve">    3. token_hash                   CHAR(64)                   Null:NO   [UQ]</w:t>
      </w:r>
    </w:p>
    <w:p w:rsidR="00000000" w:rsidDel="00000000" w:rsidP="00000000" w:rsidRDefault="00000000" w:rsidRPr="00000000" w14:paraId="00001306">
      <w:pPr>
        <w:rPr/>
      </w:pPr>
      <w:r w:rsidDel="00000000" w:rsidR="00000000" w:rsidRPr="00000000">
        <w:rPr>
          <w:rtl w:val="0"/>
        </w:rPr>
        <w:t xml:space="preserve">        BR-38: token ngẫu nhiên có ký số.</w:t>
      </w:r>
    </w:p>
    <w:p w:rsidR="00000000" w:rsidDel="00000000" w:rsidP="00000000" w:rsidRDefault="00000000" w:rsidRPr="00000000" w14:paraId="00001307">
      <w:pPr>
        <w:rPr/>
      </w:pPr>
      <w:r w:rsidDel="00000000" w:rsidR="00000000" w:rsidRPr="00000000">
        <w:rPr>
          <w:rtl w:val="0"/>
        </w:rPr>
        <w:t xml:space="preserve">    4. signature                    VARCHAR(512)               Null:NO  </w:t>
      </w:r>
    </w:p>
    <w:p w:rsidR="00000000" w:rsidDel="00000000" w:rsidP="00000000" w:rsidRDefault="00000000" w:rsidRPr="00000000" w14:paraId="00001308">
      <w:pPr>
        <w:rPr/>
      </w:pPr>
      <w:r w:rsidDel="00000000" w:rsidR="00000000" w:rsidRPr="00000000">
        <w:rPr>
          <w:rtl w:val="0"/>
        </w:rPr>
        <w:t xml:space="preserve">        Chữ ký số của mã QR, hệ thống dùng để xác thực mã không bị giả mạo (BR-38).</w:t>
      </w:r>
    </w:p>
    <w:p w:rsidR="00000000" w:rsidDel="00000000" w:rsidP="00000000" w:rsidRDefault="00000000" w:rsidRPr="00000000" w14:paraId="00001309">
      <w:pPr>
        <w:rPr/>
      </w:pPr>
      <w:r w:rsidDel="00000000" w:rsidR="00000000" w:rsidRPr="00000000">
        <w:rPr>
          <w:rtl w:val="0"/>
        </w:rPr>
        <w:t xml:space="preserve">    5. nonce                        CHAR(32)                   Null:NO   [UQ]</w:t>
      </w:r>
    </w:p>
    <w:p w:rsidR="00000000" w:rsidDel="00000000" w:rsidP="00000000" w:rsidRDefault="00000000" w:rsidRPr="00000000" w14:paraId="0000130A">
      <w:pPr>
        <w:rPr/>
      </w:pPr>
      <w:r w:rsidDel="00000000" w:rsidR="00000000" w:rsidRPr="00000000">
        <w:rPr>
          <w:rtl w:val="0"/>
        </w:rPr>
        <w:t xml:space="preserve">        Chuỗi ngẫu nhiên dùng một lần, chống tái sử dụng ảnh chụp mã QR (BR-38).</w:t>
      </w:r>
    </w:p>
    <w:p w:rsidR="00000000" w:rsidDel="00000000" w:rsidP="00000000" w:rsidRDefault="00000000" w:rsidRPr="00000000" w14:paraId="0000130B">
      <w:pPr>
        <w:rPr/>
      </w:pPr>
      <w:r w:rsidDel="00000000" w:rsidR="00000000" w:rsidRPr="00000000">
        <w:rPr>
          <w:rtl w:val="0"/>
        </w:rPr>
        <w:t xml:space="preserve">    6. valid_from                   DATETIME(3)                Null:NO  </w:t>
      </w:r>
    </w:p>
    <w:p w:rsidR="00000000" w:rsidDel="00000000" w:rsidP="00000000" w:rsidRDefault="00000000" w:rsidRPr="00000000" w14:paraId="0000130C">
      <w:pPr>
        <w:rPr/>
      </w:pPr>
      <w:r w:rsidDel="00000000" w:rsidR="00000000" w:rsidRPr="00000000">
        <w:rPr>
          <w:rtl w:val="0"/>
        </w:rPr>
        <w:t xml:space="preserve">        Thời điểm mã QR bắt đầu có hiệu lực, mặc định là 15 phút trước giờ bắt đầu booking (BR-16).</w:t>
      </w:r>
    </w:p>
    <w:p w:rsidR="00000000" w:rsidDel="00000000" w:rsidP="00000000" w:rsidRDefault="00000000" w:rsidRPr="00000000" w14:paraId="0000130D">
      <w:pPr>
        <w:rPr/>
      </w:pPr>
      <w:r w:rsidDel="00000000" w:rsidR="00000000" w:rsidRPr="00000000">
        <w:rPr>
          <w:rtl w:val="0"/>
        </w:rPr>
        <w:t xml:space="preserve">    7. valid_to                     DATETIME(3)                Null:NO   [IDX]</w:t>
      </w:r>
    </w:p>
    <w:p w:rsidR="00000000" w:rsidDel="00000000" w:rsidP="00000000" w:rsidRDefault="00000000" w:rsidRPr="00000000" w14:paraId="0000130E">
      <w:pPr>
        <w:rPr/>
      </w:pPr>
      <w:r w:rsidDel="00000000" w:rsidR="00000000" w:rsidRPr="00000000">
        <w:rPr>
          <w:rtl w:val="0"/>
        </w:rPr>
        <w:t xml:space="preserve">        Thời điểm mã QR hết hiệu lực, mặc định là 30 phút sau giờ bắt đầu booking (BR-16).</w:t>
      </w:r>
    </w:p>
    <w:p w:rsidR="00000000" w:rsidDel="00000000" w:rsidP="00000000" w:rsidRDefault="00000000" w:rsidRPr="00000000" w14:paraId="0000130F">
      <w:pPr>
        <w:rPr/>
      </w:pPr>
      <w:r w:rsidDel="00000000" w:rsidR="00000000" w:rsidRPr="00000000">
        <w:rPr>
          <w:rtl w:val="0"/>
        </w:rPr>
        <w:t xml:space="preserve">    8. status                       ENUM('ACTIVE','USED','EXPIRED','REVOKED') Null:NO   [UQ/IDX]</w:t>
      </w:r>
    </w:p>
    <w:p w:rsidR="00000000" w:rsidDel="00000000" w:rsidP="00000000" w:rsidRDefault="00000000" w:rsidRPr="00000000" w14:paraId="00001310">
      <w:pPr>
        <w:rPr/>
      </w:pPr>
      <w:r w:rsidDel="00000000" w:rsidR="00000000" w:rsidRPr="00000000">
        <w:rPr>
          <w:rtl w:val="0"/>
        </w:rPr>
        <w:t xml:space="preserve">        · Mặc định = 'ACTIVE'</w:t>
      </w:r>
    </w:p>
    <w:p w:rsidR="00000000" w:rsidDel="00000000" w:rsidP="00000000" w:rsidRDefault="00000000" w:rsidRPr="00000000" w14:paraId="00001311">
      <w:pPr>
        <w:rPr/>
      </w:pPr>
      <w:r w:rsidDel="00000000" w:rsidR="00000000" w:rsidRPr="00000000">
        <w:rPr>
          <w:rtl w:val="0"/>
        </w:rPr>
        <w:t xml:space="preserve">        Trạng thái hiện tại của bản ghi.</w:t>
      </w:r>
    </w:p>
    <w:p w:rsidR="00000000" w:rsidDel="00000000" w:rsidP="00000000" w:rsidRDefault="00000000" w:rsidRPr="00000000" w14:paraId="00001312">
      <w:pPr>
        <w:rPr/>
      </w:pPr>
      <w:r w:rsidDel="00000000" w:rsidR="00000000" w:rsidRPr="00000000">
        <w:rPr>
          <w:rtl w:val="0"/>
        </w:rPr>
        <w:t xml:space="preserve">        Giá trị hợp lệ: ACTIVE | USED | EXPIRED | REVOKED</w:t>
      </w:r>
    </w:p>
    <w:p w:rsidR="00000000" w:rsidDel="00000000" w:rsidP="00000000" w:rsidRDefault="00000000" w:rsidRPr="00000000" w14:paraId="00001313">
      <w:pPr>
        <w:rPr/>
      </w:pPr>
      <w:r w:rsidDel="00000000" w:rsidR="00000000" w:rsidRPr="00000000">
        <w:rPr>
          <w:rtl w:val="0"/>
        </w:rPr>
        <w:t xml:space="preserve">    9. used_at                      DATETIME(3)                Null:YES </w:t>
      </w:r>
    </w:p>
    <w:p w:rsidR="00000000" w:rsidDel="00000000" w:rsidP="00000000" w:rsidRDefault="00000000" w:rsidRPr="00000000" w14:paraId="00001314">
      <w:pPr>
        <w:rPr/>
      </w:pPr>
      <w:r w:rsidDel="00000000" w:rsidR="00000000" w:rsidRPr="00000000">
        <w:rPr>
          <w:rtl w:val="0"/>
        </w:rPr>
        <w:t xml:space="preserve">        BR-17: chỉ dùng 1 lần.</w:t>
      </w:r>
    </w:p>
    <w:p w:rsidR="00000000" w:rsidDel="00000000" w:rsidP="00000000" w:rsidRDefault="00000000" w:rsidRPr="00000000" w14:paraId="00001315">
      <w:pPr>
        <w:rPr/>
      </w:pPr>
      <w:r w:rsidDel="00000000" w:rsidR="00000000" w:rsidRPr="00000000">
        <w:rPr>
          <w:rtl w:val="0"/>
        </w:rPr>
        <w:t xml:space="preserve">   10. issued_at                    DATETIME(3)                Null:NO  </w:t>
      </w:r>
    </w:p>
    <w:p w:rsidR="00000000" w:rsidDel="00000000" w:rsidP="00000000" w:rsidRDefault="00000000" w:rsidRPr="00000000" w14:paraId="00001316">
      <w:pPr>
        <w:rPr/>
      </w:pPr>
      <w:r w:rsidDel="00000000" w:rsidR="00000000" w:rsidRPr="00000000">
        <w:rPr>
          <w:rtl w:val="0"/>
        </w:rPr>
        <w:t xml:space="preserve">        · Mặc định = CURRENT_TIMESTAMP(3)</w:t>
      </w:r>
    </w:p>
    <w:p w:rsidR="00000000" w:rsidDel="00000000" w:rsidP="00000000" w:rsidRDefault="00000000" w:rsidRPr="00000000" w14:paraId="00001317">
      <w:pPr>
        <w:rPr/>
      </w:pPr>
      <w:r w:rsidDel="00000000" w:rsidR="00000000" w:rsidRPr="00000000">
        <w:rPr>
          <w:rtl w:val="0"/>
        </w:rPr>
        <w:t xml:space="preserve">        Mốc thời gian: phát hành.</w:t>
      </w:r>
    </w:p>
    <w:p w:rsidR="00000000" w:rsidDel="00000000" w:rsidP="00000000" w:rsidRDefault="00000000" w:rsidRPr="00000000" w14:paraId="00001318">
      <w:pPr>
        <w:rPr/>
      </w:pPr>
      <w:r w:rsidDel="00000000" w:rsidR="00000000" w:rsidRPr="00000000">
        <w:rPr>
          <w:rtl w:val="0"/>
        </w:rPr>
      </w:r>
    </w:p>
    <w:p w:rsidR="00000000" w:rsidDel="00000000" w:rsidP="00000000" w:rsidRDefault="00000000" w:rsidRPr="00000000" w14:paraId="00001319">
      <w:pPr>
        <w:rPr/>
      </w:pPr>
      <w:r w:rsidDel="00000000" w:rsidR="00000000" w:rsidRPr="00000000">
        <w:rPr>
          <w:rtl w:val="0"/>
        </w:rPr>
      </w:r>
    </w:p>
    <w:p w:rsidR="00000000" w:rsidDel="00000000" w:rsidP="00000000" w:rsidRDefault="00000000" w:rsidRPr="00000000" w14:paraId="0000131A">
      <w:pPr>
        <w:rPr/>
      </w:pPr>
      <w:r w:rsidDel="00000000" w:rsidR="00000000" w:rsidRPr="00000000">
        <w:rPr>
          <w:rtl w:val="0"/>
        </w:rPr>
        <w:t xml:space="preserve">====================================================================================================</w:t>
      </w:r>
    </w:p>
    <w:p w:rsidR="00000000" w:rsidDel="00000000" w:rsidP="00000000" w:rsidRDefault="00000000" w:rsidRPr="00000000" w14:paraId="0000131B">
      <w:pPr>
        <w:rPr/>
      </w:pPr>
      <w:r w:rsidDel="00000000" w:rsidR="00000000" w:rsidRPr="00000000">
        <w:rPr>
          <w:rtl w:val="0"/>
        </w:rPr>
        <w:t xml:space="preserve">BẢNG 47/95 :  BOOKING_ATTENDANCE</w:t>
      </w:r>
    </w:p>
    <w:p w:rsidR="00000000" w:rsidDel="00000000" w:rsidP="00000000" w:rsidRDefault="00000000" w:rsidRPr="00000000" w14:paraId="0000131C">
      <w:pPr>
        <w:rPr/>
      </w:pPr>
      <w:r w:rsidDel="00000000" w:rsidR="00000000" w:rsidRPr="00000000">
        <w:rPr>
          <w:rtl w:val="0"/>
        </w:rPr>
        <w:t xml:space="preserve">====================================================================================================</w:t>
      </w:r>
    </w:p>
    <w:p w:rsidR="00000000" w:rsidDel="00000000" w:rsidP="00000000" w:rsidRDefault="00000000" w:rsidRPr="00000000" w14:paraId="0000131D">
      <w:pPr>
        <w:rPr/>
      </w:pPr>
      <w:r w:rsidDel="00000000" w:rsidR="00000000" w:rsidRPr="00000000">
        <w:rPr>
          <w:rtl w:val="0"/>
        </w:rPr>
      </w:r>
    </w:p>
    <w:p w:rsidR="00000000" w:rsidDel="00000000" w:rsidP="00000000" w:rsidRDefault="00000000" w:rsidRPr="00000000" w14:paraId="0000131E">
      <w:pPr>
        <w:rPr/>
      </w:pPr>
      <w:r w:rsidDel="00000000" w:rsidR="00000000" w:rsidRPr="00000000">
        <w:rPr>
          <w:rtl w:val="0"/>
        </w:rPr>
        <w:t xml:space="preserve">Ý NGHĨA: Bản ghi check-in / check-out (M11-UC02/UC04/UC05).</w:t>
      </w:r>
    </w:p>
    <w:p w:rsidR="00000000" w:rsidDel="00000000" w:rsidP="00000000" w:rsidRDefault="00000000" w:rsidRPr="00000000" w14:paraId="0000131F">
      <w:pPr>
        <w:rPr/>
      </w:pPr>
      <w:r w:rsidDel="00000000" w:rsidR="00000000" w:rsidRPr="00000000">
        <w:rPr>
          <w:rtl w:val="0"/>
        </w:rPr>
      </w:r>
    </w:p>
    <w:p w:rsidR="00000000" w:rsidDel="00000000" w:rsidP="00000000" w:rsidRDefault="00000000" w:rsidRPr="00000000" w14:paraId="00001320">
      <w:pPr>
        <w:rPr/>
      </w:pPr>
      <w:r w:rsidDel="00000000" w:rsidR="00000000" w:rsidRPr="00000000">
        <w:rPr>
          <w:rtl w:val="0"/>
        </w:rPr>
        <w:t xml:space="preserve">  Khoá chính : id</w:t>
      </w:r>
    </w:p>
    <w:p w:rsidR="00000000" w:rsidDel="00000000" w:rsidP="00000000" w:rsidRDefault="00000000" w:rsidRPr="00000000" w14:paraId="00001321">
      <w:pPr>
        <w:rPr/>
      </w:pPr>
      <w:r w:rsidDel="00000000" w:rsidR="00000000" w:rsidRPr="00000000">
        <w:rPr>
          <w:rtl w:val="0"/>
        </w:rPr>
        <w:t xml:space="preserve">  Duy nhất   : uk_attendance_booking (booking_id)</w:t>
      </w:r>
    </w:p>
    <w:p w:rsidR="00000000" w:rsidDel="00000000" w:rsidP="00000000" w:rsidRDefault="00000000" w:rsidRPr="00000000" w14:paraId="00001322">
      <w:pPr>
        <w:rPr/>
      </w:pPr>
      <w:r w:rsidDel="00000000" w:rsidR="00000000" w:rsidRPr="00000000">
        <w:rPr>
          <w:rtl w:val="0"/>
        </w:rPr>
        <w:t xml:space="preserve">  Tham chiếu tới:</w:t>
      </w:r>
    </w:p>
    <w:p w:rsidR="00000000" w:rsidDel="00000000" w:rsidP="00000000" w:rsidRDefault="00000000" w:rsidRPr="00000000" w14:paraId="00001323">
      <w:pPr>
        <w:rPr/>
      </w:pPr>
      <w:r w:rsidDel="00000000" w:rsidR="00000000" w:rsidRPr="00000000">
        <w:rPr>
          <w:rtl w:val="0"/>
        </w:rPr>
        <w:t xml:space="preserve">      - booking_id                 -&gt; booking.id   [ON DELETE CASCADE]</w:t>
      </w:r>
    </w:p>
    <w:p w:rsidR="00000000" w:rsidDel="00000000" w:rsidP="00000000" w:rsidRDefault="00000000" w:rsidRPr="00000000" w14:paraId="00001324">
      <w:pPr>
        <w:rPr/>
      </w:pPr>
      <w:r w:rsidDel="00000000" w:rsidR="00000000" w:rsidRPr="00000000">
        <w:rPr>
          <w:rtl w:val="0"/>
        </w:rPr>
        <w:t xml:space="preserve">      - booking_item_id            -&gt; booking_item.id   [ON DELETE SET NULL]</w:t>
      </w:r>
    </w:p>
    <w:p w:rsidR="00000000" w:rsidDel="00000000" w:rsidP="00000000" w:rsidRDefault="00000000" w:rsidRPr="00000000" w14:paraId="00001325">
      <w:pPr>
        <w:rPr/>
      </w:pPr>
      <w:r w:rsidDel="00000000" w:rsidR="00000000" w:rsidRPr="00000000">
        <w:rPr>
          <w:rtl w:val="0"/>
        </w:rPr>
        <w:t xml:space="preserve">      - qr_token_id                -&gt; checkin_qr_token.id   [ON DELETE SET NULL]</w:t>
      </w:r>
    </w:p>
    <w:p w:rsidR="00000000" w:rsidDel="00000000" w:rsidP="00000000" w:rsidRDefault="00000000" w:rsidRPr="00000000" w14:paraId="00001326">
      <w:pPr>
        <w:rPr/>
      </w:pPr>
      <w:r w:rsidDel="00000000" w:rsidR="00000000" w:rsidRPr="00000000">
        <w:rPr>
          <w:rtl w:val="0"/>
        </w:rPr>
      </w:r>
    </w:p>
    <w:p w:rsidR="00000000" w:rsidDel="00000000" w:rsidP="00000000" w:rsidRDefault="00000000" w:rsidRPr="00000000" w14:paraId="00001327">
      <w:pPr>
        <w:rPr/>
      </w:pPr>
      <w:r w:rsidDel="00000000" w:rsidR="00000000" w:rsidRPr="00000000">
        <w:rPr>
          <w:rtl w:val="0"/>
        </w:rPr>
        <w:t xml:space="preserve">  DANH SÁCH THUỘC TÍNH</w:t>
      </w:r>
    </w:p>
    <w:p w:rsidR="00000000" w:rsidDel="00000000" w:rsidP="00000000" w:rsidRDefault="00000000" w:rsidRPr="00000000" w14:paraId="00001328">
      <w:pPr>
        <w:rPr/>
      </w:pPr>
      <w:r w:rsidDel="00000000" w:rsidR="00000000" w:rsidRPr="00000000">
        <w:rPr>
          <w:rtl w:val="0"/>
        </w:rPr>
        <w:t xml:space="preserve">  --------------------------------------------------------------------------------------------------</w:t>
      </w:r>
    </w:p>
    <w:p w:rsidR="00000000" w:rsidDel="00000000" w:rsidP="00000000" w:rsidRDefault="00000000" w:rsidRPr="00000000" w14:paraId="00001329">
      <w:pPr>
        <w:rPr/>
      </w:pPr>
      <w:r w:rsidDel="00000000" w:rsidR="00000000" w:rsidRPr="00000000">
        <w:rPr>
          <w:rtl w:val="0"/>
        </w:rPr>
        <w:t xml:space="preserve">    1. id                           BIGINT UNSIGNED            Null:NO   [PK]</w:t>
      </w:r>
    </w:p>
    <w:p w:rsidR="00000000" w:rsidDel="00000000" w:rsidP="00000000" w:rsidRDefault="00000000" w:rsidRPr="00000000" w14:paraId="0000132A">
      <w:pPr>
        <w:rPr/>
      </w:pPr>
      <w:r w:rsidDel="00000000" w:rsidR="00000000" w:rsidRPr="00000000">
        <w:rPr>
          <w:rtl w:val="0"/>
        </w:rPr>
        <w:t xml:space="preserve">        · AUTO_INCREMENT</w:t>
      </w:r>
    </w:p>
    <w:p w:rsidR="00000000" w:rsidDel="00000000" w:rsidP="00000000" w:rsidRDefault="00000000" w:rsidRPr="00000000" w14:paraId="0000132B">
      <w:pPr>
        <w:rPr/>
      </w:pPr>
      <w:r w:rsidDel="00000000" w:rsidR="00000000" w:rsidRPr="00000000">
        <w:rPr>
          <w:rtl w:val="0"/>
        </w:rPr>
        <w:t xml:space="preserve">        Khoá chính, tự tăng.</w:t>
      </w:r>
    </w:p>
    <w:p w:rsidR="00000000" w:rsidDel="00000000" w:rsidP="00000000" w:rsidRDefault="00000000" w:rsidRPr="00000000" w14:paraId="0000132C">
      <w:pPr>
        <w:rPr/>
      </w:pPr>
      <w:r w:rsidDel="00000000" w:rsidR="00000000" w:rsidRPr="00000000">
        <w:rPr>
          <w:rtl w:val="0"/>
        </w:rPr>
        <w:t xml:space="preserve">    2. booking_id                   BIGINT UNSIGNED            Null:NO   [FK/UQ]</w:t>
      </w:r>
    </w:p>
    <w:p w:rsidR="00000000" w:rsidDel="00000000" w:rsidP="00000000" w:rsidRDefault="00000000" w:rsidRPr="00000000" w14:paraId="0000132D">
      <w:pPr>
        <w:rPr/>
      </w:pPr>
      <w:r w:rsidDel="00000000" w:rsidR="00000000" w:rsidRPr="00000000">
        <w:rPr>
          <w:rtl w:val="0"/>
        </w:rPr>
        <w:t xml:space="preserve">        Khoá ngoại tới bảng booking (Đơn đặt chỗ).</w:t>
      </w:r>
    </w:p>
    <w:p w:rsidR="00000000" w:rsidDel="00000000" w:rsidP="00000000" w:rsidRDefault="00000000" w:rsidRPr="00000000" w14:paraId="0000132E">
      <w:pPr>
        <w:rPr/>
      </w:pPr>
      <w:r w:rsidDel="00000000" w:rsidR="00000000" w:rsidRPr="00000000">
        <w:rPr>
          <w:rtl w:val="0"/>
        </w:rPr>
        <w:t xml:space="preserve">    3. booking_item_id              BIGINT UNSIGNED            Null:YES  [FK]</w:t>
      </w:r>
    </w:p>
    <w:p w:rsidR="00000000" w:rsidDel="00000000" w:rsidP="00000000" w:rsidRDefault="00000000" w:rsidRPr="00000000" w14:paraId="0000132F">
      <w:pPr>
        <w:rPr/>
      </w:pPr>
      <w:r w:rsidDel="00000000" w:rsidR="00000000" w:rsidRPr="00000000">
        <w:rPr>
          <w:rtl w:val="0"/>
        </w:rPr>
        <w:t xml:space="preserve">        Khoá ngoại tới bảng booking_item (Chi tiết chỗ ngồi/phòng trong 1 booking). Có thể bỏ trống.</w:t>
      </w:r>
    </w:p>
    <w:p w:rsidR="00000000" w:rsidDel="00000000" w:rsidP="00000000" w:rsidRDefault="00000000" w:rsidRPr="00000000" w14:paraId="00001330">
      <w:pPr>
        <w:rPr/>
      </w:pPr>
      <w:r w:rsidDel="00000000" w:rsidR="00000000" w:rsidRPr="00000000">
        <w:rPr>
          <w:rtl w:val="0"/>
        </w:rPr>
        <w:t xml:space="preserve">    4. qr_token_id                  BIGINT UNSIGNED            Null:YES  [FK]</w:t>
      </w:r>
    </w:p>
    <w:p w:rsidR="00000000" w:rsidDel="00000000" w:rsidP="00000000" w:rsidRDefault="00000000" w:rsidRPr="00000000" w14:paraId="00001331">
      <w:pPr>
        <w:rPr/>
      </w:pPr>
      <w:r w:rsidDel="00000000" w:rsidR="00000000" w:rsidRPr="00000000">
        <w:rPr>
          <w:rtl w:val="0"/>
        </w:rPr>
        <w:t xml:space="preserve">        Khoá ngoại tới bảng checkin_qr_token (Mã QR check-in có ký số). Có thể bỏ trống.</w:t>
      </w:r>
    </w:p>
    <w:p w:rsidR="00000000" w:rsidDel="00000000" w:rsidP="00000000" w:rsidRDefault="00000000" w:rsidRPr="00000000" w14:paraId="00001332">
      <w:pPr>
        <w:rPr/>
      </w:pPr>
      <w:r w:rsidDel="00000000" w:rsidR="00000000" w:rsidRPr="00000000">
        <w:rPr>
          <w:rtl w:val="0"/>
        </w:rPr>
        <w:t xml:space="preserve">    5. checked_in_at                DATETIME(3)                Null:YES  [IDX]</w:t>
      </w:r>
    </w:p>
    <w:p w:rsidR="00000000" w:rsidDel="00000000" w:rsidP="00000000" w:rsidRDefault="00000000" w:rsidRPr="00000000" w14:paraId="00001333">
      <w:pPr>
        <w:rPr/>
      </w:pPr>
      <w:r w:rsidDel="00000000" w:rsidR="00000000" w:rsidRPr="00000000">
        <w:rPr>
          <w:rtl w:val="0"/>
        </w:rPr>
        <w:t xml:space="preserve">        Thời điểm khách hàng check-in thực tế tại workspace.</w:t>
      </w:r>
    </w:p>
    <w:p w:rsidR="00000000" w:rsidDel="00000000" w:rsidP="00000000" w:rsidRDefault="00000000" w:rsidRPr="00000000" w14:paraId="00001334">
      <w:pPr>
        <w:rPr/>
      </w:pPr>
      <w:r w:rsidDel="00000000" w:rsidR="00000000" w:rsidRPr="00000000">
        <w:rPr>
          <w:rtl w:val="0"/>
        </w:rPr>
        <w:t xml:space="preserve">    6. checked_in_by                BIGINT UNSIGNED            Null:YES </w:t>
      </w:r>
    </w:p>
    <w:p w:rsidR="00000000" w:rsidDel="00000000" w:rsidP="00000000" w:rsidRDefault="00000000" w:rsidRPr="00000000" w14:paraId="00001335">
      <w:pPr>
        <w:rPr/>
      </w:pPr>
      <w:r w:rsidDel="00000000" w:rsidR="00000000" w:rsidRPr="00000000">
        <w:rPr>
          <w:rtl w:val="0"/>
        </w:rPr>
        <w:t xml:space="preserve">        Người thực hiện quét mã QR để xác nhận check-in, thường là nhân viên của Organizer.</w:t>
      </w:r>
    </w:p>
    <w:p w:rsidR="00000000" w:rsidDel="00000000" w:rsidP="00000000" w:rsidRDefault="00000000" w:rsidRPr="00000000" w14:paraId="00001336">
      <w:pPr>
        <w:rPr/>
      </w:pPr>
      <w:r w:rsidDel="00000000" w:rsidR="00000000" w:rsidRPr="00000000">
        <w:rPr>
          <w:rtl w:val="0"/>
        </w:rPr>
        <w:t xml:space="preserve">    7. checkin_method               ENUM('QR_SCAN','MANUAL_OVERRIDE') Null:YES </w:t>
      </w:r>
    </w:p>
    <w:p w:rsidR="00000000" w:rsidDel="00000000" w:rsidP="00000000" w:rsidRDefault="00000000" w:rsidRPr="00000000" w14:paraId="00001337">
      <w:pPr>
        <w:rPr/>
      </w:pPr>
      <w:r w:rsidDel="00000000" w:rsidR="00000000" w:rsidRPr="00000000">
        <w:rPr>
          <w:rtl w:val="0"/>
        </w:rPr>
        <w:t xml:space="preserve">        Cách thức check-in: quét mã QR hay do nhân viên xác nhận thủ công.</w:t>
      </w:r>
    </w:p>
    <w:p w:rsidR="00000000" w:rsidDel="00000000" w:rsidP="00000000" w:rsidRDefault="00000000" w:rsidRPr="00000000" w14:paraId="00001338">
      <w:pPr>
        <w:rPr/>
      </w:pPr>
      <w:r w:rsidDel="00000000" w:rsidR="00000000" w:rsidRPr="00000000">
        <w:rPr>
          <w:rtl w:val="0"/>
        </w:rPr>
        <w:t xml:space="preserve">        Giá trị hợp lệ: QR_SCAN | MANUAL_OVERRIDE</w:t>
      </w:r>
    </w:p>
    <w:p w:rsidR="00000000" w:rsidDel="00000000" w:rsidP="00000000" w:rsidRDefault="00000000" w:rsidRPr="00000000" w14:paraId="00001339">
      <w:pPr>
        <w:rPr/>
      </w:pPr>
      <w:r w:rsidDel="00000000" w:rsidR="00000000" w:rsidRPr="00000000">
        <w:rPr>
          <w:rtl w:val="0"/>
        </w:rPr>
        <w:t xml:space="preserve">    8. checked_out_at               DATETIME(3)                Null:YES </w:t>
      </w:r>
    </w:p>
    <w:p w:rsidR="00000000" w:rsidDel="00000000" w:rsidP="00000000" w:rsidRDefault="00000000" w:rsidRPr="00000000" w14:paraId="0000133A">
      <w:pPr>
        <w:rPr/>
      </w:pPr>
      <w:r w:rsidDel="00000000" w:rsidR="00000000" w:rsidRPr="00000000">
        <w:rPr>
          <w:rtl w:val="0"/>
        </w:rPr>
        <w:t xml:space="preserve">        Thời điểm khách hàng check-out, kết thúc sử dụng chỗ ngồi.</w:t>
      </w:r>
    </w:p>
    <w:p w:rsidR="00000000" w:rsidDel="00000000" w:rsidP="00000000" w:rsidRDefault="00000000" w:rsidRPr="00000000" w14:paraId="0000133B">
      <w:pPr>
        <w:rPr/>
      </w:pPr>
      <w:r w:rsidDel="00000000" w:rsidR="00000000" w:rsidRPr="00000000">
        <w:rPr>
          <w:rtl w:val="0"/>
        </w:rPr>
        <w:t xml:space="preserve">    9. checked_out_by               BIGINT UNSIGNED            Null:YES </w:t>
      </w:r>
    </w:p>
    <w:p w:rsidR="00000000" w:rsidDel="00000000" w:rsidP="00000000" w:rsidRDefault="00000000" w:rsidRPr="00000000" w14:paraId="0000133C">
      <w:pPr>
        <w:rPr/>
      </w:pPr>
      <w:r w:rsidDel="00000000" w:rsidR="00000000" w:rsidRPr="00000000">
        <w:rPr>
          <w:rtl w:val="0"/>
        </w:rPr>
        <w:t xml:space="preserve">        Người xác nhận check-out cho khách hàng.</w:t>
      </w:r>
    </w:p>
    <w:p w:rsidR="00000000" w:rsidDel="00000000" w:rsidP="00000000" w:rsidRDefault="00000000" w:rsidRPr="00000000" w14:paraId="0000133D">
      <w:pPr>
        <w:rPr/>
      </w:pPr>
      <w:r w:rsidDel="00000000" w:rsidR="00000000" w:rsidRPr="00000000">
        <w:rPr>
          <w:rtl w:val="0"/>
        </w:rPr>
        <w:t xml:space="preserve">   10. checkout_method              ENUM('QR_SCAN','MANUAL_OVERRIDE','AUTO_ON_END') Null:YES </w:t>
      </w:r>
    </w:p>
    <w:p w:rsidR="00000000" w:rsidDel="00000000" w:rsidP="00000000" w:rsidRDefault="00000000" w:rsidRPr="00000000" w14:paraId="0000133E">
      <w:pPr>
        <w:rPr/>
      </w:pPr>
      <w:r w:rsidDel="00000000" w:rsidR="00000000" w:rsidRPr="00000000">
        <w:rPr>
          <w:rtl w:val="0"/>
        </w:rPr>
        <w:t xml:space="preserve">        Cách thức check-out.</w:t>
      </w:r>
    </w:p>
    <w:p w:rsidR="00000000" w:rsidDel="00000000" w:rsidP="00000000" w:rsidRDefault="00000000" w:rsidRPr="00000000" w14:paraId="0000133F">
      <w:pPr>
        <w:rPr/>
      </w:pPr>
      <w:r w:rsidDel="00000000" w:rsidR="00000000" w:rsidRPr="00000000">
        <w:rPr>
          <w:rtl w:val="0"/>
        </w:rPr>
        <w:t xml:space="preserve">        Giá trị hợp lệ: QR_SCAN | MANUAL_OVERRIDE | AUTO_ON_END</w:t>
      </w:r>
    </w:p>
    <w:p w:rsidR="00000000" w:rsidDel="00000000" w:rsidP="00000000" w:rsidRDefault="00000000" w:rsidRPr="00000000" w14:paraId="00001340">
      <w:pPr>
        <w:rPr/>
      </w:pPr>
      <w:r w:rsidDel="00000000" w:rsidR="00000000" w:rsidRPr="00000000">
        <w:rPr>
          <w:rtl w:val="0"/>
        </w:rPr>
        <w:t xml:space="preserve">   11. actual_duration_minutes      INT UNSIGNED               Null:YES </w:t>
      </w:r>
    </w:p>
    <w:p w:rsidR="00000000" w:rsidDel="00000000" w:rsidP="00000000" w:rsidRDefault="00000000" w:rsidRPr="00000000" w14:paraId="00001341">
      <w:pPr>
        <w:rPr/>
      </w:pPr>
      <w:r w:rsidDel="00000000" w:rsidR="00000000" w:rsidRPr="00000000">
        <w:rPr>
          <w:rtl w:val="0"/>
        </w:rPr>
        <w:t xml:space="preserve">        Thời lượng sử dụng thực tế tính từ lúc check-in đến lúc check-out, có thể khác thời lượng đã</w:t>
      </w:r>
    </w:p>
    <w:p w:rsidR="00000000" w:rsidDel="00000000" w:rsidP="00000000" w:rsidRDefault="00000000" w:rsidRPr="00000000" w14:paraId="00001342">
      <w:pPr>
        <w:rPr/>
      </w:pPr>
      <w:r w:rsidDel="00000000" w:rsidR="00000000" w:rsidRPr="00000000">
        <w:rPr>
          <w:rtl w:val="0"/>
        </w:rPr>
        <w:t xml:space="preserve">        đặt.</w:t>
      </w:r>
    </w:p>
    <w:p w:rsidR="00000000" w:rsidDel="00000000" w:rsidP="00000000" w:rsidRDefault="00000000" w:rsidRPr="00000000" w14:paraId="00001343">
      <w:pPr>
        <w:rPr/>
      </w:pPr>
      <w:r w:rsidDel="00000000" w:rsidR="00000000" w:rsidRPr="00000000">
        <w:rPr>
          <w:rtl w:val="0"/>
        </w:rPr>
        <w:t xml:space="preserve">   12. note                         VARCHAR(500)               Null:YES </w:t>
      </w:r>
    </w:p>
    <w:p w:rsidR="00000000" w:rsidDel="00000000" w:rsidP="00000000" w:rsidRDefault="00000000" w:rsidRPr="00000000" w14:paraId="00001344">
      <w:pPr>
        <w:rPr/>
      </w:pPr>
      <w:r w:rsidDel="00000000" w:rsidR="00000000" w:rsidRPr="00000000">
        <w:rPr>
          <w:rtl w:val="0"/>
        </w:rPr>
        <w:t xml:space="preserve">        Ghi chú thêm.</w:t>
      </w:r>
    </w:p>
    <w:p w:rsidR="00000000" w:rsidDel="00000000" w:rsidP="00000000" w:rsidRDefault="00000000" w:rsidRPr="00000000" w14:paraId="00001345">
      <w:pPr>
        <w:rPr/>
      </w:pPr>
      <w:r w:rsidDel="00000000" w:rsidR="00000000" w:rsidRPr="00000000">
        <w:rPr>
          <w:rtl w:val="0"/>
        </w:rPr>
        <w:t xml:space="preserve">   13. created_at                   DATETIME(3)                Null:NO  </w:t>
      </w:r>
    </w:p>
    <w:p w:rsidR="00000000" w:rsidDel="00000000" w:rsidP="00000000" w:rsidRDefault="00000000" w:rsidRPr="00000000" w14:paraId="00001346">
      <w:pPr>
        <w:rPr/>
      </w:pPr>
      <w:r w:rsidDel="00000000" w:rsidR="00000000" w:rsidRPr="00000000">
        <w:rPr>
          <w:rtl w:val="0"/>
        </w:rPr>
        <w:t xml:space="preserve">        · Mặc định = CURRENT_TIMESTAMP(3)</w:t>
      </w:r>
    </w:p>
    <w:p w:rsidR="00000000" w:rsidDel="00000000" w:rsidP="00000000" w:rsidRDefault="00000000" w:rsidRPr="00000000" w14:paraId="00001347">
      <w:pPr>
        <w:rPr/>
      </w:pPr>
      <w:r w:rsidDel="00000000" w:rsidR="00000000" w:rsidRPr="00000000">
        <w:rPr>
          <w:rtl w:val="0"/>
        </w:rPr>
        <w:t xml:space="preserve">        Thời điểm bản ghi được tạo.</w:t>
      </w:r>
    </w:p>
    <w:p w:rsidR="00000000" w:rsidDel="00000000" w:rsidP="00000000" w:rsidRDefault="00000000" w:rsidRPr="00000000" w14:paraId="00001348">
      <w:pPr>
        <w:rPr/>
      </w:pPr>
      <w:r w:rsidDel="00000000" w:rsidR="00000000" w:rsidRPr="00000000">
        <w:rPr>
          <w:rtl w:val="0"/>
        </w:rPr>
      </w:r>
    </w:p>
    <w:p w:rsidR="00000000" w:rsidDel="00000000" w:rsidP="00000000" w:rsidRDefault="00000000" w:rsidRPr="00000000" w14:paraId="00001349">
      <w:pPr>
        <w:rPr/>
      </w:pPr>
      <w:r w:rsidDel="00000000" w:rsidR="00000000" w:rsidRPr="00000000">
        <w:rPr>
          <w:rtl w:val="0"/>
        </w:rPr>
      </w:r>
    </w:p>
    <w:p w:rsidR="00000000" w:rsidDel="00000000" w:rsidP="00000000" w:rsidRDefault="00000000" w:rsidRPr="00000000" w14:paraId="0000134A">
      <w:pPr>
        <w:rPr/>
      </w:pPr>
      <w:r w:rsidDel="00000000" w:rsidR="00000000" w:rsidRPr="00000000">
        <w:rPr>
          <w:rtl w:val="0"/>
        </w:rPr>
        <w:t xml:space="preserve">####################################################################################################</w:t>
      </w:r>
    </w:p>
    <w:p w:rsidR="00000000" w:rsidDel="00000000" w:rsidP="00000000" w:rsidRDefault="00000000" w:rsidRPr="00000000" w14:paraId="0000134B">
      <w:pPr>
        <w:rPr/>
      </w:pPr>
      <w:r w:rsidDel="00000000" w:rsidR="00000000" w:rsidRPr="00000000">
        <w:rPr>
          <w:rtl w:val="0"/>
        </w:rPr>
        <w:t xml:space="preserve">#  MODULE M12 — REVIEW &amp; RATING MANAGEMENT  (10 UC)</w:t>
      </w:r>
    </w:p>
    <w:p w:rsidR="00000000" w:rsidDel="00000000" w:rsidP="00000000" w:rsidRDefault="00000000" w:rsidRPr="00000000" w14:paraId="0000134C">
      <w:pPr>
        <w:rPr/>
      </w:pPr>
      <w:r w:rsidDel="00000000" w:rsidR="00000000" w:rsidRPr="00000000">
        <w:rPr>
          <w:rtl w:val="0"/>
        </w:rPr>
        <w:t xml:space="preserve">####################################################################################################</w:t>
      </w:r>
    </w:p>
    <w:p w:rsidR="00000000" w:rsidDel="00000000" w:rsidP="00000000" w:rsidRDefault="00000000" w:rsidRPr="00000000" w14:paraId="0000134D">
      <w:pPr>
        <w:rPr/>
      </w:pPr>
      <w:r w:rsidDel="00000000" w:rsidR="00000000" w:rsidRPr="00000000">
        <w:rPr>
          <w:rtl w:val="0"/>
        </w:rPr>
      </w:r>
    </w:p>
    <w:p w:rsidR="00000000" w:rsidDel="00000000" w:rsidP="00000000" w:rsidRDefault="00000000" w:rsidRPr="00000000" w14:paraId="0000134E">
      <w:pPr>
        <w:rPr/>
      </w:pPr>
      <w:r w:rsidDel="00000000" w:rsidR="00000000" w:rsidRPr="00000000">
        <w:rPr>
          <w:rtl w:val="0"/>
        </w:rPr>
        <w:t xml:space="preserve">====================================================================================================</w:t>
      </w:r>
    </w:p>
    <w:p w:rsidR="00000000" w:rsidDel="00000000" w:rsidP="00000000" w:rsidRDefault="00000000" w:rsidRPr="00000000" w14:paraId="0000134F">
      <w:pPr>
        <w:rPr/>
      </w:pPr>
      <w:r w:rsidDel="00000000" w:rsidR="00000000" w:rsidRPr="00000000">
        <w:rPr>
          <w:rtl w:val="0"/>
        </w:rPr>
        <w:t xml:space="preserve">BẢNG 48/95 :  REVIEW</w:t>
      </w:r>
    </w:p>
    <w:p w:rsidR="00000000" w:rsidDel="00000000" w:rsidP="00000000" w:rsidRDefault="00000000" w:rsidRPr="00000000" w14:paraId="00001350">
      <w:pPr>
        <w:rPr/>
      </w:pPr>
      <w:r w:rsidDel="00000000" w:rsidR="00000000" w:rsidRPr="00000000">
        <w:rPr>
          <w:rtl w:val="0"/>
        </w:rPr>
        <w:t xml:space="preserve">====================================================================================================</w:t>
      </w:r>
    </w:p>
    <w:p w:rsidR="00000000" w:rsidDel="00000000" w:rsidP="00000000" w:rsidRDefault="00000000" w:rsidRPr="00000000" w14:paraId="00001351">
      <w:pPr>
        <w:rPr/>
      </w:pPr>
      <w:r w:rsidDel="00000000" w:rsidR="00000000" w:rsidRPr="00000000">
        <w:rPr>
          <w:rtl w:val="0"/>
        </w:rPr>
      </w:r>
    </w:p>
    <w:p w:rsidR="00000000" w:rsidDel="00000000" w:rsidP="00000000" w:rsidRDefault="00000000" w:rsidRPr="00000000" w14:paraId="00001352">
      <w:pPr>
        <w:rPr/>
      </w:pPr>
      <w:r w:rsidDel="00000000" w:rsidR="00000000" w:rsidRPr="00000000">
        <w:rPr>
          <w:rtl w:val="0"/>
        </w:rPr>
        <w:t xml:space="preserve">Ý NGHĨA: Đánh giá workspace (BR-23, BR-24).</w:t>
      </w:r>
    </w:p>
    <w:p w:rsidR="00000000" w:rsidDel="00000000" w:rsidP="00000000" w:rsidRDefault="00000000" w:rsidRPr="00000000" w14:paraId="00001353">
      <w:pPr>
        <w:rPr/>
      </w:pPr>
      <w:r w:rsidDel="00000000" w:rsidR="00000000" w:rsidRPr="00000000">
        <w:rPr>
          <w:rtl w:val="0"/>
        </w:rPr>
      </w:r>
    </w:p>
    <w:p w:rsidR="00000000" w:rsidDel="00000000" w:rsidP="00000000" w:rsidRDefault="00000000" w:rsidRPr="00000000" w14:paraId="00001354">
      <w:pPr>
        <w:rPr/>
      </w:pPr>
      <w:r w:rsidDel="00000000" w:rsidR="00000000" w:rsidRPr="00000000">
        <w:rPr>
          <w:rtl w:val="0"/>
        </w:rPr>
        <w:t xml:space="preserve">  Khoá chính : id</w:t>
      </w:r>
    </w:p>
    <w:p w:rsidR="00000000" w:rsidDel="00000000" w:rsidP="00000000" w:rsidRDefault="00000000" w:rsidRPr="00000000" w14:paraId="00001355">
      <w:pPr>
        <w:rPr/>
      </w:pPr>
      <w:r w:rsidDel="00000000" w:rsidR="00000000" w:rsidRPr="00000000">
        <w:rPr>
          <w:rtl w:val="0"/>
        </w:rPr>
        <w:t xml:space="preserve">  Duy nhất   : uk_review_booking (booking_id)</w:t>
      </w:r>
    </w:p>
    <w:p w:rsidR="00000000" w:rsidDel="00000000" w:rsidP="00000000" w:rsidRDefault="00000000" w:rsidRPr="00000000" w14:paraId="00001356">
      <w:pPr>
        <w:rPr/>
      </w:pPr>
      <w:r w:rsidDel="00000000" w:rsidR="00000000" w:rsidRPr="00000000">
        <w:rPr>
          <w:rtl w:val="0"/>
        </w:rPr>
        <w:t xml:space="preserve">  Tham chiếu tới:</w:t>
      </w:r>
    </w:p>
    <w:p w:rsidR="00000000" w:rsidDel="00000000" w:rsidP="00000000" w:rsidRDefault="00000000" w:rsidRPr="00000000" w14:paraId="00001357">
      <w:pPr>
        <w:rPr/>
      </w:pPr>
      <w:r w:rsidDel="00000000" w:rsidR="00000000" w:rsidRPr="00000000">
        <w:rPr>
          <w:rtl w:val="0"/>
        </w:rPr>
        <w:t xml:space="preserve">      - booking_id                 -&gt; booking.id   [ON DELETE CASCADE]</w:t>
      </w:r>
    </w:p>
    <w:p w:rsidR="00000000" w:rsidDel="00000000" w:rsidP="00000000" w:rsidRDefault="00000000" w:rsidRPr="00000000" w14:paraId="00001358">
      <w:pPr>
        <w:rPr/>
      </w:pPr>
      <w:r w:rsidDel="00000000" w:rsidR="00000000" w:rsidRPr="00000000">
        <w:rPr>
          <w:rtl w:val="0"/>
        </w:rPr>
        <w:t xml:space="preserve">      - workspace_id               -&gt; workspace.id   [ON DELETE CASCADE]</w:t>
      </w:r>
    </w:p>
    <w:p w:rsidR="00000000" w:rsidDel="00000000" w:rsidP="00000000" w:rsidRDefault="00000000" w:rsidRPr="00000000" w14:paraId="00001359">
      <w:pPr>
        <w:rPr/>
      </w:pPr>
      <w:r w:rsidDel="00000000" w:rsidR="00000000" w:rsidRPr="00000000">
        <w:rPr>
          <w:rtl w:val="0"/>
        </w:rPr>
        <w:t xml:space="preserve">      - customer_id                -&gt; user_account.id   [ON DELETE CASCADE]</w:t>
      </w:r>
    </w:p>
    <w:p w:rsidR="00000000" w:rsidDel="00000000" w:rsidP="00000000" w:rsidRDefault="00000000" w:rsidRPr="00000000" w14:paraId="0000135A">
      <w:pPr>
        <w:rPr/>
      </w:pPr>
      <w:r w:rsidDel="00000000" w:rsidR="00000000" w:rsidRPr="00000000">
        <w:rPr>
          <w:rtl w:val="0"/>
        </w:rPr>
        <w:t xml:space="preserve">  Được tham chiếu bởi: review_reply.review_id, review_report.review_id</w:t>
      </w:r>
    </w:p>
    <w:p w:rsidR="00000000" w:rsidDel="00000000" w:rsidP="00000000" w:rsidRDefault="00000000" w:rsidRPr="00000000" w14:paraId="0000135B">
      <w:pPr>
        <w:rPr/>
      </w:pPr>
      <w:r w:rsidDel="00000000" w:rsidR="00000000" w:rsidRPr="00000000">
        <w:rPr>
          <w:rtl w:val="0"/>
        </w:rPr>
      </w:r>
    </w:p>
    <w:p w:rsidR="00000000" w:rsidDel="00000000" w:rsidP="00000000" w:rsidRDefault="00000000" w:rsidRPr="00000000" w14:paraId="0000135C">
      <w:pPr>
        <w:rPr/>
      </w:pPr>
      <w:r w:rsidDel="00000000" w:rsidR="00000000" w:rsidRPr="00000000">
        <w:rPr>
          <w:rtl w:val="0"/>
        </w:rPr>
        <w:t xml:space="preserve">  DANH SÁCH THUỘC TÍNH</w:t>
      </w:r>
    </w:p>
    <w:p w:rsidR="00000000" w:rsidDel="00000000" w:rsidP="00000000" w:rsidRDefault="00000000" w:rsidRPr="00000000" w14:paraId="0000135D">
      <w:pPr>
        <w:rPr/>
      </w:pPr>
      <w:r w:rsidDel="00000000" w:rsidR="00000000" w:rsidRPr="00000000">
        <w:rPr>
          <w:rtl w:val="0"/>
        </w:rPr>
        <w:t xml:space="preserve">  --------------------------------------------------------------------------------------------------</w:t>
      </w:r>
    </w:p>
    <w:p w:rsidR="00000000" w:rsidDel="00000000" w:rsidP="00000000" w:rsidRDefault="00000000" w:rsidRPr="00000000" w14:paraId="0000135E">
      <w:pPr>
        <w:rPr/>
      </w:pPr>
      <w:r w:rsidDel="00000000" w:rsidR="00000000" w:rsidRPr="00000000">
        <w:rPr>
          <w:rtl w:val="0"/>
        </w:rPr>
        <w:t xml:space="preserve">    1. id                           BIGINT UNSIGNED            Null:NO   [PK]</w:t>
      </w:r>
    </w:p>
    <w:p w:rsidR="00000000" w:rsidDel="00000000" w:rsidP="00000000" w:rsidRDefault="00000000" w:rsidRPr="00000000" w14:paraId="0000135F">
      <w:pPr>
        <w:rPr/>
      </w:pPr>
      <w:r w:rsidDel="00000000" w:rsidR="00000000" w:rsidRPr="00000000">
        <w:rPr>
          <w:rtl w:val="0"/>
        </w:rPr>
        <w:t xml:space="preserve">        · AUTO_INCREMENT</w:t>
      </w:r>
    </w:p>
    <w:p w:rsidR="00000000" w:rsidDel="00000000" w:rsidP="00000000" w:rsidRDefault="00000000" w:rsidRPr="00000000" w14:paraId="00001360">
      <w:pPr>
        <w:rPr/>
      </w:pPr>
      <w:r w:rsidDel="00000000" w:rsidR="00000000" w:rsidRPr="00000000">
        <w:rPr>
          <w:rtl w:val="0"/>
        </w:rPr>
        <w:t xml:space="preserve">        Khoá chính, tự tăng.</w:t>
      </w:r>
    </w:p>
    <w:p w:rsidR="00000000" w:rsidDel="00000000" w:rsidP="00000000" w:rsidRDefault="00000000" w:rsidRPr="00000000" w14:paraId="00001361">
      <w:pPr>
        <w:rPr/>
      </w:pPr>
      <w:r w:rsidDel="00000000" w:rsidR="00000000" w:rsidRPr="00000000">
        <w:rPr>
          <w:rtl w:val="0"/>
        </w:rPr>
        <w:t xml:space="preserve">    2. booking_id                   BIGINT UNSIGNED            Null:NO   [FK/UQ]</w:t>
      </w:r>
    </w:p>
    <w:p w:rsidR="00000000" w:rsidDel="00000000" w:rsidP="00000000" w:rsidRDefault="00000000" w:rsidRPr="00000000" w14:paraId="00001362">
      <w:pPr>
        <w:rPr/>
      </w:pPr>
      <w:r w:rsidDel="00000000" w:rsidR="00000000" w:rsidRPr="00000000">
        <w:rPr>
          <w:rtl w:val="0"/>
        </w:rPr>
        <w:t xml:space="preserve">        Khoá ngoại tới bảng booking (Đơn đặt chỗ).</w:t>
      </w:r>
    </w:p>
    <w:p w:rsidR="00000000" w:rsidDel="00000000" w:rsidP="00000000" w:rsidRDefault="00000000" w:rsidRPr="00000000" w14:paraId="00001363">
      <w:pPr>
        <w:rPr/>
      </w:pPr>
      <w:r w:rsidDel="00000000" w:rsidR="00000000" w:rsidRPr="00000000">
        <w:rPr>
          <w:rtl w:val="0"/>
        </w:rPr>
        <w:t xml:space="preserve">    3. workspace_id                 BIGINT UNSIGNED            Null:NO   [FK/IDX]</w:t>
      </w:r>
    </w:p>
    <w:p w:rsidR="00000000" w:rsidDel="00000000" w:rsidP="00000000" w:rsidRDefault="00000000" w:rsidRPr="00000000" w14:paraId="00001364">
      <w:pPr>
        <w:rPr/>
      </w:pPr>
      <w:r w:rsidDel="00000000" w:rsidR="00000000" w:rsidRPr="00000000">
        <w:rPr>
          <w:rtl w:val="0"/>
        </w:rPr>
        <w:t xml:space="preserve">        Khoá ngoại tới bảng workspace (Không gian làm việc).</w:t>
      </w:r>
    </w:p>
    <w:p w:rsidR="00000000" w:rsidDel="00000000" w:rsidP="00000000" w:rsidRDefault="00000000" w:rsidRPr="00000000" w14:paraId="00001365">
      <w:pPr>
        <w:rPr/>
      </w:pPr>
      <w:r w:rsidDel="00000000" w:rsidR="00000000" w:rsidRPr="00000000">
        <w:rPr>
          <w:rtl w:val="0"/>
        </w:rPr>
        <w:t xml:space="preserve">    4. customer_id                  BIGINT UNSIGNED            Null:NO   [FK/IDX]</w:t>
      </w:r>
    </w:p>
    <w:p w:rsidR="00000000" w:rsidDel="00000000" w:rsidP="00000000" w:rsidRDefault="00000000" w:rsidRPr="00000000" w14:paraId="00001366">
      <w:pPr>
        <w:rPr/>
      </w:pPr>
      <w:r w:rsidDel="00000000" w:rsidR="00000000" w:rsidRPr="00000000">
        <w:rPr>
          <w:rtl w:val="0"/>
        </w:rPr>
        <w:t xml:space="preserve">        Khoá ngoại tới bảng user_account (Tài khoản đăng nhập).</w:t>
      </w:r>
    </w:p>
    <w:p w:rsidR="00000000" w:rsidDel="00000000" w:rsidP="00000000" w:rsidRDefault="00000000" w:rsidRPr="00000000" w14:paraId="00001367">
      <w:pPr>
        <w:rPr/>
      </w:pPr>
      <w:r w:rsidDel="00000000" w:rsidR="00000000" w:rsidRPr="00000000">
        <w:rPr>
          <w:rtl w:val="0"/>
        </w:rPr>
        <w:t xml:space="preserve">    5. rating                       TINYINT UNSIGNED           Null:NO  </w:t>
      </w:r>
    </w:p>
    <w:p w:rsidR="00000000" w:rsidDel="00000000" w:rsidP="00000000" w:rsidRDefault="00000000" w:rsidRPr="00000000" w14:paraId="00001368">
      <w:pPr>
        <w:rPr/>
      </w:pPr>
      <w:r w:rsidDel="00000000" w:rsidR="00000000" w:rsidRPr="00000000">
        <w:rPr>
          <w:rtl w:val="0"/>
        </w:rPr>
        <w:t xml:space="preserve">        Điểm đánh giá tổng thể theo thang 1 đến 5 sao. Chỉ khách có booking ở trạng thái hoàn tất</w:t>
      </w:r>
    </w:p>
    <w:p w:rsidR="00000000" w:rsidDel="00000000" w:rsidP="00000000" w:rsidRDefault="00000000" w:rsidRPr="00000000" w14:paraId="00001369">
      <w:pPr>
        <w:rPr/>
      </w:pPr>
      <w:r w:rsidDel="00000000" w:rsidR="00000000" w:rsidRPr="00000000">
        <w:rPr>
          <w:rtl w:val="0"/>
        </w:rPr>
        <w:t xml:space="preserve">        mới được chấm (BR-23).</w:t>
      </w:r>
    </w:p>
    <w:p w:rsidR="00000000" w:rsidDel="00000000" w:rsidP="00000000" w:rsidRDefault="00000000" w:rsidRPr="00000000" w14:paraId="0000136A">
      <w:pPr>
        <w:rPr/>
      </w:pPr>
      <w:r w:rsidDel="00000000" w:rsidR="00000000" w:rsidRPr="00000000">
        <w:rPr>
          <w:rtl w:val="0"/>
        </w:rPr>
        <w:t xml:space="preserve">    6. rating_cleanliness           TINYINT UNSIGNED           Null:YES </w:t>
      </w:r>
    </w:p>
    <w:p w:rsidR="00000000" w:rsidDel="00000000" w:rsidP="00000000" w:rsidRDefault="00000000" w:rsidRPr="00000000" w14:paraId="0000136B">
      <w:pPr>
        <w:rPr/>
      </w:pPr>
      <w:r w:rsidDel="00000000" w:rsidR="00000000" w:rsidRPr="00000000">
        <w:rPr>
          <w:rtl w:val="0"/>
        </w:rPr>
        <w:t xml:space="preserve">        Điểm đánh giá riêng về mức độ sạch sẽ, thang 1 đến 5.</w:t>
      </w:r>
    </w:p>
    <w:p w:rsidR="00000000" w:rsidDel="00000000" w:rsidP="00000000" w:rsidRDefault="00000000" w:rsidRPr="00000000" w14:paraId="0000136C">
      <w:pPr>
        <w:rPr/>
      </w:pPr>
      <w:r w:rsidDel="00000000" w:rsidR="00000000" w:rsidRPr="00000000">
        <w:rPr>
          <w:rtl w:val="0"/>
        </w:rPr>
        <w:t xml:space="preserve">    7. rating_location              TINYINT UNSIGNED           Null:YES </w:t>
      </w:r>
    </w:p>
    <w:p w:rsidR="00000000" w:rsidDel="00000000" w:rsidP="00000000" w:rsidRDefault="00000000" w:rsidRPr="00000000" w14:paraId="0000136D">
      <w:pPr>
        <w:rPr/>
      </w:pPr>
      <w:r w:rsidDel="00000000" w:rsidR="00000000" w:rsidRPr="00000000">
        <w:rPr>
          <w:rtl w:val="0"/>
        </w:rPr>
        <w:t xml:space="preserve">        Điểm đánh giá riêng về vị trí, thang 1 đến 5.</w:t>
      </w:r>
    </w:p>
    <w:p w:rsidR="00000000" w:rsidDel="00000000" w:rsidP="00000000" w:rsidRDefault="00000000" w:rsidRPr="00000000" w14:paraId="0000136E">
      <w:pPr>
        <w:rPr/>
      </w:pPr>
      <w:r w:rsidDel="00000000" w:rsidR="00000000" w:rsidRPr="00000000">
        <w:rPr>
          <w:rtl w:val="0"/>
        </w:rPr>
        <w:t xml:space="preserve">    8. rating_amenity               TINYINT UNSIGNED           Null:YES </w:t>
      </w:r>
    </w:p>
    <w:p w:rsidR="00000000" w:rsidDel="00000000" w:rsidP="00000000" w:rsidRDefault="00000000" w:rsidRPr="00000000" w14:paraId="0000136F">
      <w:pPr>
        <w:rPr/>
      </w:pPr>
      <w:r w:rsidDel="00000000" w:rsidR="00000000" w:rsidRPr="00000000">
        <w:rPr>
          <w:rtl w:val="0"/>
        </w:rPr>
        <w:t xml:space="preserve">        Điểm đánh giá riêng về tiện ích, thang 1 đến 5.</w:t>
      </w:r>
    </w:p>
    <w:p w:rsidR="00000000" w:rsidDel="00000000" w:rsidP="00000000" w:rsidRDefault="00000000" w:rsidRPr="00000000" w14:paraId="00001370">
      <w:pPr>
        <w:rPr/>
      </w:pPr>
      <w:r w:rsidDel="00000000" w:rsidR="00000000" w:rsidRPr="00000000">
        <w:rPr>
          <w:rtl w:val="0"/>
        </w:rPr>
        <w:t xml:space="preserve">    9. rating_value                 TINYINT UNSIGNED           Null:YES </w:t>
      </w:r>
    </w:p>
    <w:p w:rsidR="00000000" w:rsidDel="00000000" w:rsidP="00000000" w:rsidRDefault="00000000" w:rsidRPr="00000000" w14:paraId="00001371">
      <w:pPr>
        <w:rPr/>
      </w:pPr>
      <w:r w:rsidDel="00000000" w:rsidR="00000000" w:rsidRPr="00000000">
        <w:rPr>
          <w:rtl w:val="0"/>
        </w:rPr>
        <w:t xml:space="preserve">        Điểm đánh giá riêng về mức độ đáng tiền, thang 1 đến 5.</w:t>
      </w:r>
    </w:p>
    <w:p w:rsidR="00000000" w:rsidDel="00000000" w:rsidP="00000000" w:rsidRDefault="00000000" w:rsidRPr="00000000" w14:paraId="00001372">
      <w:pPr>
        <w:rPr/>
      </w:pPr>
      <w:r w:rsidDel="00000000" w:rsidR="00000000" w:rsidRPr="00000000">
        <w:rPr>
          <w:rtl w:val="0"/>
        </w:rPr>
        <w:t xml:space="preserve">   10. content                      TEXT                       Null:YES </w:t>
      </w:r>
    </w:p>
    <w:p w:rsidR="00000000" w:rsidDel="00000000" w:rsidP="00000000" w:rsidRDefault="00000000" w:rsidRPr="00000000" w14:paraId="00001373">
      <w:pPr>
        <w:rPr/>
      </w:pPr>
      <w:r w:rsidDel="00000000" w:rsidR="00000000" w:rsidRPr="00000000">
        <w:rPr>
          <w:rtl w:val="0"/>
        </w:rPr>
        <w:t xml:space="preserve">        Nội dung văn bản.</w:t>
      </w:r>
    </w:p>
    <w:p w:rsidR="00000000" w:rsidDel="00000000" w:rsidP="00000000" w:rsidRDefault="00000000" w:rsidRPr="00000000" w14:paraId="00001374">
      <w:pPr>
        <w:rPr/>
      </w:pPr>
      <w:r w:rsidDel="00000000" w:rsidR="00000000" w:rsidRPr="00000000">
        <w:rPr>
          <w:rtl w:val="0"/>
        </w:rPr>
        <w:t xml:space="preserve">   11. status                       ENUM('PUBLISHED','HIDDEN','REMOVED') Null:NO   [IDX]</w:t>
      </w:r>
    </w:p>
    <w:p w:rsidR="00000000" w:rsidDel="00000000" w:rsidP="00000000" w:rsidRDefault="00000000" w:rsidRPr="00000000" w14:paraId="00001375">
      <w:pPr>
        <w:rPr/>
      </w:pPr>
      <w:r w:rsidDel="00000000" w:rsidR="00000000" w:rsidRPr="00000000">
        <w:rPr>
          <w:rtl w:val="0"/>
        </w:rPr>
        <w:t xml:space="preserve">        · Mặc định = 'PUBLISHED'</w:t>
      </w:r>
    </w:p>
    <w:p w:rsidR="00000000" w:rsidDel="00000000" w:rsidP="00000000" w:rsidRDefault="00000000" w:rsidRPr="00000000" w14:paraId="00001376">
      <w:pPr>
        <w:rPr/>
      </w:pPr>
      <w:r w:rsidDel="00000000" w:rsidR="00000000" w:rsidRPr="00000000">
        <w:rPr>
          <w:rtl w:val="0"/>
        </w:rPr>
        <w:t xml:space="preserve">        Trạng thái hiện tại của bản ghi. (Tham chiếu SRS: BR-26)</w:t>
      </w:r>
    </w:p>
    <w:p w:rsidR="00000000" w:rsidDel="00000000" w:rsidP="00000000" w:rsidRDefault="00000000" w:rsidRPr="00000000" w14:paraId="00001377">
      <w:pPr>
        <w:rPr/>
      </w:pPr>
      <w:r w:rsidDel="00000000" w:rsidR="00000000" w:rsidRPr="00000000">
        <w:rPr>
          <w:rtl w:val="0"/>
        </w:rPr>
        <w:t xml:space="preserve">        Giá trị hợp lệ: PUBLISHED | HIDDEN | REMOVED</w:t>
      </w:r>
    </w:p>
    <w:p w:rsidR="00000000" w:rsidDel="00000000" w:rsidP="00000000" w:rsidRDefault="00000000" w:rsidRPr="00000000" w14:paraId="00001378">
      <w:pPr>
        <w:rPr/>
      </w:pPr>
      <w:r w:rsidDel="00000000" w:rsidR="00000000" w:rsidRPr="00000000">
        <w:rPr>
          <w:rtl w:val="0"/>
        </w:rPr>
        <w:t xml:space="preserve">   12. report_count                 SMALLINT UNSIGNED          Null:NO  </w:t>
      </w:r>
    </w:p>
    <w:p w:rsidR="00000000" w:rsidDel="00000000" w:rsidP="00000000" w:rsidRDefault="00000000" w:rsidRPr="00000000" w14:paraId="00001379">
      <w:pPr>
        <w:rPr/>
      </w:pPr>
      <w:r w:rsidDel="00000000" w:rsidR="00000000" w:rsidRPr="00000000">
        <w:rPr>
          <w:rtl w:val="0"/>
        </w:rPr>
        <w:t xml:space="preserve">        · Mặc định = 0</w:t>
      </w:r>
    </w:p>
    <w:p w:rsidR="00000000" w:rsidDel="00000000" w:rsidP="00000000" w:rsidRDefault="00000000" w:rsidRPr="00000000" w14:paraId="0000137A">
      <w:pPr>
        <w:rPr/>
      </w:pPr>
      <w:r w:rsidDel="00000000" w:rsidR="00000000" w:rsidRPr="00000000">
        <w:rPr>
          <w:rtl w:val="0"/>
        </w:rPr>
        <w:t xml:space="preserve">        Số lượng báo cáo.</w:t>
      </w:r>
    </w:p>
    <w:p w:rsidR="00000000" w:rsidDel="00000000" w:rsidP="00000000" w:rsidRDefault="00000000" w:rsidRPr="00000000" w14:paraId="0000137B">
      <w:pPr>
        <w:rPr/>
      </w:pPr>
      <w:r w:rsidDel="00000000" w:rsidR="00000000" w:rsidRPr="00000000">
        <w:rPr>
          <w:rtl w:val="0"/>
        </w:rPr>
        <w:t xml:space="preserve">   13. created_at                   DATETIME(3)                Null:NO   [IDX]</w:t>
      </w:r>
    </w:p>
    <w:p w:rsidR="00000000" w:rsidDel="00000000" w:rsidP="00000000" w:rsidRDefault="00000000" w:rsidRPr="00000000" w14:paraId="0000137C">
      <w:pPr>
        <w:rPr/>
      </w:pPr>
      <w:r w:rsidDel="00000000" w:rsidR="00000000" w:rsidRPr="00000000">
        <w:rPr>
          <w:rtl w:val="0"/>
        </w:rPr>
        <w:t xml:space="preserve">        · Mặc định = CURRENT_TIMESTAMP(3)</w:t>
      </w:r>
    </w:p>
    <w:p w:rsidR="00000000" w:rsidDel="00000000" w:rsidP="00000000" w:rsidRDefault="00000000" w:rsidRPr="00000000" w14:paraId="0000137D">
      <w:pPr>
        <w:rPr/>
      </w:pPr>
      <w:r w:rsidDel="00000000" w:rsidR="00000000" w:rsidRPr="00000000">
        <w:rPr>
          <w:rtl w:val="0"/>
        </w:rPr>
        <w:t xml:space="preserve">        Thời điểm bản ghi được tạo.</w:t>
      </w:r>
    </w:p>
    <w:p w:rsidR="00000000" w:rsidDel="00000000" w:rsidP="00000000" w:rsidRDefault="00000000" w:rsidRPr="00000000" w14:paraId="0000137E">
      <w:pPr>
        <w:rPr/>
      </w:pPr>
      <w:r w:rsidDel="00000000" w:rsidR="00000000" w:rsidRPr="00000000">
        <w:rPr>
          <w:rtl w:val="0"/>
        </w:rPr>
        <w:t xml:space="preserve">   14. updated_at                   DATETIME(3)                Null:NO  </w:t>
      </w:r>
    </w:p>
    <w:p w:rsidR="00000000" w:rsidDel="00000000" w:rsidP="00000000" w:rsidRDefault="00000000" w:rsidRPr="00000000" w14:paraId="0000137F">
      <w:pPr>
        <w:rPr/>
      </w:pPr>
      <w:r w:rsidDel="00000000" w:rsidR="00000000" w:rsidRPr="00000000">
        <w:rPr>
          <w:rtl w:val="0"/>
        </w:rPr>
        <w:t xml:space="preserve">        · Mặc định = CURRENT_TIMESTAMP(3)  |  AUTO-UPDATE</w:t>
      </w:r>
    </w:p>
    <w:p w:rsidR="00000000" w:rsidDel="00000000" w:rsidP="00000000" w:rsidRDefault="00000000" w:rsidRPr="00000000" w14:paraId="00001380">
      <w:pPr>
        <w:rPr/>
      </w:pPr>
      <w:r w:rsidDel="00000000" w:rsidR="00000000" w:rsidRPr="00000000">
        <w:rPr>
          <w:rtl w:val="0"/>
        </w:rPr>
        <w:t xml:space="preserve">        Thời điểm cập nhật gần nhất (tự động cập nhật).</w:t>
      </w:r>
    </w:p>
    <w:p w:rsidR="00000000" w:rsidDel="00000000" w:rsidP="00000000" w:rsidRDefault="00000000" w:rsidRPr="00000000" w14:paraId="00001381">
      <w:pPr>
        <w:rPr/>
      </w:pPr>
      <w:r w:rsidDel="00000000" w:rsidR="00000000" w:rsidRPr="00000000">
        <w:rPr>
          <w:rtl w:val="0"/>
        </w:rPr>
        <w:t xml:space="preserve">   15. deleted_at                   DATETIME(3)                Null:YES </w:t>
      </w:r>
    </w:p>
    <w:p w:rsidR="00000000" w:rsidDel="00000000" w:rsidP="00000000" w:rsidRDefault="00000000" w:rsidRPr="00000000" w14:paraId="00001382">
      <w:pPr>
        <w:rPr/>
      </w:pPr>
      <w:r w:rsidDel="00000000" w:rsidR="00000000" w:rsidRPr="00000000">
        <w:rPr>
          <w:rtl w:val="0"/>
        </w:rPr>
        <w:t xml:space="preserve">        Thời điểm xoá mềm; NULL nghĩa là bản ghi còn hiệu lực.</w:t>
      </w:r>
    </w:p>
    <w:p w:rsidR="00000000" w:rsidDel="00000000" w:rsidP="00000000" w:rsidRDefault="00000000" w:rsidRPr="00000000" w14:paraId="00001383">
      <w:pPr>
        <w:rPr/>
      </w:pPr>
      <w:r w:rsidDel="00000000" w:rsidR="00000000" w:rsidRPr="00000000">
        <w:rPr>
          <w:rtl w:val="0"/>
        </w:rPr>
      </w:r>
    </w:p>
    <w:p w:rsidR="00000000" w:rsidDel="00000000" w:rsidP="00000000" w:rsidRDefault="00000000" w:rsidRPr="00000000" w14:paraId="00001384">
      <w:pPr>
        <w:rPr/>
      </w:pPr>
      <w:r w:rsidDel="00000000" w:rsidR="00000000" w:rsidRPr="00000000">
        <w:rPr>
          <w:rtl w:val="0"/>
        </w:rPr>
      </w:r>
    </w:p>
    <w:p w:rsidR="00000000" w:rsidDel="00000000" w:rsidP="00000000" w:rsidRDefault="00000000" w:rsidRPr="00000000" w14:paraId="00001385">
      <w:pPr>
        <w:rPr/>
      </w:pPr>
      <w:r w:rsidDel="00000000" w:rsidR="00000000" w:rsidRPr="00000000">
        <w:rPr>
          <w:rtl w:val="0"/>
        </w:rPr>
        <w:t xml:space="preserve">====================================================================================================</w:t>
      </w:r>
    </w:p>
    <w:p w:rsidR="00000000" w:rsidDel="00000000" w:rsidP="00000000" w:rsidRDefault="00000000" w:rsidRPr="00000000" w14:paraId="00001386">
      <w:pPr>
        <w:rPr/>
      </w:pPr>
      <w:r w:rsidDel="00000000" w:rsidR="00000000" w:rsidRPr="00000000">
        <w:rPr>
          <w:rtl w:val="0"/>
        </w:rPr>
        <w:t xml:space="preserve">BẢNG 49/95 :  REVIEW_REPLY</w:t>
      </w:r>
    </w:p>
    <w:p w:rsidR="00000000" w:rsidDel="00000000" w:rsidP="00000000" w:rsidRDefault="00000000" w:rsidRPr="00000000" w14:paraId="00001387">
      <w:pPr>
        <w:rPr/>
      </w:pPr>
      <w:r w:rsidDel="00000000" w:rsidR="00000000" w:rsidRPr="00000000">
        <w:rPr>
          <w:rtl w:val="0"/>
        </w:rPr>
        <w:t xml:space="preserve">====================================================================================================</w:t>
      </w:r>
    </w:p>
    <w:p w:rsidR="00000000" w:rsidDel="00000000" w:rsidP="00000000" w:rsidRDefault="00000000" w:rsidRPr="00000000" w14:paraId="00001388">
      <w:pPr>
        <w:rPr/>
      </w:pPr>
      <w:r w:rsidDel="00000000" w:rsidR="00000000" w:rsidRPr="00000000">
        <w:rPr>
          <w:rtl w:val="0"/>
        </w:rPr>
      </w:r>
    </w:p>
    <w:p w:rsidR="00000000" w:rsidDel="00000000" w:rsidP="00000000" w:rsidRDefault="00000000" w:rsidRPr="00000000" w14:paraId="00001389">
      <w:pPr>
        <w:rPr/>
      </w:pPr>
      <w:r w:rsidDel="00000000" w:rsidR="00000000" w:rsidRPr="00000000">
        <w:rPr>
          <w:rtl w:val="0"/>
        </w:rPr>
        <w:t xml:space="preserve">Ý NGHĨA: Phản hồi của Organizer (BR-25).</w:t>
      </w:r>
    </w:p>
    <w:p w:rsidR="00000000" w:rsidDel="00000000" w:rsidP="00000000" w:rsidRDefault="00000000" w:rsidRPr="00000000" w14:paraId="0000138A">
      <w:pPr>
        <w:rPr/>
      </w:pPr>
      <w:r w:rsidDel="00000000" w:rsidR="00000000" w:rsidRPr="00000000">
        <w:rPr>
          <w:rtl w:val="0"/>
        </w:rPr>
      </w:r>
    </w:p>
    <w:p w:rsidR="00000000" w:rsidDel="00000000" w:rsidP="00000000" w:rsidRDefault="00000000" w:rsidRPr="00000000" w14:paraId="0000138B">
      <w:pPr>
        <w:rPr/>
      </w:pPr>
      <w:r w:rsidDel="00000000" w:rsidR="00000000" w:rsidRPr="00000000">
        <w:rPr>
          <w:rtl w:val="0"/>
        </w:rPr>
        <w:t xml:space="preserve">  Khoá chính : id</w:t>
      </w:r>
    </w:p>
    <w:p w:rsidR="00000000" w:rsidDel="00000000" w:rsidP="00000000" w:rsidRDefault="00000000" w:rsidRPr="00000000" w14:paraId="0000138C">
      <w:pPr>
        <w:rPr/>
      </w:pPr>
      <w:r w:rsidDel="00000000" w:rsidR="00000000" w:rsidRPr="00000000">
        <w:rPr>
          <w:rtl w:val="0"/>
        </w:rPr>
        <w:t xml:space="preserve">  Duy nhất   : uk_reply_review (review_id)</w:t>
      </w:r>
    </w:p>
    <w:p w:rsidR="00000000" w:rsidDel="00000000" w:rsidP="00000000" w:rsidRDefault="00000000" w:rsidRPr="00000000" w14:paraId="0000138D">
      <w:pPr>
        <w:rPr/>
      </w:pPr>
      <w:r w:rsidDel="00000000" w:rsidR="00000000" w:rsidRPr="00000000">
        <w:rPr>
          <w:rtl w:val="0"/>
        </w:rPr>
        <w:t xml:space="preserve">  Tham chiếu tới:</w:t>
      </w:r>
    </w:p>
    <w:p w:rsidR="00000000" w:rsidDel="00000000" w:rsidP="00000000" w:rsidRDefault="00000000" w:rsidRPr="00000000" w14:paraId="0000138E">
      <w:pPr>
        <w:rPr/>
      </w:pPr>
      <w:r w:rsidDel="00000000" w:rsidR="00000000" w:rsidRPr="00000000">
        <w:rPr>
          <w:rtl w:val="0"/>
        </w:rPr>
        <w:t xml:space="preserve">      - review_id                  -&gt; review.id   [ON DELETE CASCADE]</w:t>
      </w:r>
    </w:p>
    <w:p w:rsidR="00000000" w:rsidDel="00000000" w:rsidP="00000000" w:rsidRDefault="00000000" w:rsidRPr="00000000" w14:paraId="0000138F">
      <w:pPr>
        <w:rPr/>
      </w:pPr>
      <w:r w:rsidDel="00000000" w:rsidR="00000000" w:rsidRPr="00000000">
        <w:rPr>
          <w:rtl w:val="0"/>
        </w:rPr>
        <w:t xml:space="preserve">      - organizer_id               -&gt; organizer_profile.id   [ON DELETE CASCADE]</w:t>
      </w:r>
    </w:p>
    <w:p w:rsidR="00000000" w:rsidDel="00000000" w:rsidP="00000000" w:rsidRDefault="00000000" w:rsidRPr="00000000" w14:paraId="00001390">
      <w:pPr>
        <w:rPr/>
      </w:pPr>
      <w:r w:rsidDel="00000000" w:rsidR="00000000" w:rsidRPr="00000000">
        <w:rPr>
          <w:rtl w:val="0"/>
        </w:rPr>
        <w:t xml:space="preserve">      - replied_by                 -&gt; user_account.id   [ON DELETE RESTRICT]</w:t>
      </w:r>
    </w:p>
    <w:p w:rsidR="00000000" w:rsidDel="00000000" w:rsidP="00000000" w:rsidRDefault="00000000" w:rsidRPr="00000000" w14:paraId="00001391">
      <w:pPr>
        <w:rPr/>
      </w:pPr>
      <w:r w:rsidDel="00000000" w:rsidR="00000000" w:rsidRPr="00000000">
        <w:rPr>
          <w:rtl w:val="0"/>
        </w:rPr>
      </w:r>
    </w:p>
    <w:p w:rsidR="00000000" w:rsidDel="00000000" w:rsidP="00000000" w:rsidRDefault="00000000" w:rsidRPr="00000000" w14:paraId="00001392">
      <w:pPr>
        <w:rPr/>
      </w:pPr>
      <w:r w:rsidDel="00000000" w:rsidR="00000000" w:rsidRPr="00000000">
        <w:rPr>
          <w:rtl w:val="0"/>
        </w:rPr>
        <w:t xml:space="preserve">  DANH SÁCH THUỘC TÍNH</w:t>
      </w:r>
    </w:p>
    <w:p w:rsidR="00000000" w:rsidDel="00000000" w:rsidP="00000000" w:rsidRDefault="00000000" w:rsidRPr="00000000" w14:paraId="00001393">
      <w:pPr>
        <w:rPr/>
      </w:pPr>
      <w:r w:rsidDel="00000000" w:rsidR="00000000" w:rsidRPr="00000000">
        <w:rPr>
          <w:rtl w:val="0"/>
        </w:rPr>
        <w:t xml:space="preserve">  --------------------------------------------------------------------------------------------------</w:t>
      </w:r>
    </w:p>
    <w:p w:rsidR="00000000" w:rsidDel="00000000" w:rsidP="00000000" w:rsidRDefault="00000000" w:rsidRPr="00000000" w14:paraId="00001394">
      <w:pPr>
        <w:rPr/>
      </w:pPr>
      <w:r w:rsidDel="00000000" w:rsidR="00000000" w:rsidRPr="00000000">
        <w:rPr>
          <w:rtl w:val="0"/>
        </w:rPr>
        <w:t xml:space="preserve">    1. id                           BIGINT UNSIGNED            Null:NO   [PK]</w:t>
      </w:r>
    </w:p>
    <w:p w:rsidR="00000000" w:rsidDel="00000000" w:rsidP="00000000" w:rsidRDefault="00000000" w:rsidRPr="00000000" w14:paraId="00001395">
      <w:pPr>
        <w:rPr/>
      </w:pPr>
      <w:r w:rsidDel="00000000" w:rsidR="00000000" w:rsidRPr="00000000">
        <w:rPr>
          <w:rtl w:val="0"/>
        </w:rPr>
        <w:t xml:space="preserve">        · AUTO_INCREMENT</w:t>
      </w:r>
    </w:p>
    <w:p w:rsidR="00000000" w:rsidDel="00000000" w:rsidP="00000000" w:rsidRDefault="00000000" w:rsidRPr="00000000" w14:paraId="00001396">
      <w:pPr>
        <w:rPr/>
      </w:pPr>
      <w:r w:rsidDel="00000000" w:rsidR="00000000" w:rsidRPr="00000000">
        <w:rPr>
          <w:rtl w:val="0"/>
        </w:rPr>
        <w:t xml:space="preserve">        Khoá chính, tự tăng.</w:t>
      </w:r>
    </w:p>
    <w:p w:rsidR="00000000" w:rsidDel="00000000" w:rsidP="00000000" w:rsidRDefault="00000000" w:rsidRPr="00000000" w14:paraId="00001397">
      <w:pPr>
        <w:rPr/>
      </w:pPr>
      <w:r w:rsidDel="00000000" w:rsidR="00000000" w:rsidRPr="00000000">
        <w:rPr>
          <w:rtl w:val="0"/>
        </w:rPr>
        <w:t xml:space="preserve">    2. review_id                    BIGINT UNSIGNED            Null:NO   [FK/UQ]</w:t>
      </w:r>
    </w:p>
    <w:p w:rsidR="00000000" w:rsidDel="00000000" w:rsidP="00000000" w:rsidRDefault="00000000" w:rsidRPr="00000000" w14:paraId="00001398">
      <w:pPr>
        <w:rPr/>
      </w:pPr>
      <w:r w:rsidDel="00000000" w:rsidR="00000000" w:rsidRPr="00000000">
        <w:rPr>
          <w:rtl w:val="0"/>
        </w:rPr>
        <w:t xml:space="preserve">        Khoá ngoại tới bảng review (Đánh giá workspace).</w:t>
      </w:r>
    </w:p>
    <w:p w:rsidR="00000000" w:rsidDel="00000000" w:rsidP="00000000" w:rsidRDefault="00000000" w:rsidRPr="00000000" w14:paraId="00001399">
      <w:pPr>
        <w:rPr/>
      </w:pPr>
      <w:r w:rsidDel="00000000" w:rsidR="00000000" w:rsidRPr="00000000">
        <w:rPr>
          <w:rtl w:val="0"/>
        </w:rPr>
        <w:t xml:space="preserve">    3. organizer_id                 BIGINT UNSIGNED            Null:NO   [FK]</w:t>
      </w:r>
    </w:p>
    <w:p w:rsidR="00000000" w:rsidDel="00000000" w:rsidP="00000000" w:rsidRDefault="00000000" w:rsidRPr="00000000" w14:paraId="0000139A">
      <w:pPr>
        <w:rPr/>
      </w:pPr>
      <w:r w:rsidDel="00000000" w:rsidR="00000000" w:rsidRPr="00000000">
        <w:rPr>
          <w:rtl w:val="0"/>
        </w:rPr>
        <w:t xml:space="preserve">        Khoá ngoại tới bảng organizer_profile (Hồ sơ doanh nghiệp Organizer).</w:t>
      </w:r>
    </w:p>
    <w:p w:rsidR="00000000" w:rsidDel="00000000" w:rsidP="00000000" w:rsidRDefault="00000000" w:rsidRPr="00000000" w14:paraId="0000139B">
      <w:pPr>
        <w:rPr/>
      </w:pPr>
      <w:r w:rsidDel="00000000" w:rsidR="00000000" w:rsidRPr="00000000">
        <w:rPr>
          <w:rtl w:val="0"/>
        </w:rPr>
        <w:t xml:space="preserve">    4. replied_by                   BIGINT UNSIGNED            Null:NO   [FK]</w:t>
      </w:r>
    </w:p>
    <w:p w:rsidR="00000000" w:rsidDel="00000000" w:rsidP="00000000" w:rsidRDefault="00000000" w:rsidRPr="00000000" w14:paraId="0000139C">
      <w:pPr>
        <w:rPr/>
      </w:pPr>
      <w:r w:rsidDel="00000000" w:rsidR="00000000" w:rsidRPr="00000000">
        <w:rPr>
          <w:rtl w:val="0"/>
        </w:rPr>
        <w:t xml:space="preserve">        Khoá ngoại tới bảng user_account (Tài khoản đăng nhập).</w:t>
      </w:r>
    </w:p>
    <w:p w:rsidR="00000000" w:rsidDel="00000000" w:rsidP="00000000" w:rsidRDefault="00000000" w:rsidRPr="00000000" w14:paraId="0000139D">
      <w:pPr>
        <w:rPr/>
      </w:pPr>
      <w:r w:rsidDel="00000000" w:rsidR="00000000" w:rsidRPr="00000000">
        <w:rPr>
          <w:rtl w:val="0"/>
        </w:rPr>
        <w:t xml:space="preserve">    5. content                      TEXT                       Null:NO  </w:t>
      </w:r>
    </w:p>
    <w:p w:rsidR="00000000" w:rsidDel="00000000" w:rsidP="00000000" w:rsidRDefault="00000000" w:rsidRPr="00000000" w14:paraId="0000139E">
      <w:pPr>
        <w:rPr/>
      </w:pPr>
      <w:r w:rsidDel="00000000" w:rsidR="00000000" w:rsidRPr="00000000">
        <w:rPr>
          <w:rtl w:val="0"/>
        </w:rPr>
        <w:t xml:space="preserve">        Nội dung văn bản.</w:t>
      </w:r>
    </w:p>
    <w:p w:rsidR="00000000" w:rsidDel="00000000" w:rsidP="00000000" w:rsidRDefault="00000000" w:rsidRPr="00000000" w14:paraId="0000139F">
      <w:pPr>
        <w:rPr/>
      </w:pPr>
      <w:r w:rsidDel="00000000" w:rsidR="00000000" w:rsidRPr="00000000">
        <w:rPr>
          <w:rtl w:val="0"/>
        </w:rPr>
        <w:t xml:space="preserve">    6. status                       ENUM('PUBLISHED','HIDDEN','REMOVED') Null:NO  </w:t>
      </w:r>
    </w:p>
    <w:p w:rsidR="00000000" w:rsidDel="00000000" w:rsidP="00000000" w:rsidRDefault="00000000" w:rsidRPr="00000000" w14:paraId="000013A0">
      <w:pPr>
        <w:rPr/>
      </w:pPr>
      <w:r w:rsidDel="00000000" w:rsidR="00000000" w:rsidRPr="00000000">
        <w:rPr>
          <w:rtl w:val="0"/>
        </w:rPr>
        <w:t xml:space="preserve">        · Mặc định = 'PUBLISHED'</w:t>
      </w:r>
    </w:p>
    <w:p w:rsidR="00000000" w:rsidDel="00000000" w:rsidP="00000000" w:rsidRDefault="00000000" w:rsidRPr="00000000" w14:paraId="000013A1">
      <w:pPr>
        <w:rPr/>
      </w:pPr>
      <w:r w:rsidDel="00000000" w:rsidR="00000000" w:rsidRPr="00000000">
        <w:rPr>
          <w:rtl w:val="0"/>
        </w:rPr>
        <w:t xml:space="preserve">        Trạng thái hiện tại của bản ghi.</w:t>
      </w:r>
    </w:p>
    <w:p w:rsidR="00000000" w:rsidDel="00000000" w:rsidP="00000000" w:rsidRDefault="00000000" w:rsidRPr="00000000" w14:paraId="000013A2">
      <w:pPr>
        <w:rPr/>
      </w:pPr>
      <w:r w:rsidDel="00000000" w:rsidR="00000000" w:rsidRPr="00000000">
        <w:rPr>
          <w:rtl w:val="0"/>
        </w:rPr>
        <w:t xml:space="preserve">        Giá trị hợp lệ: PUBLISHED | HIDDEN | REMOVED</w:t>
      </w:r>
    </w:p>
    <w:p w:rsidR="00000000" w:rsidDel="00000000" w:rsidP="00000000" w:rsidRDefault="00000000" w:rsidRPr="00000000" w14:paraId="000013A3">
      <w:pPr>
        <w:rPr/>
      </w:pPr>
      <w:r w:rsidDel="00000000" w:rsidR="00000000" w:rsidRPr="00000000">
        <w:rPr>
          <w:rtl w:val="0"/>
        </w:rPr>
        <w:t xml:space="preserve">    7. created_at                   DATETIME(3)                Null:NO  </w:t>
      </w:r>
    </w:p>
    <w:p w:rsidR="00000000" w:rsidDel="00000000" w:rsidP="00000000" w:rsidRDefault="00000000" w:rsidRPr="00000000" w14:paraId="000013A4">
      <w:pPr>
        <w:rPr/>
      </w:pPr>
      <w:r w:rsidDel="00000000" w:rsidR="00000000" w:rsidRPr="00000000">
        <w:rPr>
          <w:rtl w:val="0"/>
        </w:rPr>
        <w:t xml:space="preserve">        · Mặc định = CURRENT_TIMESTAMP(3)</w:t>
      </w:r>
    </w:p>
    <w:p w:rsidR="00000000" w:rsidDel="00000000" w:rsidP="00000000" w:rsidRDefault="00000000" w:rsidRPr="00000000" w14:paraId="000013A5">
      <w:pPr>
        <w:rPr/>
      </w:pPr>
      <w:r w:rsidDel="00000000" w:rsidR="00000000" w:rsidRPr="00000000">
        <w:rPr>
          <w:rtl w:val="0"/>
        </w:rPr>
        <w:t xml:space="preserve">        Thời điểm bản ghi được tạo.</w:t>
      </w:r>
    </w:p>
    <w:p w:rsidR="00000000" w:rsidDel="00000000" w:rsidP="00000000" w:rsidRDefault="00000000" w:rsidRPr="00000000" w14:paraId="000013A6">
      <w:pPr>
        <w:rPr/>
      </w:pPr>
      <w:r w:rsidDel="00000000" w:rsidR="00000000" w:rsidRPr="00000000">
        <w:rPr>
          <w:rtl w:val="0"/>
        </w:rPr>
        <w:t xml:space="preserve">    8. updated_at                   DATETIME(3)                Null:NO  </w:t>
      </w:r>
    </w:p>
    <w:p w:rsidR="00000000" w:rsidDel="00000000" w:rsidP="00000000" w:rsidRDefault="00000000" w:rsidRPr="00000000" w14:paraId="000013A7">
      <w:pPr>
        <w:rPr/>
      </w:pPr>
      <w:r w:rsidDel="00000000" w:rsidR="00000000" w:rsidRPr="00000000">
        <w:rPr>
          <w:rtl w:val="0"/>
        </w:rPr>
        <w:t xml:space="preserve">        · Mặc định = CURRENT_TIMESTAMP(3)  |  AUTO-UPDATE</w:t>
      </w:r>
    </w:p>
    <w:p w:rsidR="00000000" w:rsidDel="00000000" w:rsidP="00000000" w:rsidRDefault="00000000" w:rsidRPr="00000000" w14:paraId="000013A8">
      <w:pPr>
        <w:rPr/>
      </w:pPr>
      <w:r w:rsidDel="00000000" w:rsidR="00000000" w:rsidRPr="00000000">
        <w:rPr>
          <w:rtl w:val="0"/>
        </w:rPr>
        <w:t xml:space="preserve">        Thời điểm cập nhật gần nhất (tự động cập nhật).</w:t>
      </w:r>
    </w:p>
    <w:p w:rsidR="00000000" w:rsidDel="00000000" w:rsidP="00000000" w:rsidRDefault="00000000" w:rsidRPr="00000000" w14:paraId="000013A9">
      <w:pPr>
        <w:rPr/>
      </w:pPr>
      <w:r w:rsidDel="00000000" w:rsidR="00000000" w:rsidRPr="00000000">
        <w:rPr>
          <w:rtl w:val="0"/>
        </w:rPr>
        <w:t xml:space="preserve">    9. deleted_at                   DATETIME(3)                Null:YES </w:t>
      </w:r>
    </w:p>
    <w:p w:rsidR="00000000" w:rsidDel="00000000" w:rsidP="00000000" w:rsidRDefault="00000000" w:rsidRPr="00000000" w14:paraId="000013AA">
      <w:pPr>
        <w:rPr/>
      </w:pPr>
      <w:r w:rsidDel="00000000" w:rsidR="00000000" w:rsidRPr="00000000">
        <w:rPr>
          <w:rtl w:val="0"/>
        </w:rPr>
        <w:t xml:space="preserve">        Thời điểm xoá mềm; NULL nghĩa là bản ghi còn hiệu lực.</w:t>
      </w:r>
    </w:p>
    <w:p w:rsidR="00000000" w:rsidDel="00000000" w:rsidP="00000000" w:rsidRDefault="00000000" w:rsidRPr="00000000" w14:paraId="000013AB">
      <w:pPr>
        <w:rPr/>
      </w:pPr>
      <w:r w:rsidDel="00000000" w:rsidR="00000000" w:rsidRPr="00000000">
        <w:rPr>
          <w:rtl w:val="0"/>
        </w:rPr>
      </w:r>
    </w:p>
    <w:p w:rsidR="00000000" w:rsidDel="00000000" w:rsidP="00000000" w:rsidRDefault="00000000" w:rsidRPr="00000000" w14:paraId="000013AC">
      <w:pPr>
        <w:rPr/>
      </w:pPr>
      <w:r w:rsidDel="00000000" w:rsidR="00000000" w:rsidRPr="00000000">
        <w:rPr>
          <w:rtl w:val="0"/>
        </w:rPr>
      </w:r>
    </w:p>
    <w:p w:rsidR="00000000" w:rsidDel="00000000" w:rsidP="00000000" w:rsidRDefault="00000000" w:rsidRPr="00000000" w14:paraId="000013AD">
      <w:pPr>
        <w:rPr/>
      </w:pPr>
      <w:r w:rsidDel="00000000" w:rsidR="00000000" w:rsidRPr="00000000">
        <w:rPr>
          <w:rtl w:val="0"/>
        </w:rPr>
        <w:t xml:space="preserve">====================================================================================================</w:t>
      </w:r>
    </w:p>
    <w:p w:rsidR="00000000" w:rsidDel="00000000" w:rsidP="00000000" w:rsidRDefault="00000000" w:rsidRPr="00000000" w14:paraId="000013AE">
      <w:pPr>
        <w:rPr/>
      </w:pPr>
      <w:r w:rsidDel="00000000" w:rsidR="00000000" w:rsidRPr="00000000">
        <w:rPr>
          <w:rtl w:val="0"/>
        </w:rPr>
        <w:t xml:space="preserve">BẢNG 50/95 :  REVIEW_REPORT</w:t>
      </w:r>
    </w:p>
    <w:p w:rsidR="00000000" w:rsidDel="00000000" w:rsidP="00000000" w:rsidRDefault="00000000" w:rsidRPr="00000000" w14:paraId="000013AF">
      <w:pPr>
        <w:rPr/>
      </w:pPr>
      <w:r w:rsidDel="00000000" w:rsidR="00000000" w:rsidRPr="00000000">
        <w:rPr>
          <w:rtl w:val="0"/>
        </w:rPr>
        <w:t xml:space="preserve">====================================================================================================</w:t>
      </w:r>
    </w:p>
    <w:p w:rsidR="00000000" w:rsidDel="00000000" w:rsidP="00000000" w:rsidRDefault="00000000" w:rsidRPr="00000000" w14:paraId="000013B0">
      <w:pPr>
        <w:rPr/>
      </w:pPr>
      <w:r w:rsidDel="00000000" w:rsidR="00000000" w:rsidRPr="00000000">
        <w:rPr>
          <w:rtl w:val="0"/>
        </w:rPr>
      </w:r>
    </w:p>
    <w:p w:rsidR="00000000" w:rsidDel="00000000" w:rsidP="00000000" w:rsidRDefault="00000000" w:rsidRPr="00000000" w14:paraId="000013B1">
      <w:pPr>
        <w:rPr/>
      </w:pPr>
      <w:r w:rsidDel="00000000" w:rsidR="00000000" w:rsidRPr="00000000">
        <w:rPr>
          <w:rtl w:val="0"/>
        </w:rPr>
        <w:t xml:space="preserve">Ý NGHĨA: Báo cáo review vi phạm (M12-UC09/UC10, BR-26).</w:t>
      </w:r>
    </w:p>
    <w:p w:rsidR="00000000" w:rsidDel="00000000" w:rsidP="00000000" w:rsidRDefault="00000000" w:rsidRPr="00000000" w14:paraId="000013B2">
      <w:pPr>
        <w:rPr/>
      </w:pPr>
      <w:r w:rsidDel="00000000" w:rsidR="00000000" w:rsidRPr="00000000">
        <w:rPr>
          <w:rtl w:val="0"/>
        </w:rPr>
      </w:r>
    </w:p>
    <w:p w:rsidR="00000000" w:rsidDel="00000000" w:rsidP="00000000" w:rsidRDefault="00000000" w:rsidRPr="00000000" w14:paraId="000013B3">
      <w:pPr>
        <w:rPr/>
      </w:pPr>
      <w:r w:rsidDel="00000000" w:rsidR="00000000" w:rsidRPr="00000000">
        <w:rPr>
          <w:rtl w:val="0"/>
        </w:rPr>
        <w:t xml:space="preserve">  Khoá chính : id</w:t>
      </w:r>
    </w:p>
    <w:p w:rsidR="00000000" w:rsidDel="00000000" w:rsidP="00000000" w:rsidRDefault="00000000" w:rsidRPr="00000000" w14:paraId="000013B4">
      <w:pPr>
        <w:rPr/>
      </w:pPr>
      <w:r w:rsidDel="00000000" w:rsidR="00000000" w:rsidRPr="00000000">
        <w:rPr>
          <w:rtl w:val="0"/>
        </w:rPr>
        <w:t xml:space="preserve">  Duy nhất   : uk_rreport_review_reporter (review_id, reporter_id)</w:t>
      </w:r>
    </w:p>
    <w:p w:rsidR="00000000" w:rsidDel="00000000" w:rsidP="00000000" w:rsidRDefault="00000000" w:rsidRPr="00000000" w14:paraId="000013B5">
      <w:pPr>
        <w:rPr/>
      </w:pPr>
      <w:r w:rsidDel="00000000" w:rsidR="00000000" w:rsidRPr="00000000">
        <w:rPr>
          <w:rtl w:val="0"/>
        </w:rPr>
        <w:t xml:space="preserve">  Tham chiếu tới:</w:t>
      </w:r>
    </w:p>
    <w:p w:rsidR="00000000" w:rsidDel="00000000" w:rsidP="00000000" w:rsidRDefault="00000000" w:rsidRPr="00000000" w14:paraId="000013B6">
      <w:pPr>
        <w:rPr/>
      </w:pPr>
      <w:r w:rsidDel="00000000" w:rsidR="00000000" w:rsidRPr="00000000">
        <w:rPr>
          <w:rtl w:val="0"/>
        </w:rPr>
        <w:t xml:space="preserve">      - review_id                  -&gt; review.id   [ON DELETE CASCADE]</w:t>
      </w:r>
    </w:p>
    <w:p w:rsidR="00000000" w:rsidDel="00000000" w:rsidP="00000000" w:rsidRDefault="00000000" w:rsidRPr="00000000" w14:paraId="000013B7">
      <w:pPr>
        <w:rPr/>
      </w:pPr>
      <w:r w:rsidDel="00000000" w:rsidR="00000000" w:rsidRPr="00000000">
        <w:rPr>
          <w:rtl w:val="0"/>
        </w:rPr>
        <w:t xml:space="preserve">      - reporter_id                -&gt; user_account.id   [ON DELETE CASCADE]</w:t>
      </w:r>
    </w:p>
    <w:p w:rsidR="00000000" w:rsidDel="00000000" w:rsidP="00000000" w:rsidRDefault="00000000" w:rsidRPr="00000000" w14:paraId="000013B8">
      <w:pPr>
        <w:rPr/>
      </w:pPr>
      <w:r w:rsidDel="00000000" w:rsidR="00000000" w:rsidRPr="00000000">
        <w:rPr>
          <w:rtl w:val="0"/>
        </w:rPr>
      </w:r>
    </w:p>
    <w:p w:rsidR="00000000" w:rsidDel="00000000" w:rsidP="00000000" w:rsidRDefault="00000000" w:rsidRPr="00000000" w14:paraId="000013B9">
      <w:pPr>
        <w:rPr/>
      </w:pPr>
      <w:r w:rsidDel="00000000" w:rsidR="00000000" w:rsidRPr="00000000">
        <w:rPr>
          <w:rtl w:val="0"/>
        </w:rPr>
        <w:t xml:space="preserve">  DANH SÁCH THUỘC TÍNH</w:t>
      </w:r>
    </w:p>
    <w:p w:rsidR="00000000" w:rsidDel="00000000" w:rsidP="00000000" w:rsidRDefault="00000000" w:rsidRPr="00000000" w14:paraId="000013BA">
      <w:pPr>
        <w:rPr/>
      </w:pPr>
      <w:r w:rsidDel="00000000" w:rsidR="00000000" w:rsidRPr="00000000">
        <w:rPr>
          <w:rtl w:val="0"/>
        </w:rPr>
        <w:t xml:space="preserve">  --------------------------------------------------------------------------------------------------</w:t>
      </w:r>
    </w:p>
    <w:p w:rsidR="00000000" w:rsidDel="00000000" w:rsidP="00000000" w:rsidRDefault="00000000" w:rsidRPr="00000000" w14:paraId="000013BB">
      <w:pPr>
        <w:rPr/>
      </w:pPr>
      <w:r w:rsidDel="00000000" w:rsidR="00000000" w:rsidRPr="00000000">
        <w:rPr>
          <w:rtl w:val="0"/>
        </w:rPr>
        <w:t xml:space="preserve">    1. id                           BIGINT UNSIGNED            Null:NO   [PK]</w:t>
      </w:r>
    </w:p>
    <w:p w:rsidR="00000000" w:rsidDel="00000000" w:rsidP="00000000" w:rsidRDefault="00000000" w:rsidRPr="00000000" w14:paraId="000013BC">
      <w:pPr>
        <w:rPr/>
      </w:pPr>
      <w:r w:rsidDel="00000000" w:rsidR="00000000" w:rsidRPr="00000000">
        <w:rPr>
          <w:rtl w:val="0"/>
        </w:rPr>
        <w:t xml:space="preserve">        · AUTO_INCREMENT</w:t>
      </w:r>
    </w:p>
    <w:p w:rsidR="00000000" w:rsidDel="00000000" w:rsidP="00000000" w:rsidRDefault="00000000" w:rsidRPr="00000000" w14:paraId="000013BD">
      <w:pPr>
        <w:rPr/>
      </w:pPr>
      <w:r w:rsidDel="00000000" w:rsidR="00000000" w:rsidRPr="00000000">
        <w:rPr>
          <w:rtl w:val="0"/>
        </w:rPr>
        <w:t xml:space="preserve">        Khoá chính, tự tăng.</w:t>
      </w:r>
    </w:p>
    <w:p w:rsidR="00000000" w:rsidDel="00000000" w:rsidP="00000000" w:rsidRDefault="00000000" w:rsidRPr="00000000" w14:paraId="000013BE">
      <w:pPr>
        <w:rPr/>
      </w:pPr>
      <w:r w:rsidDel="00000000" w:rsidR="00000000" w:rsidRPr="00000000">
        <w:rPr>
          <w:rtl w:val="0"/>
        </w:rPr>
        <w:t xml:space="preserve">    2. review_id                    BIGINT UNSIGNED            Null:NO   [FK/UQ]</w:t>
      </w:r>
    </w:p>
    <w:p w:rsidR="00000000" w:rsidDel="00000000" w:rsidP="00000000" w:rsidRDefault="00000000" w:rsidRPr="00000000" w14:paraId="000013BF">
      <w:pPr>
        <w:rPr/>
      </w:pPr>
      <w:r w:rsidDel="00000000" w:rsidR="00000000" w:rsidRPr="00000000">
        <w:rPr>
          <w:rtl w:val="0"/>
        </w:rPr>
        <w:t xml:space="preserve">        Khoá ngoại tới bảng review (Đánh giá workspace).</w:t>
      </w:r>
    </w:p>
    <w:p w:rsidR="00000000" w:rsidDel="00000000" w:rsidP="00000000" w:rsidRDefault="00000000" w:rsidRPr="00000000" w14:paraId="000013C0">
      <w:pPr>
        <w:rPr/>
      </w:pPr>
      <w:r w:rsidDel="00000000" w:rsidR="00000000" w:rsidRPr="00000000">
        <w:rPr>
          <w:rtl w:val="0"/>
        </w:rPr>
        <w:t xml:space="preserve">    3. reporter_id                  BIGINT UNSIGNED            Null:NO   [FK/UQ]</w:t>
      </w:r>
    </w:p>
    <w:p w:rsidR="00000000" w:rsidDel="00000000" w:rsidP="00000000" w:rsidRDefault="00000000" w:rsidRPr="00000000" w14:paraId="000013C1">
      <w:pPr>
        <w:rPr/>
      </w:pPr>
      <w:r w:rsidDel="00000000" w:rsidR="00000000" w:rsidRPr="00000000">
        <w:rPr>
          <w:rtl w:val="0"/>
        </w:rPr>
        <w:t xml:space="preserve">        Khoá ngoại tới bảng user_account (Tài khoản đăng nhập).</w:t>
      </w:r>
    </w:p>
    <w:p w:rsidR="00000000" w:rsidDel="00000000" w:rsidP="00000000" w:rsidRDefault="00000000" w:rsidRPr="00000000" w14:paraId="000013C2">
      <w:pPr>
        <w:rPr/>
      </w:pPr>
      <w:r w:rsidDel="00000000" w:rsidR="00000000" w:rsidRPr="00000000">
        <w:rPr>
          <w:rtl w:val="0"/>
        </w:rPr>
        <w:t xml:space="preserve">    4. reason                       ENUM('SPAM','OFFENSIVE','FAKE','IRRELEVANT','PRIVACY','OTHER') Null:NO  </w:t>
      </w:r>
    </w:p>
    <w:p w:rsidR="00000000" w:rsidDel="00000000" w:rsidP="00000000" w:rsidRDefault="00000000" w:rsidRPr="00000000" w14:paraId="000013C3">
      <w:pPr>
        <w:rPr/>
      </w:pPr>
      <w:r w:rsidDel="00000000" w:rsidR="00000000" w:rsidRPr="00000000">
        <w:rPr>
          <w:rtl w:val="0"/>
        </w:rPr>
        <w:t xml:space="preserve">        Lý do thực hiện.</w:t>
      </w:r>
    </w:p>
    <w:p w:rsidR="00000000" w:rsidDel="00000000" w:rsidP="00000000" w:rsidRDefault="00000000" w:rsidRPr="00000000" w14:paraId="000013C4">
      <w:pPr>
        <w:rPr/>
      </w:pPr>
      <w:r w:rsidDel="00000000" w:rsidR="00000000" w:rsidRPr="00000000">
        <w:rPr>
          <w:rtl w:val="0"/>
        </w:rPr>
        <w:t xml:space="preserve">        Giá trị hợp lệ: SPAM | OFFENSIVE | FAKE | IRRELEVANT | PRIVACY | OTHER</w:t>
      </w:r>
    </w:p>
    <w:p w:rsidR="00000000" w:rsidDel="00000000" w:rsidP="00000000" w:rsidRDefault="00000000" w:rsidRPr="00000000" w14:paraId="000013C5">
      <w:pPr>
        <w:rPr/>
      </w:pPr>
      <w:r w:rsidDel="00000000" w:rsidR="00000000" w:rsidRPr="00000000">
        <w:rPr>
          <w:rtl w:val="0"/>
        </w:rPr>
        <w:t xml:space="preserve">    5. detail                       VARCHAR(1000)              Null:YES </w:t>
      </w:r>
    </w:p>
    <w:p w:rsidR="00000000" w:rsidDel="00000000" w:rsidP="00000000" w:rsidRDefault="00000000" w:rsidRPr="00000000" w14:paraId="000013C6">
      <w:pPr>
        <w:rPr/>
      </w:pPr>
      <w:r w:rsidDel="00000000" w:rsidR="00000000" w:rsidRPr="00000000">
        <w:rPr>
          <w:rtl w:val="0"/>
        </w:rPr>
        <w:t xml:space="preserve">        Thông tin chi tiết bổ sung.</w:t>
      </w:r>
    </w:p>
    <w:p w:rsidR="00000000" w:rsidDel="00000000" w:rsidP="00000000" w:rsidRDefault="00000000" w:rsidRPr="00000000" w14:paraId="000013C7">
      <w:pPr>
        <w:rPr/>
      </w:pPr>
      <w:r w:rsidDel="00000000" w:rsidR="00000000" w:rsidRPr="00000000">
        <w:rPr>
          <w:rtl w:val="0"/>
        </w:rPr>
        <w:t xml:space="preserve">    6. status                       ENUM('PENDING','UNDER_REVIEW','ACTIONED','DISMISSED') Null:NO   [IDX]</w:t>
      </w:r>
    </w:p>
    <w:p w:rsidR="00000000" w:rsidDel="00000000" w:rsidP="00000000" w:rsidRDefault="00000000" w:rsidRPr="00000000" w14:paraId="000013C8">
      <w:pPr>
        <w:rPr/>
      </w:pPr>
      <w:r w:rsidDel="00000000" w:rsidR="00000000" w:rsidRPr="00000000">
        <w:rPr>
          <w:rtl w:val="0"/>
        </w:rPr>
        <w:t xml:space="preserve">        · Mặc định = 'PENDING'</w:t>
      </w:r>
    </w:p>
    <w:p w:rsidR="00000000" w:rsidDel="00000000" w:rsidP="00000000" w:rsidRDefault="00000000" w:rsidRPr="00000000" w14:paraId="000013C9">
      <w:pPr>
        <w:rPr/>
      </w:pPr>
      <w:r w:rsidDel="00000000" w:rsidR="00000000" w:rsidRPr="00000000">
        <w:rPr>
          <w:rtl w:val="0"/>
        </w:rPr>
        <w:t xml:space="preserve">        Trạng thái hiện tại của bản ghi.</w:t>
      </w:r>
    </w:p>
    <w:p w:rsidR="00000000" w:rsidDel="00000000" w:rsidP="00000000" w:rsidRDefault="00000000" w:rsidRPr="00000000" w14:paraId="000013CA">
      <w:pPr>
        <w:rPr/>
      </w:pPr>
      <w:r w:rsidDel="00000000" w:rsidR="00000000" w:rsidRPr="00000000">
        <w:rPr>
          <w:rtl w:val="0"/>
        </w:rPr>
        <w:t xml:space="preserve">        Giá trị hợp lệ: PENDING | UNDER_REVIEW | ACTIONED | DISMISSED</w:t>
      </w:r>
    </w:p>
    <w:p w:rsidR="00000000" w:rsidDel="00000000" w:rsidP="00000000" w:rsidRDefault="00000000" w:rsidRPr="00000000" w14:paraId="000013CB">
      <w:pPr>
        <w:rPr/>
      </w:pPr>
      <w:r w:rsidDel="00000000" w:rsidR="00000000" w:rsidRPr="00000000">
        <w:rPr>
          <w:rtl w:val="0"/>
        </w:rPr>
        <w:t xml:space="preserve">    7. moderated_by                 BIGINT UNSIGNED            Null:YES </w:t>
      </w:r>
    </w:p>
    <w:p w:rsidR="00000000" w:rsidDel="00000000" w:rsidP="00000000" w:rsidRDefault="00000000" w:rsidRPr="00000000" w14:paraId="000013CC">
      <w:pPr>
        <w:rPr/>
      </w:pPr>
      <w:r w:rsidDel="00000000" w:rsidR="00000000" w:rsidRPr="00000000">
        <w:rPr>
          <w:rtl w:val="0"/>
        </w:rPr>
        <w:t xml:space="preserve">        Người thực hiện: kiểm duyệt.</w:t>
      </w:r>
    </w:p>
    <w:p w:rsidR="00000000" w:rsidDel="00000000" w:rsidP="00000000" w:rsidRDefault="00000000" w:rsidRPr="00000000" w14:paraId="000013CD">
      <w:pPr>
        <w:rPr/>
      </w:pPr>
      <w:r w:rsidDel="00000000" w:rsidR="00000000" w:rsidRPr="00000000">
        <w:rPr>
          <w:rtl w:val="0"/>
        </w:rPr>
        <w:t xml:space="preserve">    8. moderated_at                 DATETIME(3)                Null:YES </w:t>
      </w:r>
    </w:p>
    <w:p w:rsidR="00000000" w:rsidDel="00000000" w:rsidP="00000000" w:rsidRDefault="00000000" w:rsidRPr="00000000" w14:paraId="000013CE">
      <w:pPr>
        <w:rPr/>
      </w:pPr>
      <w:r w:rsidDel="00000000" w:rsidR="00000000" w:rsidRPr="00000000">
        <w:rPr>
          <w:rtl w:val="0"/>
        </w:rPr>
        <w:t xml:space="preserve">        Mốc thời gian: kiểm duyệt.</w:t>
      </w:r>
    </w:p>
    <w:p w:rsidR="00000000" w:rsidDel="00000000" w:rsidP="00000000" w:rsidRDefault="00000000" w:rsidRPr="00000000" w14:paraId="000013CF">
      <w:pPr>
        <w:rPr/>
      </w:pPr>
      <w:r w:rsidDel="00000000" w:rsidR="00000000" w:rsidRPr="00000000">
        <w:rPr>
          <w:rtl w:val="0"/>
        </w:rPr>
        <w:t xml:space="preserve">    9. moderation_action            ENUM('NONE','HIDE_REVIEW','REMOVE_REVIEW','WARN_AUTHOR') Null:YES </w:t>
      </w:r>
    </w:p>
    <w:p w:rsidR="00000000" w:rsidDel="00000000" w:rsidP="00000000" w:rsidRDefault="00000000" w:rsidRPr="00000000" w14:paraId="000013D0">
      <w:pPr>
        <w:rPr/>
      </w:pPr>
      <w:r w:rsidDel="00000000" w:rsidR="00000000" w:rsidRPr="00000000">
        <w:rPr>
          <w:rtl w:val="0"/>
        </w:rPr>
        <w:t xml:space="preserve">        Hành động kiểm duyệt áp dụng lên nội dung vi phạm (BR-26).</w:t>
      </w:r>
    </w:p>
    <w:p w:rsidR="00000000" w:rsidDel="00000000" w:rsidP="00000000" w:rsidRDefault="00000000" w:rsidRPr="00000000" w14:paraId="000013D1">
      <w:pPr>
        <w:rPr/>
      </w:pPr>
      <w:r w:rsidDel="00000000" w:rsidR="00000000" w:rsidRPr="00000000">
        <w:rPr>
          <w:rtl w:val="0"/>
        </w:rPr>
        <w:t xml:space="preserve">        Giá trị hợp lệ: NONE | HIDE_REVIEW | REMOVE_REVIEW | WARN_AUTHOR</w:t>
      </w:r>
    </w:p>
    <w:p w:rsidR="00000000" w:rsidDel="00000000" w:rsidP="00000000" w:rsidRDefault="00000000" w:rsidRPr="00000000" w14:paraId="000013D2">
      <w:pPr>
        <w:rPr/>
      </w:pPr>
      <w:r w:rsidDel="00000000" w:rsidR="00000000" w:rsidRPr="00000000">
        <w:rPr>
          <w:rtl w:val="0"/>
        </w:rPr>
        <w:t xml:space="preserve">   10. moderation_note              VARCHAR(500)               Null:YES </w:t>
      </w:r>
    </w:p>
    <w:p w:rsidR="00000000" w:rsidDel="00000000" w:rsidP="00000000" w:rsidRDefault="00000000" w:rsidRPr="00000000" w14:paraId="000013D3">
      <w:pPr>
        <w:rPr/>
      </w:pPr>
      <w:r w:rsidDel="00000000" w:rsidR="00000000" w:rsidRPr="00000000">
        <w:rPr>
          <w:rtl w:val="0"/>
        </w:rPr>
        <w:t xml:space="preserve">        Ghi chú kiểm duyệt.</w:t>
      </w:r>
    </w:p>
    <w:p w:rsidR="00000000" w:rsidDel="00000000" w:rsidP="00000000" w:rsidRDefault="00000000" w:rsidRPr="00000000" w14:paraId="000013D4">
      <w:pPr>
        <w:rPr/>
      </w:pPr>
      <w:r w:rsidDel="00000000" w:rsidR="00000000" w:rsidRPr="00000000">
        <w:rPr>
          <w:rtl w:val="0"/>
        </w:rPr>
        <w:t xml:space="preserve">   11. created_at                   DATETIME(3)                Null:NO   [IDX]</w:t>
      </w:r>
    </w:p>
    <w:p w:rsidR="00000000" w:rsidDel="00000000" w:rsidP="00000000" w:rsidRDefault="00000000" w:rsidRPr="00000000" w14:paraId="000013D5">
      <w:pPr>
        <w:rPr/>
      </w:pPr>
      <w:r w:rsidDel="00000000" w:rsidR="00000000" w:rsidRPr="00000000">
        <w:rPr>
          <w:rtl w:val="0"/>
        </w:rPr>
        <w:t xml:space="preserve">        · Mặc định = CURRENT_TIMESTAMP(3)</w:t>
      </w:r>
    </w:p>
    <w:p w:rsidR="00000000" w:rsidDel="00000000" w:rsidP="00000000" w:rsidRDefault="00000000" w:rsidRPr="00000000" w14:paraId="000013D6">
      <w:pPr>
        <w:rPr/>
      </w:pPr>
      <w:r w:rsidDel="00000000" w:rsidR="00000000" w:rsidRPr="00000000">
        <w:rPr>
          <w:rtl w:val="0"/>
        </w:rPr>
        <w:t xml:space="preserve">        Thời điểm bản ghi được tạo.</w:t>
      </w:r>
    </w:p>
    <w:p w:rsidR="00000000" w:rsidDel="00000000" w:rsidP="00000000" w:rsidRDefault="00000000" w:rsidRPr="00000000" w14:paraId="000013D7">
      <w:pPr>
        <w:rPr/>
      </w:pPr>
      <w:r w:rsidDel="00000000" w:rsidR="00000000" w:rsidRPr="00000000">
        <w:rPr>
          <w:rtl w:val="0"/>
        </w:rPr>
      </w:r>
    </w:p>
    <w:p w:rsidR="00000000" w:rsidDel="00000000" w:rsidP="00000000" w:rsidRDefault="00000000" w:rsidRPr="00000000" w14:paraId="000013D8">
      <w:pPr>
        <w:rPr/>
      </w:pPr>
      <w:r w:rsidDel="00000000" w:rsidR="00000000" w:rsidRPr="00000000">
        <w:rPr>
          <w:rtl w:val="0"/>
        </w:rPr>
      </w:r>
    </w:p>
    <w:p w:rsidR="00000000" w:rsidDel="00000000" w:rsidP="00000000" w:rsidRDefault="00000000" w:rsidRPr="00000000" w14:paraId="000013D9">
      <w:pPr>
        <w:rPr/>
      </w:pPr>
      <w:r w:rsidDel="00000000" w:rsidR="00000000" w:rsidRPr="00000000">
        <w:rPr>
          <w:rtl w:val="0"/>
        </w:rPr>
        <w:t xml:space="preserve">====================================================================================================</w:t>
      </w:r>
    </w:p>
    <w:p w:rsidR="00000000" w:rsidDel="00000000" w:rsidP="00000000" w:rsidRDefault="00000000" w:rsidRPr="00000000" w14:paraId="000013DA">
      <w:pPr>
        <w:rPr/>
      </w:pPr>
      <w:r w:rsidDel="00000000" w:rsidR="00000000" w:rsidRPr="00000000">
        <w:rPr>
          <w:rtl w:val="0"/>
        </w:rPr>
        <w:t xml:space="preserve">BẢNG 51/95 :  WORKSPACE_RATING_SUMMARY</w:t>
      </w:r>
    </w:p>
    <w:p w:rsidR="00000000" w:rsidDel="00000000" w:rsidP="00000000" w:rsidRDefault="00000000" w:rsidRPr="00000000" w14:paraId="000013DB">
      <w:pPr>
        <w:rPr/>
      </w:pPr>
      <w:r w:rsidDel="00000000" w:rsidR="00000000" w:rsidRPr="00000000">
        <w:rPr>
          <w:rtl w:val="0"/>
        </w:rPr>
        <w:t xml:space="preserve">====================================================================================================</w:t>
      </w:r>
    </w:p>
    <w:p w:rsidR="00000000" w:rsidDel="00000000" w:rsidP="00000000" w:rsidRDefault="00000000" w:rsidRPr="00000000" w14:paraId="000013DC">
      <w:pPr>
        <w:rPr/>
      </w:pPr>
      <w:r w:rsidDel="00000000" w:rsidR="00000000" w:rsidRPr="00000000">
        <w:rPr>
          <w:rtl w:val="0"/>
        </w:rPr>
      </w:r>
    </w:p>
    <w:p w:rsidR="00000000" w:rsidDel="00000000" w:rsidP="00000000" w:rsidRDefault="00000000" w:rsidRPr="00000000" w14:paraId="000013DD">
      <w:pPr>
        <w:rPr/>
      </w:pPr>
      <w:r w:rsidDel="00000000" w:rsidR="00000000" w:rsidRPr="00000000">
        <w:rPr>
          <w:rtl w:val="0"/>
        </w:rPr>
        <w:t xml:space="preserve">Ý NGHĨA: Tổng hợp điểm đánh giá (phi chuẩn hoá, phục vụ NFR 4.2.3).</w:t>
      </w:r>
    </w:p>
    <w:p w:rsidR="00000000" w:rsidDel="00000000" w:rsidP="00000000" w:rsidRDefault="00000000" w:rsidRPr="00000000" w14:paraId="000013DE">
      <w:pPr>
        <w:rPr/>
      </w:pPr>
      <w:r w:rsidDel="00000000" w:rsidR="00000000" w:rsidRPr="00000000">
        <w:rPr>
          <w:rtl w:val="0"/>
        </w:rPr>
      </w:r>
    </w:p>
    <w:p w:rsidR="00000000" w:rsidDel="00000000" w:rsidP="00000000" w:rsidRDefault="00000000" w:rsidRPr="00000000" w14:paraId="000013DF">
      <w:pPr>
        <w:rPr/>
      </w:pPr>
      <w:r w:rsidDel="00000000" w:rsidR="00000000" w:rsidRPr="00000000">
        <w:rPr>
          <w:rtl w:val="0"/>
        </w:rPr>
        <w:t xml:space="preserve">  Khoá chính : workspace_id</w:t>
      </w:r>
    </w:p>
    <w:p w:rsidR="00000000" w:rsidDel="00000000" w:rsidP="00000000" w:rsidRDefault="00000000" w:rsidRPr="00000000" w14:paraId="000013E0">
      <w:pPr>
        <w:rPr/>
      </w:pPr>
      <w:r w:rsidDel="00000000" w:rsidR="00000000" w:rsidRPr="00000000">
        <w:rPr>
          <w:rtl w:val="0"/>
        </w:rPr>
        <w:t xml:space="preserve">  Tham chiếu tới:</w:t>
      </w:r>
    </w:p>
    <w:p w:rsidR="00000000" w:rsidDel="00000000" w:rsidP="00000000" w:rsidRDefault="00000000" w:rsidRPr="00000000" w14:paraId="000013E1">
      <w:pPr>
        <w:rPr/>
      </w:pPr>
      <w:r w:rsidDel="00000000" w:rsidR="00000000" w:rsidRPr="00000000">
        <w:rPr>
          <w:rtl w:val="0"/>
        </w:rPr>
        <w:t xml:space="preserve">      - workspace_id               -&gt; workspace.id   [ON DELETE CASCADE]</w:t>
      </w:r>
    </w:p>
    <w:p w:rsidR="00000000" w:rsidDel="00000000" w:rsidP="00000000" w:rsidRDefault="00000000" w:rsidRPr="00000000" w14:paraId="000013E2">
      <w:pPr>
        <w:rPr/>
      </w:pPr>
      <w:r w:rsidDel="00000000" w:rsidR="00000000" w:rsidRPr="00000000">
        <w:rPr>
          <w:rtl w:val="0"/>
        </w:rPr>
      </w:r>
    </w:p>
    <w:p w:rsidR="00000000" w:rsidDel="00000000" w:rsidP="00000000" w:rsidRDefault="00000000" w:rsidRPr="00000000" w14:paraId="000013E3">
      <w:pPr>
        <w:rPr/>
      </w:pPr>
      <w:r w:rsidDel="00000000" w:rsidR="00000000" w:rsidRPr="00000000">
        <w:rPr>
          <w:rtl w:val="0"/>
        </w:rPr>
        <w:t xml:space="preserve">  DANH SÁCH THUỘC TÍNH</w:t>
      </w:r>
    </w:p>
    <w:p w:rsidR="00000000" w:rsidDel="00000000" w:rsidP="00000000" w:rsidRDefault="00000000" w:rsidRPr="00000000" w14:paraId="000013E4">
      <w:pPr>
        <w:rPr/>
      </w:pPr>
      <w:r w:rsidDel="00000000" w:rsidR="00000000" w:rsidRPr="00000000">
        <w:rPr>
          <w:rtl w:val="0"/>
        </w:rPr>
        <w:t xml:space="preserve">  --------------------------------------------------------------------------------------------------</w:t>
      </w:r>
    </w:p>
    <w:p w:rsidR="00000000" w:rsidDel="00000000" w:rsidP="00000000" w:rsidRDefault="00000000" w:rsidRPr="00000000" w14:paraId="000013E5">
      <w:pPr>
        <w:rPr/>
      </w:pPr>
      <w:r w:rsidDel="00000000" w:rsidR="00000000" w:rsidRPr="00000000">
        <w:rPr>
          <w:rtl w:val="0"/>
        </w:rPr>
        <w:t xml:space="preserve">    1. workspace_id                 BIGINT UNSIGNED            Null:NO   [PK/FK]</w:t>
      </w:r>
    </w:p>
    <w:p w:rsidR="00000000" w:rsidDel="00000000" w:rsidP="00000000" w:rsidRDefault="00000000" w:rsidRPr="00000000" w14:paraId="000013E6">
      <w:pPr>
        <w:rPr/>
      </w:pPr>
      <w:r w:rsidDel="00000000" w:rsidR="00000000" w:rsidRPr="00000000">
        <w:rPr>
          <w:rtl w:val="0"/>
        </w:rPr>
        <w:t xml:space="preserve">        Khoá ngoại tới bảng workspace (Không gian làm việc).</w:t>
      </w:r>
    </w:p>
    <w:p w:rsidR="00000000" w:rsidDel="00000000" w:rsidP="00000000" w:rsidRDefault="00000000" w:rsidRPr="00000000" w14:paraId="000013E7">
      <w:pPr>
        <w:rPr/>
      </w:pPr>
      <w:r w:rsidDel="00000000" w:rsidR="00000000" w:rsidRPr="00000000">
        <w:rPr>
          <w:rtl w:val="0"/>
        </w:rPr>
        <w:t xml:space="preserve">    2. review_count                 INT UNSIGNED               Null:NO   [IDX]</w:t>
      </w:r>
    </w:p>
    <w:p w:rsidR="00000000" w:rsidDel="00000000" w:rsidP="00000000" w:rsidRDefault="00000000" w:rsidRPr="00000000" w14:paraId="000013E8">
      <w:pPr>
        <w:rPr/>
      </w:pPr>
      <w:r w:rsidDel="00000000" w:rsidR="00000000" w:rsidRPr="00000000">
        <w:rPr>
          <w:rtl w:val="0"/>
        </w:rPr>
        <w:t xml:space="preserve">        · Mặc định = 0</w:t>
      </w:r>
    </w:p>
    <w:p w:rsidR="00000000" w:rsidDel="00000000" w:rsidP="00000000" w:rsidRDefault="00000000" w:rsidRPr="00000000" w14:paraId="000013E9">
      <w:pPr>
        <w:rPr/>
      </w:pPr>
      <w:r w:rsidDel="00000000" w:rsidR="00000000" w:rsidRPr="00000000">
        <w:rPr>
          <w:rtl w:val="0"/>
        </w:rPr>
        <w:t xml:space="preserve">        Số lượng đánh giá.</w:t>
      </w:r>
    </w:p>
    <w:p w:rsidR="00000000" w:rsidDel="00000000" w:rsidP="00000000" w:rsidRDefault="00000000" w:rsidRPr="00000000" w14:paraId="000013EA">
      <w:pPr>
        <w:rPr/>
      </w:pPr>
      <w:r w:rsidDel="00000000" w:rsidR="00000000" w:rsidRPr="00000000">
        <w:rPr>
          <w:rtl w:val="0"/>
        </w:rPr>
        <w:t xml:space="preserve">    3. average_rating               DECIMAL(3,2)               Null:NO   [IDX]</w:t>
      </w:r>
    </w:p>
    <w:p w:rsidR="00000000" w:rsidDel="00000000" w:rsidP="00000000" w:rsidRDefault="00000000" w:rsidRPr="00000000" w14:paraId="000013EB">
      <w:pPr>
        <w:rPr/>
      </w:pPr>
      <w:r w:rsidDel="00000000" w:rsidR="00000000" w:rsidRPr="00000000">
        <w:rPr>
          <w:rtl w:val="0"/>
        </w:rPr>
        <w:t xml:space="preserve">        · Mặc định = 0</w:t>
      </w:r>
    </w:p>
    <w:p w:rsidR="00000000" w:rsidDel="00000000" w:rsidP="00000000" w:rsidRDefault="00000000" w:rsidRPr="00000000" w14:paraId="000013EC">
      <w:pPr>
        <w:rPr/>
      </w:pPr>
      <w:r w:rsidDel="00000000" w:rsidR="00000000" w:rsidRPr="00000000">
        <w:rPr>
          <w:rtl w:val="0"/>
        </w:rPr>
        <w:t xml:space="preserve">        Điểm đánh giá trung bình.</w:t>
      </w:r>
    </w:p>
    <w:p w:rsidR="00000000" w:rsidDel="00000000" w:rsidP="00000000" w:rsidRDefault="00000000" w:rsidRPr="00000000" w14:paraId="000013ED">
      <w:pPr>
        <w:rPr/>
      </w:pPr>
      <w:r w:rsidDel="00000000" w:rsidR="00000000" w:rsidRPr="00000000">
        <w:rPr>
          <w:rtl w:val="0"/>
        </w:rPr>
        <w:t xml:space="preserve">    4. rating_1_count               INT UNSIGNED               Null:NO  </w:t>
      </w:r>
    </w:p>
    <w:p w:rsidR="00000000" w:rsidDel="00000000" w:rsidP="00000000" w:rsidRDefault="00000000" w:rsidRPr="00000000" w14:paraId="000013EE">
      <w:pPr>
        <w:rPr/>
      </w:pPr>
      <w:r w:rsidDel="00000000" w:rsidR="00000000" w:rsidRPr="00000000">
        <w:rPr>
          <w:rtl w:val="0"/>
        </w:rPr>
        <w:t xml:space="preserve">        · Mặc định = 0</w:t>
      </w:r>
    </w:p>
    <w:p w:rsidR="00000000" w:rsidDel="00000000" w:rsidP="00000000" w:rsidRDefault="00000000" w:rsidRPr="00000000" w14:paraId="000013EF">
      <w:pPr>
        <w:rPr/>
      </w:pPr>
      <w:r w:rsidDel="00000000" w:rsidR="00000000" w:rsidRPr="00000000">
        <w:rPr>
          <w:rtl w:val="0"/>
        </w:rPr>
        <w:t xml:space="preserve">        Số lượng điểm đánh giá 1.</w:t>
      </w:r>
    </w:p>
    <w:p w:rsidR="00000000" w:rsidDel="00000000" w:rsidP="00000000" w:rsidRDefault="00000000" w:rsidRPr="00000000" w14:paraId="000013F0">
      <w:pPr>
        <w:rPr/>
      </w:pPr>
      <w:r w:rsidDel="00000000" w:rsidR="00000000" w:rsidRPr="00000000">
        <w:rPr>
          <w:rtl w:val="0"/>
        </w:rPr>
        <w:t xml:space="preserve">    5. rating_2_count               INT UNSIGNED               Null:NO  </w:t>
      </w:r>
    </w:p>
    <w:p w:rsidR="00000000" w:rsidDel="00000000" w:rsidP="00000000" w:rsidRDefault="00000000" w:rsidRPr="00000000" w14:paraId="000013F1">
      <w:pPr>
        <w:rPr/>
      </w:pPr>
      <w:r w:rsidDel="00000000" w:rsidR="00000000" w:rsidRPr="00000000">
        <w:rPr>
          <w:rtl w:val="0"/>
        </w:rPr>
        <w:t xml:space="preserve">        · Mặc định = 0</w:t>
      </w:r>
    </w:p>
    <w:p w:rsidR="00000000" w:rsidDel="00000000" w:rsidP="00000000" w:rsidRDefault="00000000" w:rsidRPr="00000000" w14:paraId="000013F2">
      <w:pPr>
        <w:rPr/>
      </w:pPr>
      <w:r w:rsidDel="00000000" w:rsidR="00000000" w:rsidRPr="00000000">
        <w:rPr>
          <w:rtl w:val="0"/>
        </w:rPr>
        <w:t xml:space="preserve">        Số lượng điểm đánh giá 2.</w:t>
      </w:r>
    </w:p>
    <w:p w:rsidR="00000000" w:rsidDel="00000000" w:rsidP="00000000" w:rsidRDefault="00000000" w:rsidRPr="00000000" w14:paraId="000013F3">
      <w:pPr>
        <w:rPr/>
      </w:pPr>
      <w:r w:rsidDel="00000000" w:rsidR="00000000" w:rsidRPr="00000000">
        <w:rPr>
          <w:rtl w:val="0"/>
        </w:rPr>
        <w:t xml:space="preserve">    6. rating_3_count               INT UNSIGNED               Null:NO  </w:t>
      </w:r>
    </w:p>
    <w:p w:rsidR="00000000" w:rsidDel="00000000" w:rsidP="00000000" w:rsidRDefault="00000000" w:rsidRPr="00000000" w14:paraId="000013F4">
      <w:pPr>
        <w:rPr/>
      </w:pPr>
      <w:r w:rsidDel="00000000" w:rsidR="00000000" w:rsidRPr="00000000">
        <w:rPr>
          <w:rtl w:val="0"/>
        </w:rPr>
        <w:t xml:space="preserve">        · Mặc định = 0</w:t>
      </w:r>
    </w:p>
    <w:p w:rsidR="00000000" w:rsidDel="00000000" w:rsidP="00000000" w:rsidRDefault="00000000" w:rsidRPr="00000000" w14:paraId="000013F5">
      <w:pPr>
        <w:rPr/>
      </w:pPr>
      <w:r w:rsidDel="00000000" w:rsidR="00000000" w:rsidRPr="00000000">
        <w:rPr>
          <w:rtl w:val="0"/>
        </w:rPr>
        <w:t xml:space="preserve">        Số lượng điểm đánh giá 3.</w:t>
      </w:r>
    </w:p>
    <w:p w:rsidR="00000000" w:rsidDel="00000000" w:rsidP="00000000" w:rsidRDefault="00000000" w:rsidRPr="00000000" w14:paraId="000013F6">
      <w:pPr>
        <w:rPr/>
      </w:pPr>
      <w:r w:rsidDel="00000000" w:rsidR="00000000" w:rsidRPr="00000000">
        <w:rPr>
          <w:rtl w:val="0"/>
        </w:rPr>
        <w:t xml:space="preserve">    7. rating_4_count               INT UNSIGNED               Null:NO  </w:t>
      </w:r>
    </w:p>
    <w:p w:rsidR="00000000" w:rsidDel="00000000" w:rsidP="00000000" w:rsidRDefault="00000000" w:rsidRPr="00000000" w14:paraId="000013F7">
      <w:pPr>
        <w:rPr/>
      </w:pPr>
      <w:r w:rsidDel="00000000" w:rsidR="00000000" w:rsidRPr="00000000">
        <w:rPr>
          <w:rtl w:val="0"/>
        </w:rPr>
        <w:t xml:space="preserve">        · Mặc định = 0</w:t>
      </w:r>
    </w:p>
    <w:p w:rsidR="00000000" w:rsidDel="00000000" w:rsidP="00000000" w:rsidRDefault="00000000" w:rsidRPr="00000000" w14:paraId="000013F8">
      <w:pPr>
        <w:rPr/>
      </w:pPr>
      <w:r w:rsidDel="00000000" w:rsidR="00000000" w:rsidRPr="00000000">
        <w:rPr>
          <w:rtl w:val="0"/>
        </w:rPr>
        <w:t xml:space="preserve">        Số lượng điểm đánh giá 4.</w:t>
      </w:r>
    </w:p>
    <w:p w:rsidR="00000000" w:rsidDel="00000000" w:rsidP="00000000" w:rsidRDefault="00000000" w:rsidRPr="00000000" w14:paraId="000013F9">
      <w:pPr>
        <w:rPr/>
      </w:pPr>
      <w:r w:rsidDel="00000000" w:rsidR="00000000" w:rsidRPr="00000000">
        <w:rPr>
          <w:rtl w:val="0"/>
        </w:rPr>
        <w:t xml:space="preserve">    8. rating_5_count               INT UNSIGNED               Null:NO  </w:t>
      </w:r>
    </w:p>
    <w:p w:rsidR="00000000" w:rsidDel="00000000" w:rsidP="00000000" w:rsidRDefault="00000000" w:rsidRPr="00000000" w14:paraId="000013FA">
      <w:pPr>
        <w:rPr/>
      </w:pPr>
      <w:r w:rsidDel="00000000" w:rsidR="00000000" w:rsidRPr="00000000">
        <w:rPr>
          <w:rtl w:val="0"/>
        </w:rPr>
        <w:t xml:space="preserve">        · Mặc định = 0</w:t>
      </w:r>
    </w:p>
    <w:p w:rsidR="00000000" w:rsidDel="00000000" w:rsidP="00000000" w:rsidRDefault="00000000" w:rsidRPr="00000000" w14:paraId="000013FB">
      <w:pPr>
        <w:rPr/>
      </w:pPr>
      <w:r w:rsidDel="00000000" w:rsidR="00000000" w:rsidRPr="00000000">
        <w:rPr>
          <w:rtl w:val="0"/>
        </w:rPr>
        <w:t xml:space="preserve">        Số lượng điểm đánh giá 5.</w:t>
      </w:r>
    </w:p>
    <w:p w:rsidR="00000000" w:rsidDel="00000000" w:rsidP="00000000" w:rsidRDefault="00000000" w:rsidRPr="00000000" w14:paraId="000013FC">
      <w:pPr>
        <w:rPr/>
      </w:pPr>
      <w:r w:rsidDel="00000000" w:rsidR="00000000" w:rsidRPr="00000000">
        <w:rPr>
          <w:rtl w:val="0"/>
        </w:rPr>
        <w:t xml:space="preserve">    9. last_review_at               DATETIME(3)                Null:YES </w:t>
      </w:r>
    </w:p>
    <w:p w:rsidR="00000000" w:rsidDel="00000000" w:rsidP="00000000" w:rsidRDefault="00000000" w:rsidRPr="00000000" w14:paraId="000013FD">
      <w:pPr>
        <w:rPr/>
      </w:pPr>
      <w:r w:rsidDel="00000000" w:rsidR="00000000" w:rsidRPr="00000000">
        <w:rPr>
          <w:rtl w:val="0"/>
        </w:rPr>
        <w:t xml:space="preserve">        Thời điểm có đánh giá mới nhất.</w:t>
      </w:r>
    </w:p>
    <w:p w:rsidR="00000000" w:rsidDel="00000000" w:rsidP="00000000" w:rsidRDefault="00000000" w:rsidRPr="00000000" w14:paraId="000013FE">
      <w:pPr>
        <w:rPr/>
      </w:pPr>
      <w:r w:rsidDel="00000000" w:rsidR="00000000" w:rsidRPr="00000000">
        <w:rPr>
          <w:rtl w:val="0"/>
        </w:rPr>
        <w:t xml:space="preserve">   10. updated_at                   DATETIME(3)                Null:NO  </w:t>
      </w:r>
    </w:p>
    <w:p w:rsidR="00000000" w:rsidDel="00000000" w:rsidP="00000000" w:rsidRDefault="00000000" w:rsidRPr="00000000" w14:paraId="000013FF">
      <w:pPr>
        <w:rPr/>
      </w:pPr>
      <w:r w:rsidDel="00000000" w:rsidR="00000000" w:rsidRPr="00000000">
        <w:rPr>
          <w:rtl w:val="0"/>
        </w:rPr>
        <w:t xml:space="preserve">        · Mặc định = CURRENT_TIMESTAMP(3)  |  AUTO-UPDATE</w:t>
      </w:r>
    </w:p>
    <w:p w:rsidR="00000000" w:rsidDel="00000000" w:rsidP="00000000" w:rsidRDefault="00000000" w:rsidRPr="00000000" w14:paraId="00001400">
      <w:pPr>
        <w:rPr/>
      </w:pPr>
      <w:r w:rsidDel="00000000" w:rsidR="00000000" w:rsidRPr="00000000">
        <w:rPr>
          <w:rtl w:val="0"/>
        </w:rPr>
        <w:t xml:space="preserve">        Thời điểm cập nhật gần nhất (tự động cập nhật).</w:t>
      </w:r>
    </w:p>
    <w:p w:rsidR="00000000" w:rsidDel="00000000" w:rsidP="00000000" w:rsidRDefault="00000000" w:rsidRPr="00000000" w14:paraId="00001401">
      <w:pPr>
        <w:rPr/>
      </w:pPr>
      <w:r w:rsidDel="00000000" w:rsidR="00000000" w:rsidRPr="00000000">
        <w:rPr>
          <w:rtl w:val="0"/>
        </w:rPr>
      </w:r>
    </w:p>
    <w:p w:rsidR="00000000" w:rsidDel="00000000" w:rsidP="00000000" w:rsidRDefault="00000000" w:rsidRPr="00000000" w14:paraId="00001402">
      <w:pPr>
        <w:rPr/>
      </w:pPr>
      <w:r w:rsidDel="00000000" w:rsidR="00000000" w:rsidRPr="00000000">
        <w:rPr>
          <w:rtl w:val="0"/>
        </w:rPr>
      </w:r>
    </w:p>
    <w:p w:rsidR="00000000" w:rsidDel="00000000" w:rsidP="00000000" w:rsidRDefault="00000000" w:rsidRPr="00000000" w14:paraId="00001403">
      <w:pPr>
        <w:rPr/>
      </w:pPr>
      <w:r w:rsidDel="00000000" w:rsidR="00000000" w:rsidRPr="00000000">
        <w:rPr>
          <w:rtl w:val="0"/>
        </w:rPr>
        <w:t xml:space="preserve">####################################################################################################</w:t>
      </w:r>
    </w:p>
    <w:p w:rsidR="00000000" w:rsidDel="00000000" w:rsidP="00000000" w:rsidRDefault="00000000" w:rsidRPr="00000000" w14:paraId="00001404">
      <w:pPr>
        <w:rPr/>
      </w:pPr>
      <w:r w:rsidDel="00000000" w:rsidR="00000000" w:rsidRPr="00000000">
        <w:rPr>
          <w:rtl w:val="0"/>
        </w:rPr>
        <w:t xml:space="preserve">#  MODULE M13 — FAVORITE MANAGEMENT  (10 UC)</w:t>
      </w:r>
    </w:p>
    <w:p w:rsidR="00000000" w:rsidDel="00000000" w:rsidP="00000000" w:rsidRDefault="00000000" w:rsidRPr="00000000" w14:paraId="00001405">
      <w:pPr>
        <w:rPr/>
      </w:pPr>
      <w:r w:rsidDel="00000000" w:rsidR="00000000" w:rsidRPr="00000000">
        <w:rPr>
          <w:rtl w:val="0"/>
        </w:rPr>
        <w:t xml:space="preserve">####################################################################################################</w:t>
      </w:r>
    </w:p>
    <w:p w:rsidR="00000000" w:rsidDel="00000000" w:rsidP="00000000" w:rsidRDefault="00000000" w:rsidRPr="00000000" w14:paraId="00001406">
      <w:pPr>
        <w:rPr/>
      </w:pPr>
      <w:r w:rsidDel="00000000" w:rsidR="00000000" w:rsidRPr="00000000">
        <w:rPr>
          <w:rtl w:val="0"/>
        </w:rPr>
      </w:r>
    </w:p>
    <w:p w:rsidR="00000000" w:rsidDel="00000000" w:rsidP="00000000" w:rsidRDefault="00000000" w:rsidRPr="00000000" w14:paraId="00001407">
      <w:pPr>
        <w:rPr/>
      </w:pPr>
      <w:r w:rsidDel="00000000" w:rsidR="00000000" w:rsidRPr="00000000">
        <w:rPr>
          <w:rtl w:val="0"/>
        </w:rPr>
        <w:t xml:space="preserve">====================================================================================================</w:t>
      </w:r>
    </w:p>
    <w:p w:rsidR="00000000" w:rsidDel="00000000" w:rsidP="00000000" w:rsidRDefault="00000000" w:rsidRPr="00000000" w14:paraId="00001408">
      <w:pPr>
        <w:rPr/>
      </w:pPr>
      <w:r w:rsidDel="00000000" w:rsidR="00000000" w:rsidRPr="00000000">
        <w:rPr>
          <w:rtl w:val="0"/>
        </w:rPr>
        <w:t xml:space="preserve">BẢNG 52/95 :  FAVORITE</w:t>
      </w:r>
    </w:p>
    <w:p w:rsidR="00000000" w:rsidDel="00000000" w:rsidP="00000000" w:rsidRDefault="00000000" w:rsidRPr="00000000" w14:paraId="00001409">
      <w:pPr>
        <w:rPr/>
      </w:pPr>
      <w:r w:rsidDel="00000000" w:rsidR="00000000" w:rsidRPr="00000000">
        <w:rPr>
          <w:rtl w:val="0"/>
        </w:rPr>
        <w:t xml:space="preserve">====================================================================================================</w:t>
      </w:r>
    </w:p>
    <w:p w:rsidR="00000000" w:rsidDel="00000000" w:rsidP="00000000" w:rsidRDefault="00000000" w:rsidRPr="00000000" w14:paraId="0000140A">
      <w:pPr>
        <w:rPr/>
      </w:pPr>
      <w:r w:rsidDel="00000000" w:rsidR="00000000" w:rsidRPr="00000000">
        <w:rPr>
          <w:rtl w:val="0"/>
        </w:rPr>
      </w:r>
    </w:p>
    <w:p w:rsidR="00000000" w:rsidDel="00000000" w:rsidP="00000000" w:rsidRDefault="00000000" w:rsidRPr="00000000" w14:paraId="0000140B">
      <w:pPr>
        <w:rPr/>
      </w:pPr>
      <w:r w:rsidDel="00000000" w:rsidR="00000000" w:rsidRPr="00000000">
        <w:rPr>
          <w:rtl w:val="0"/>
        </w:rPr>
        <w:t xml:space="preserve">Ý NGHĨA: Workspace yêu thích (M13-UC01..UC04).</w:t>
      </w:r>
    </w:p>
    <w:p w:rsidR="00000000" w:rsidDel="00000000" w:rsidP="00000000" w:rsidRDefault="00000000" w:rsidRPr="00000000" w14:paraId="0000140C">
      <w:pPr>
        <w:rPr/>
      </w:pPr>
      <w:r w:rsidDel="00000000" w:rsidR="00000000" w:rsidRPr="00000000">
        <w:rPr>
          <w:rtl w:val="0"/>
        </w:rPr>
      </w:r>
    </w:p>
    <w:p w:rsidR="00000000" w:rsidDel="00000000" w:rsidP="00000000" w:rsidRDefault="00000000" w:rsidRPr="00000000" w14:paraId="0000140D">
      <w:pPr>
        <w:rPr/>
      </w:pPr>
      <w:r w:rsidDel="00000000" w:rsidR="00000000" w:rsidRPr="00000000">
        <w:rPr>
          <w:rtl w:val="0"/>
        </w:rPr>
        <w:t xml:space="preserve">  Khoá chính : id</w:t>
      </w:r>
    </w:p>
    <w:p w:rsidR="00000000" w:rsidDel="00000000" w:rsidP="00000000" w:rsidRDefault="00000000" w:rsidRPr="00000000" w14:paraId="0000140E">
      <w:pPr>
        <w:rPr/>
      </w:pPr>
      <w:r w:rsidDel="00000000" w:rsidR="00000000" w:rsidRPr="00000000">
        <w:rPr>
          <w:rtl w:val="0"/>
        </w:rPr>
        <w:t xml:space="preserve">  Duy nhất   : uk_fav_customer_ws (customer_id, workspace_id)</w:t>
      </w:r>
    </w:p>
    <w:p w:rsidR="00000000" w:rsidDel="00000000" w:rsidP="00000000" w:rsidRDefault="00000000" w:rsidRPr="00000000" w14:paraId="0000140F">
      <w:pPr>
        <w:rPr/>
      </w:pPr>
      <w:r w:rsidDel="00000000" w:rsidR="00000000" w:rsidRPr="00000000">
        <w:rPr>
          <w:rtl w:val="0"/>
        </w:rPr>
        <w:t xml:space="preserve">  Tham chiếu tới:</w:t>
      </w:r>
    </w:p>
    <w:p w:rsidR="00000000" w:rsidDel="00000000" w:rsidP="00000000" w:rsidRDefault="00000000" w:rsidRPr="00000000" w14:paraId="00001410">
      <w:pPr>
        <w:rPr/>
      </w:pPr>
      <w:r w:rsidDel="00000000" w:rsidR="00000000" w:rsidRPr="00000000">
        <w:rPr>
          <w:rtl w:val="0"/>
        </w:rPr>
        <w:t xml:space="preserve">      - customer_id                -&gt; user_account.id   [ON DELETE CASCADE]</w:t>
      </w:r>
    </w:p>
    <w:p w:rsidR="00000000" w:rsidDel="00000000" w:rsidP="00000000" w:rsidRDefault="00000000" w:rsidRPr="00000000" w14:paraId="00001411">
      <w:pPr>
        <w:rPr/>
      </w:pPr>
      <w:r w:rsidDel="00000000" w:rsidR="00000000" w:rsidRPr="00000000">
        <w:rPr>
          <w:rtl w:val="0"/>
        </w:rPr>
        <w:t xml:space="preserve">      - workspace_id               -&gt; workspace.id   [ON DELETE CASCADE]</w:t>
      </w:r>
    </w:p>
    <w:p w:rsidR="00000000" w:rsidDel="00000000" w:rsidP="00000000" w:rsidRDefault="00000000" w:rsidRPr="00000000" w14:paraId="00001412">
      <w:pPr>
        <w:rPr/>
      </w:pPr>
      <w:r w:rsidDel="00000000" w:rsidR="00000000" w:rsidRPr="00000000">
        <w:rPr>
          <w:rtl w:val="0"/>
        </w:rPr>
        <w:t xml:space="preserve">  Được tham chiếu bởi: favorite_group_item.favorite_id</w:t>
      </w:r>
    </w:p>
    <w:p w:rsidR="00000000" w:rsidDel="00000000" w:rsidP="00000000" w:rsidRDefault="00000000" w:rsidRPr="00000000" w14:paraId="00001413">
      <w:pPr>
        <w:rPr/>
      </w:pPr>
      <w:r w:rsidDel="00000000" w:rsidR="00000000" w:rsidRPr="00000000">
        <w:rPr>
          <w:rtl w:val="0"/>
        </w:rPr>
      </w:r>
    </w:p>
    <w:p w:rsidR="00000000" w:rsidDel="00000000" w:rsidP="00000000" w:rsidRDefault="00000000" w:rsidRPr="00000000" w14:paraId="00001414">
      <w:pPr>
        <w:rPr/>
      </w:pPr>
      <w:r w:rsidDel="00000000" w:rsidR="00000000" w:rsidRPr="00000000">
        <w:rPr>
          <w:rtl w:val="0"/>
        </w:rPr>
        <w:t xml:space="preserve">  DANH SÁCH THUỘC TÍNH</w:t>
      </w:r>
    </w:p>
    <w:p w:rsidR="00000000" w:rsidDel="00000000" w:rsidP="00000000" w:rsidRDefault="00000000" w:rsidRPr="00000000" w14:paraId="00001415">
      <w:pPr>
        <w:rPr/>
      </w:pPr>
      <w:r w:rsidDel="00000000" w:rsidR="00000000" w:rsidRPr="00000000">
        <w:rPr>
          <w:rtl w:val="0"/>
        </w:rPr>
        <w:t xml:space="preserve">  --------------------------------------------------------------------------------------------------</w:t>
      </w:r>
    </w:p>
    <w:p w:rsidR="00000000" w:rsidDel="00000000" w:rsidP="00000000" w:rsidRDefault="00000000" w:rsidRPr="00000000" w14:paraId="00001416">
      <w:pPr>
        <w:rPr/>
      </w:pPr>
      <w:r w:rsidDel="00000000" w:rsidR="00000000" w:rsidRPr="00000000">
        <w:rPr>
          <w:rtl w:val="0"/>
        </w:rPr>
        <w:t xml:space="preserve">    1. id                           BIGINT UNSIGNED            Null:NO   [PK]</w:t>
      </w:r>
    </w:p>
    <w:p w:rsidR="00000000" w:rsidDel="00000000" w:rsidP="00000000" w:rsidRDefault="00000000" w:rsidRPr="00000000" w14:paraId="00001417">
      <w:pPr>
        <w:rPr/>
      </w:pPr>
      <w:r w:rsidDel="00000000" w:rsidR="00000000" w:rsidRPr="00000000">
        <w:rPr>
          <w:rtl w:val="0"/>
        </w:rPr>
        <w:t xml:space="preserve">        · AUTO_INCREMENT</w:t>
      </w:r>
    </w:p>
    <w:p w:rsidR="00000000" w:rsidDel="00000000" w:rsidP="00000000" w:rsidRDefault="00000000" w:rsidRPr="00000000" w14:paraId="00001418">
      <w:pPr>
        <w:rPr/>
      </w:pPr>
      <w:r w:rsidDel="00000000" w:rsidR="00000000" w:rsidRPr="00000000">
        <w:rPr>
          <w:rtl w:val="0"/>
        </w:rPr>
        <w:t xml:space="preserve">        Khoá chính, tự tăng.</w:t>
      </w:r>
    </w:p>
    <w:p w:rsidR="00000000" w:rsidDel="00000000" w:rsidP="00000000" w:rsidRDefault="00000000" w:rsidRPr="00000000" w14:paraId="00001419">
      <w:pPr>
        <w:rPr/>
      </w:pPr>
      <w:r w:rsidDel="00000000" w:rsidR="00000000" w:rsidRPr="00000000">
        <w:rPr>
          <w:rtl w:val="0"/>
        </w:rPr>
        <w:t xml:space="preserve">    2. customer_id                  BIGINT UNSIGNED            Null:NO   [FK/UQ]</w:t>
      </w:r>
    </w:p>
    <w:p w:rsidR="00000000" w:rsidDel="00000000" w:rsidP="00000000" w:rsidRDefault="00000000" w:rsidRPr="00000000" w14:paraId="0000141A">
      <w:pPr>
        <w:rPr/>
      </w:pPr>
      <w:r w:rsidDel="00000000" w:rsidR="00000000" w:rsidRPr="00000000">
        <w:rPr>
          <w:rtl w:val="0"/>
        </w:rPr>
        <w:t xml:space="preserve">        Khoá ngoại tới bảng user_account (Tài khoản đăng nhập).</w:t>
      </w:r>
    </w:p>
    <w:p w:rsidR="00000000" w:rsidDel="00000000" w:rsidP="00000000" w:rsidRDefault="00000000" w:rsidRPr="00000000" w14:paraId="0000141B">
      <w:pPr>
        <w:rPr/>
      </w:pPr>
      <w:r w:rsidDel="00000000" w:rsidR="00000000" w:rsidRPr="00000000">
        <w:rPr>
          <w:rtl w:val="0"/>
        </w:rPr>
        <w:t xml:space="preserve">    3. workspace_id                 BIGINT UNSIGNED            Null:NO   [FK/UQ/IDX]</w:t>
      </w:r>
    </w:p>
    <w:p w:rsidR="00000000" w:rsidDel="00000000" w:rsidP="00000000" w:rsidRDefault="00000000" w:rsidRPr="00000000" w14:paraId="0000141C">
      <w:pPr>
        <w:rPr/>
      </w:pPr>
      <w:r w:rsidDel="00000000" w:rsidR="00000000" w:rsidRPr="00000000">
        <w:rPr>
          <w:rtl w:val="0"/>
        </w:rPr>
        <w:t xml:space="preserve">        Khoá ngoại tới bảng workspace (Không gian làm việc).</w:t>
      </w:r>
    </w:p>
    <w:p w:rsidR="00000000" w:rsidDel="00000000" w:rsidP="00000000" w:rsidRDefault="00000000" w:rsidRPr="00000000" w14:paraId="0000141D">
      <w:pPr>
        <w:rPr/>
      </w:pPr>
      <w:r w:rsidDel="00000000" w:rsidR="00000000" w:rsidRPr="00000000">
        <w:rPr>
          <w:rtl w:val="0"/>
        </w:rPr>
        <w:t xml:space="preserve">    4. created_at                   DATETIME(3)                Null:NO  </w:t>
      </w:r>
    </w:p>
    <w:p w:rsidR="00000000" w:rsidDel="00000000" w:rsidP="00000000" w:rsidRDefault="00000000" w:rsidRPr="00000000" w14:paraId="0000141E">
      <w:pPr>
        <w:rPr/>
      </w:pPr>
      <w:r w:rsidDel="00000000" w:rsidR="00000000" w:rsidRPr="00000000">
        <w:rPr>
          <w:rtl w:val="0"/>
        </w:rPr>
        <w:t xml:space="preserve">        · Mặc định = CURRENT_TIMESTAMP(3)</w:t>
      </w:r>
    </w:p>
    <w:p w:rsidR="00000000" w:rsidDel="00000000" w:rsidP="00000000" w:rsidRDefault="00000000" w:rsidRPr="00000000" w14:paraId="0000141F">
      <w:pPr>
        <w:rPr/>
      </w:pPr>
      <w:r w:rsidDel="00000000" w:rsidR="00000000" w:rsidRPr="00000000">
        <w:rPr>
          <w:rtl w:val="0"/>
        </w:rPr>
        <w:t xml:space="preserve">        Thời điểm bản ghi được tạo.</w:t>
      </w:r>
    </w:p>
    <w:p w:rsidR="00000000" w:rsidDel="00000000" w:rsidP="00000000" w:rsidRDefault="00000000" w:rsidRPr="00000000" w14:paraId="00001420">
      <w:pPr>
        <w:rPr/>
      </w:pPr>
      <w:r w:rsidDel="00000000" w:rsidR="00000000" w:rsidRPr="00000000">
        <w:rPr>
          <w:rtl w:val="0"/>
        </w:rPr>
      </w:r>
    </w:p>
    <w:p w:rsidR="00000000" w:rsidDel="00000000" w:rsidP="00000000" w:rsidRDefault="00000000" w:rsidRPr="00000000" w14:paraId="00001421">
      <w:pPr>
        <w:rPr/>
      </w:pPr>
      <w:r w:rsidDel="00000000" w:rsidR="00000000" w:rsidRPr="00000000">
        <w:rPr>
          <w:rtl w:val="0"/>
        </w:rPr>
      </w:r>
    </w:p>
    <w:p w:rsidR="00000000" w:rsidDel="00000000" w:rsidP="00000000" w:rsidRDefault="00000000" w:rsidRPr="00000000" w14:paraId="00001422">
      <w:pPr>
        <w:rPr/>
      </w:pPr>
      <w:r w:rsidDel="00000000" w:rsidR="00000000" w:rsidRPr="00000000">
        <w:rPr>
          <w:rtl w:val="0"/>
        </w:rPr>
        <w:t xml:space="preserve">====================================================================================================</w:t>
      </w:r>
    </w:p>
    <w:p w:rsidR="00000000" w:rsidDel="00000000" w:rsidP="00000000" w:rsidRDefault="00000000" w:rsidRPr="00000000" w14:paraId="00001423">
      <w:pPr>
        <w:rPr/>
      </w:pPr>
      <w:r w:rsidDel="00000000" w:rsidR="00000000" w:rsidRPr="00000000">
        <w:rPr>
          <w:rtl w:val="0"/>
        </w:rPr>
        <w:t xml:space="preserve">BẢNG 53/95 :  FAVORITE_GROUP</w:t>
      </w:r>
    </w:p>
    <w:p w:rsidR="00000000" w:rsidDel="00000000" w:rsidP="00000000" w:rsidRDefault="00000000" w:rsidRPr="00000000" w14:paraId="00001424">
      <w:pPr>
        <w:rPr/>
      </w:pPr>
      <w:r w:rsidDel="00000000" w:rsidR="00000000" w:rsidRPr="00000000">
        <w:rPr>
          <w:rtl w:val="0"/>
        </w:rPr>
        <w:t xml:space="preserve">====================================================================================================</w:t>
      </w:r>
    </w:p>
    <w:p w:rsidR="00000000" w:rsidDel="00000000" w:rsidP="00000000" w:rsidRDefault="00000000" w:rsidRPr="00000000" w14:paraId="00001425">
      <w:pPr>
        <w:rPr/>
      </w:pPr>
      <w:r w:rsidDel="00000000" w:rsidR="00000000" w:rsidRPr="00000000">
        <w:rPr>
          <w:rtl w:val="0"/>
        </w:rPr>
      </w:r>
    </w:p>
    <w:p w:rsidR="00000000" w:rsidDel="00000000" w:rsidP="00000000" w:rsidRDefault="00000000" w:rsidRPr="00000000" w14:paraId="00001426">
      <w:pPr>
        <w:rPr/>
      </w:pPr>
      <w:r w:rsidDel="00000000" w:rsidR="00000000" w:rsidRPr="00000000">
        <w:rPr>
          <w:rtl w:val="0"/>
        </w:rPr>
        <w:t xml:space="preserve">Ý NGHĨA: Nhóm yêu thích (M13-UC05..UC08).</w:t>
      </w:r>
    </w:p>
    <w:p w:rsidR="00000000" w:rsidDel="00000000" w:rsidP="00000000" w:rsidRDefault="00000000" w:rsidRPr="00000000" w14:paraId="00001427">
      <w:pPr>
        <w:rPr/>
      </w:pPr>
      <w:r w:rsidDel="00000000" w:rsidR="00000000" w:rsidRPr="00000000">
        <w:rPr>
          <w:rtl w:val="0"/>
        </w:rPr>
      </w:r>
    </w:p>
    <w:p w:rsidR="00000000" w:rsidDel="00000000" w:rsidP="00000000" w:rsidRDefault="00000000" w:rsidRPr="00000000" w14:paraId="00001428">
      <w:pPr>
        <w:rPr/>
      </w:pPr>
      <w:r w:rsidDel="00000000" w:rsidR="00000000" w:rsidRPr="00000000">
        <w:rPr>
          <w:rtl w:val="0"/>
        </w:rPr>
        <w:t xml:space="preserve">  Khoá chính : id</w:t>
      </w:r>
    </w:p>
    <w:p w:rsidR="00000000" w:rsidDel="00000000" w:rsidP="00000000" w:rsidRDefault="00000000" w:rsidRPr="00000000" w14:paraId="00001429">
      <w:pPr>
        <w:rPr/>
      </w:pPr>
      <w:r w:rsidDel="00000000" w:rsidR="00000000" w:rsidRPr="00000000">
        <w:rPr>
          <w:rtl w:val="0"/>
        </w:rPr>
        <w:t xml:space="preserve">  Duy nhất   : uk_fg_customer_name (customer_id, name)</w:t>
      </w:r>
    </w:p>
    <w:p w:rsidR="00000000" w:rsidDel="00000000" w:rsidP="00000000" w:rsidRDefault="00000000" w:rsidRPr="00000000" w14:paraId="0000142A">
      <w:pPr>
        <w:rPr/>
      </w:pPr>
      <w:r w:rsidDel="00000000" w:rsidR="00000000" w:rsidRPr="00000000">
        <w:rPr>
          <w:rtl w:val="0"/>
        </w:rPr>
        <w:t xml:space="preserve">  Tham chiếu tới:</w:t>
      </w:r>
    </w:p>
    <w:p w:rsidR="00000000" w:rsidDel="00000000" w:rsidP="00000000" w:rsidRDefault="00000000" w:rsidRPr="00000000" w14:paraId="0000142B">
      <w:pPr>
        <w:rPr/>
      </w:pPr>
      <w:r w:rsidDel="00000000" w:rsidR="00000000" w:rsidRPr="00000000">
        <w:rPr>
          <w:rtl w:val="0"/>
        </w:rPr>
        <w:t xml:space="preserve">      - customer_id                -&gt; user_account.id   [ON DELETE CASCADE]</w:t>
      </w:r>
    </w:p>
    <w:p w:rsidR="00000000" w:rsidDel="00000000" w:rsidP="00000000" w:rsidRDefault="00000000" w:rsidRPr="00000000" w14:paraId="0000142C">
      <w:pPr>
        <w:rPr/>
      </w:pPr>
      <w:r w:rsidDel="00000000" w:rsidR="00000000" w:rsidRPr="00000000">
        <w:rPr>
          <w:rtl w:val="0"/>
        </w:rPr>
        <w:t xml:space="preserve">  Được tham chiếu bởi: favorite_group_item.group_id</w:t>
      </w:r>
    </w:p>
    <w:p w:rsidR="00000000" w:rsidDel="00000000" w:rsidP="00000000" w:rsidRDefault="00000000" w:rsidRPr="00000000" w14:paraId="0000142D">
      <w:pPr>
        <w:rPr/>
      </w:pPr>
      <w:r w:rsidDel="00000000" w:rsidR="00000000" w:rsidRPr="00000000">
        <w:rPr>
          <w:rtl w:val="0"/>
        </w:rPr>
      </w:r>
    </w:p>
    <w:p w:rsidR="00000000" w:rsidDel="00000000" w:rsidP="00000000" w:rsidRDefault="00000000" w:rsidRPr="00000000" w14:paraId="0000142E">
      <w:pPr>
        <w:rPr/>
      </w:pPr>
      <w:r w:rsidDel="00000000" w:rsidR="00000000" w:rsidRPr="00000000">
        <w:rPr>
          <w:rtl w:val="0"/>
        </w:rPr>
        <w:t xml:space="preserve">  DANH SÁCH THUỘC TÍNH</w:t>
      </w:r>
    </w:p>
    <w:p w:rsidR="00000000" w:rsidDel="00000000" w:rsidP="00000000" w:rsidRDefault="00000000" w:rsidRPr="00000000" w14:paraId="0000142F">
      <w:pPr>
        <w:rPr/>
      </w:pPr>
      <w:r w:rsidDel="00000000" w:rsidR="00000000" w:rsidRPr="00000000">
        <w:rPr>
          <w:rtl w:val="0"/>
        </w:rPr>
        <w:t xml:space="preserve">  --------------------------------------------------------------------------------------------------</w:t>
      </w:r>
    </w:p>
    <w:p w:rsidR="00000000" w:rsidDel="00000000" w:rsidP="00000000" w:rsidRDefault="00000000" w:rsidRPr="00000000" w14:paraId="00001430">
      <w:pPr>
        <w:rPr/>
      </w:pPr>
      <w:r w:rsidDel="00000000" w:rsidR="00000000" w:rsidRPr="00000000">
        <w:rPr>
          <w:rtl w:val="0"/>
        </w:rPr>
        <w:t xml:space="preserve">    1. id                           BIGINT UNSIGNED            Null:NO   [PK]</w:t>
      </w:r>
    </w:p>
    <w:p w:rsidR="00000000" w:rsidDel="00000000" w:rsidP="00000000" w:rsidRDefault="00000000" w:rsidRPr="00000000" w14:paraId="00001431">
      <w:pPr>
        <w:rPr/>
      </w:pPr>
      <w:r w:rsidDel="00000000" w:rsidR="00000000" w:rsidRPr="00000000">
        <w:rPr>
          <w:rtl w:val="0"/>
        </w:rPr>
        <w:t xml:space="preserve">        · AUTO_INCREMENT</w:t>
      </w:r>
    </w:p>
    <w:p w:rsidR="00000000" w:rsidDel="00000000" w:rsidP="00000000" w:rsidRDefault="00000000" w:rsidRPr="00000000" w14:paraId="00001432">
      <w:pPr>
        <w:rPr/>
      </w:pPr>
      <w:r w:rsidDel="00000000" w:rsidR="00000000" w:rsidRPr="00000000">
        <w:rPr>
          <w:rtl w:val="0"/>
        </w:rPr>
        <w:t xml:space="preserve">        Khoá chính, tự tăng.</w:t>
      </w:r>
    </w:p>
    <w:p w:rsidR="00000000" w:rsidDel="00000000" w:rsidP="00000000" w:rsidRDefault="00000000" w:rsidRPr="00000000" w14:paraId="00001433">
      <w:pPr>
        <w:rPr/>
      </w:pPr>
      <w:r w:rsidDel="00000000" w:rsidR="00000000" w:rsidRPr="00000000">
        <w:rPr>
          <w:rtl w:val="0"/>
        </w:rPr>
        <w:t xml:space="preserve">    2. customer_id                  BIGINT UNSIGNED            Null:NO   [FK/UQ]</w:t>
      </w:r>
    </w:p>
    <w:p w:rsidR="00000000" w:rsidDel="00000000" w:rsidP="00000000" w:rsidRDefault="00000000" w:rsidRPr="00000000" w14:paraId="00001434">
      <w:pPr>
        <w:rPr/>
      </w:pPr>
      <w:r w:rsidDel="00000000" w:rsidR="00000000" w:rsidRPr="00000000">
        <w:rPr>
          <w:rtl w:val="0"/>
        </w:rPr>
        <w:t xml:space="preserve">        Khoá ngoại tới bảng user_account (Tài khoản đăng nhập).</w:t>
      </w:r>
    </w:p>
    <w:p w:rsidR="00000000" w:rsidDel="00000000" w:rsidP="00000000" w:rsidRDefault="00000000" w:rsidRPr="00000000" w14:paraId="00001435">
      <w:pPr>
        <w:rPr/>
      </w:pPr>
      <w:r w:rsidDel="00000000" w:rsidR="00000000" w:rsidRPr="00000000">
        <w:rPr>
          <w:rtl w:val="0"/>
        </w:rPr>
        <w:t xml:space="preserve">    3. name                         VARCHAR(150)               Null:NO   [UQ]</w:t>
      </w:r>
    </w:p>
    <w:p w:rsidR="00000000" w:rsidDel="00000000" w:rsidP="00000000" w:rsidRDefault="00000000" w:rsidRPr="00000000" w14:paraId="00001436">
      <w:pPr>
        <w:rPr/>
      </w:pPr>
      <w:r w:rsidDel="00000000" w:rsidR="00000000" w:rsidRPr="00000000">
        <w:rPr>
          <w:rtl w:val="0"/>
        </w:rPr>
        <w:t xml:space="preserve">        Tên hiển thị.</w:t>
      </w:r>
    </w:p>
    <w:p w:rsidR="00000000" w:rsidDel="00000000" w:rsidP="00000000" w:rsidRDefault="00000000" w:rsidRPr="00000000" w14:paraId="00001437">
      <w:pPr>
        <w:rPr/>
      </w:pPr>
      <w:r w:rsidDel="00000000" w:rsidR="00000000" w:rsidRPr="00000000">
        <w:rPr>
          <w:rtl w:val="0"/>
        </w:rPr>
        <w:t xml:space="preserve">    4. description                  VARCHAR(500)               Null:YES </w:t>
      </w:r>
    </w:p>
    <w:p w:rsidR="00000000" w:rsidDel="00000000" w:rsidP="00000000" w:rsidRDefault="00000000" w:rsidRPr="00000000" w14:paraId="00001438">
      <w:pPr>
        <w:rPr/>
      </w:pPr>
      <w:r w:rsidDel="00000000" w:rsidR="00000000" w:rsidRPr="00000000">
        <w:rPr>
          <w:rtl w:val="0"/>
        </w:rPr>
        <w:t xml:space="preserve">        Mô tả chi tiết.</w:t>
      </w:r>
    </w:p>
    <w:p w:rsidR="00000000" w:rsidDel="00000000" w:rsidP="00000000" w:rsidRDefault="00000000" w:rsidRPr="00000000" w14:paraId="00001439">
      <w:pPr>
        <w:rPr/>
      </w:pPr>
      <w:r w:rsidDel="00000000" w:rsidR="00000000" w:rsidRPr="00000000">
        <w:rPr>
          <w:rtl w:val="0"/>
        </w:rPr>
        <w:t xml:space="preserve">    5. display_order                SMALLINT UNSIGNED          Null:NO  </w:t>
      </w:r>
    </w:p>
    <w:p w:rsidR="00000000" w:rsidDel="00000000" w:rsidP="00000000" w:rsidRDefault="00000000" w:rsidRPr="00000000" w14:paraId="0000143A">
      <w:pPr>
        <w:rPr/>
      </w:pPr>
      <w:r w:rsidDel="00000000" w:rsidR="00000000" w:rsidRPr="00000000">
        <w:rPr>
          <w:rtl w:val="0"/>
        </w:rPr>
        <w:t xml:space="preserve">        · Mặc định = 0</w:t>
      </w:r>
    </w:p>
    <w:p w:rsidR="00000000" w:rsidDel="00000000" w:rsidP="00000000" w:rsidRDefault="00000000" w:rsidRPr="00000000" w14:paraId="0000143B">
      <w:pPr>
        <w:rPr/>
      </w:pPr>
      <w:r w:rsidDel="00000000" w:rsidR="00000000" w:rsidRPr="00000000">
        <w:rPr>
          <w:rtl w:val="0"/>
        </w:rPr>
        <w:t xml:space="preserve">        Thứ tự hiển thị, số nhỏ hiện trước.</w:t>
      </w:r>
    </w:p>
    <w:p w:rsidR="00000000" w:rsidDel="00000000" w:rsidP="00000000" w:rsidRDefault="00000000" w:rsidRPr="00000000" w14:paraId="0000143C">
      <w:pPr>
        <w:rPr/>
      </w:pPr>
      <w:r w:rsidDel="00000000" w:rsidR="00000000" w:rsidRPr="00000000">
        <w:rPr>
          <w:rtl w:val="0"/>
        </w:rPr>
        <w:t xml:space="preserve">    6. created_at                   DATETIME(3)                Null:NO  </w:t>
      </w:r>
    </w:p>
    <w:p w:rsidR="00000000" w:rsidDel="00000000" w:rsidP="00000000" w:rsidRDefault="00000000" w:rsidRPr="00000000" w14:paraId="0000143D">
      <w:pPr>
        <w:rPr/>
      </w:pPr>
      <w:r w:rsidDel="00000000" w:rsidR="00000000" w:rsidRPr="00000000">
        <w:rPr>
          <w:rtl w:val="0"/>
        </w:rPr>
        <w:t xml:space="preserve">        · Mặc định = CURRENT_TIMESTAMP(3)</w:t>
      </w:r>
    </w:p>
    <w:p w:rsidR="00000000" w:rsidDel="00000000" w:rsidP="00000000" w:rsidRDefault="00000000" w:rsidRPr="00000000" w14:paraId="0000143E">
      <w:pPr>
        <w:rPr/>
      </w:pPr>
      <w:r w:rsidDel="00000000" w:rsidR="00000000" w:rsidRPr="00000000">
        <w:rPr>
          <w:rtl w:val="0"/>
        </w:rPr>
        <w:t xml:space="preserve">        Thời điểm bản ghi được tạo.</w:t>
      </w:r>
    </w:p>
    <w:p w:rsidR="00000000" w:rsidDel="00000000" w:rsidP="00000000" w:rsidRDefault="00000000" w:rsidRPr="00000000" w14:paraId="0000143F">
      <w:pPr>
        <w:rPr/>
      </w:pPr>
      <w:r w:rsidDel="00000000" w:rsidR="00000000" w:rsidRPr="00000000">
        <w:rPr>
          <w:rtl w:val="0"/>
        </w:rPr>
        <w:t xml:space="preserve">    7. updated_at                   DATETIME(3)                Null:NO  </w:t>
      </w:r>
    </w:p>
    <w:p w:rsidR="00000000" w:rsidDel="00000000" w:rsidP="00000000" w:rsidRDefault="00000000" w:rsidRPr="00000000" w14:paraId="00001440">
      <w:pPr>
        <w:rPr/>
      </w:pPr>
      <w:r w:rsidDel="00000000" w:rsidR="00000000" w:rsidRPr="00000000">
        <w:rPr>
          <w:rtl w:val="0"/>
        </w:rPr>
        <w:t xml:space="preserve">        · Mặc định = CURRENT_TIMESTAMP(3)  |  AUTO-UPDATE</w:t>
      </w:r>
    </w:p>
    <w:p w:rsidR="00000000" w:rsidDel="00000000" w:rsidP="00000000" w:rsidRDefault="00000000" w:rsidRPr="00000000" w14:paraId="00001441">
      <w:pPr>
        <w:rPr/>
      </w:pPr>
      <w:r w:rsidDel="00000000" w:rsidR="00000000" w:rsidRPr="00000000">
        <w:rPr>
          <w:rtl w:val="0"/>
        </w:rPr>
        <w:t xml:space="preserve">        Thời điểm cập nhật gần nhất (tự động cập nhật).</w:t>
      </w:r>
    </w:p>
    <w:p w:rsidR="00000000" w:rsidDel="00000000" w:rsidP="00000000" w:rsidRDefault="00000000" w:rsidRPr="00000000" w14:paraId="00001442">
      <w:pPr>
        <w:rPr/>
      </w:pPr>
      <w:r w:rsidDel="00000000" w:rsidR="00000000" w:rsidRPr="00000000">
        <w:rPr>
          <w:rtl w:val="0"/>
        </w:rPr>
      </w:r>
    </w:p>
    <w:p w:rsidR="00000000" w:rsidDel="00000000" w:rsidP="00000000" w:rsidRDefault="00000000" w:rsidRPr="00000000" w14:paraId="00001443">
      <w:pPr>
        <w:rPr/>
      </w:pPr>
      <w:r w:rsidDel="00000000" w:rsidR="00000000" w:rsidRPr="00000000">
        <w:rPr>
          <w:rtl w:val="0"/>
        </w:rPr>
      </w:r>
    </w:p>
    <w:p w:rsidR="00000000" w:rsidDel="00000000" w:rsidP="00000000" w:rsidRDefault="00000000" w:rsidRPr="00000000" w14:paraId="00001444">
      <w:pPr>
        <w:rPr/>
      </w:pPr>
      <w:r w:rsidDel="00000000" w:rsidR="00000000" w:rsidRPr="00000000">
        <w:rPr>
          <w:rtl w:val="0"/>
        </w:rPr>
        <w:t xml:space="preserve">====================================================================================================</w:t>
      </w:r>
    </w:p>
    <w:p w:rsidR="00000000" w:rsidDel="00000000" w:rsidP="00000000" w:rsidRDefault="00000000" w:rsidRPr="00000000" w14:paraId="00001445">
      <w:pPr>
        <w:rPr/>
      </w:pPr>
      <w:r w:rsidDel="00000000" w:rsidR="00000000" w:rsidRPr="00000000">
        <w:rPr>
          <w:rtl w:val="0"/>
        </w:rPr>
        <w:t xml:space="preserve">BẢNG 54/95 :  FAVORITE_GROUP_ITEM</w:t>
      </w:r>
    </w:p>
    <w:p w:rsidR="00000000" w:rsidDel="00000000" w:rsidP="00000000" w:rsidRDefault="00000000" w:rsidRPr="00000000" w14:paraId="00001446">
      <w:pPr>
        <w:rPr/>
      </w:pPr>
      <w:r w:rsidDel="00000000" w:rsidR="00000000" w:rsidRPr="00000000">
        <w:rPr>
          <w:rtl w:val="0"/>
        </w:rPr>
        <w:t xml:space="preserve">====================================================================================================</w:t>
      </w:r>
    </w:p>
    <w:p w:rsidR="00000000" w:rsidDel="00000000" w:rsidP="00000000" w:rsidRDefault="00000000" w:rsidRPr="00000000" w14:paraId="00001447">
      <w:pPr>
        <w:rPr/>
      </w:pPr>
      <w:r w:rsidDel="00000000" w:rsidR="00000000" w:rsidRPr="00000000">
        <w:rPr>
          <w:rtl w:val="0"/>
        </w:rPr>
      </w:r>
    </w:p>
    <w:p w:rsidR="00000000" w:rsidDel="00000000" w:rsidP="00000000" w:rsidRDefault="00000000" w:rsidRPr="00000000" w14:paraId="00001448">
      <w:pPr>
        <w:rPr/>
      </w:pPr>
      <w:r w:rsidDel="00000000" w:rsidR="00000000" w:rsidRPr="00000000">
        <w:rPr>
          <w:rtl w:val="0"/>
        </w:rPr>
        <w:t xml:space="preserve">Ý NGHĨA: Workspace trong nhóm yêu thích (M13-UC09/UC10).</w:t>
      </w:r>
    </w:p>
    <w:p w:rsidR="00000000" w:rsidDel="00000000" w:rsidP="00000000" w:rsidRDefault="00000000" w:rsidRPr="00000000" w14:paraId="00001449">
      <w:pPr>
        <w:rPr/>
      </w:pPr>
      <w:r w:rsidDel="00000000" w:rsidR="00000000" w:rsidRPr="00000000">
        <w:rPr>
          <w:rtl w:val="0"/>
        </w:rPr>
      </w:r>
    </w:p>
    <w:p w:rsidR="00000000" w:rsidDel="00000000" w:rsidP="00000000" w:rsidRDefault="00000000" w:rsidRPr="00000000" w14:paraId="0000144A">
      <w:pPr>
        <w:rPr/>
      </w:pPr>
      <w:r w:rsidDel="00000000" w:rsidR="00000000" w:rsidRPr="00000000">
        <w:rPr>
          <w:rtl w:val="0"/>
        </w:rPr>
        <w:t xml:space="preserve">  Khoá chính : group_id, favorite_id</w:t>
      </w:r>
    </w:p>
    <w:p w:rsidR="00000000" w:rsidDel="00000000" w:rsidP="00000000" w:rsidRDefault="00000000" w:rsidRPr="00000000" w14:paraId="0000144B">
      <w:pPr>
        <w:rPr/>
      </w:pPr>
      <w:r w:rsidDel="00000000" w:rsidR="00000000" w:rsidRPr="00000000">
        <w:rPr>
          <w:rtl w:val="0"/>
        </w:rPr>
        <w:t xml:space="preserve">  Tham chiếu tới:</w:t>
      </w:r>
    </w:p>
    <w:p w:rsidR="00000000" w:rsidDel="00000000" w:rsidP="00000000" w:rsidRDefault="00000000" w:rsidRPr="00000000" w14:paraId="0000144C">
      <w:pPr>
        <w:rPr/>
      </w:pPr>
      <w:r w:rsidDel="00000000" w:rsidR="00000000" w:rsidRPr="00000000">
        <w:rPr>
          <w:rtl w:val="0"/>
        </w:rPr>
        <w:t xml:space="preserve">      - group_id                   -&gt; favorite_group.id   [ON DELETE CASCADE]</w:t>
      </w:r>
    </w:p>
    <w:p w:rsidR="00000000" w:rsidDel="00000000" w:rsidP="00000000" w:rsidRDefault="00000000" w:rsidRPr="00000000" w14:paraId="0000144D">
      <w:pPr>
        <w:rPr/>
      </w:pPr>
      <w:r w:rsidDel="00000000" w:rsidR="00000000" w:rsidRPr="00000000">
        <w:rPr>
          <w:rtl w:val="0"/>
        </w:rPr>
        <w:t xml:space="preserve">      - favorite_id                -&gt; favorite.id   [ON DELETE CASCADE]</w:t>
      </w:r>
    </w:p>
    <w:p w:rsidR="00000000" w:rsidDel="00000000" w:rsidP="00000000" w:rsidRDefault="00000000" w:rsidRPr="00000000" w14:paraId="0000144E">
      <w:pPr>
        <w:rPr/>
      </w:pPr>
      <w:r w:rsidDel="00000000" w:rsidR="00000000" w:rsidRPr="00000000">
        <w:rPr>
          <w:rtl w:val="0"/>
        </w:rPr>
      </w:r>
    </w:p>
    <w:p w:rsidR="00000000" w:rsidDel="00000000" w:rsidP="00000000" w:rsidRDefault="00000000" w:rsidRPr="00000000" w14:paraId="0000144F">
      <w:pPr>
        <w:rPr/>
      </w:pPr>
      <w:r w:rsidDel="00000000" w:rsidR="00000000" w:rsidRPr="00000000">
        <w:rPr>
          <w:rtl w:val="0"/>
        </w:rPr>
        <w:t xml:space="preserve">  DANH SÁCH THUỘC TÍNH</w:t>
      </w:r>
    </w:p>
    <w:p w:rsidR="00000000" w:rsidDel="00000000" w:rsidP="00000000" w:rsidRDefault="00000000" w:rsidRPr="00000000" w14:paraId="00001450">
      <w:pPr>
        <w:rPr/>
      </w:pPr>
      <w:r w:rsidDel="00000000" w:rsidR="00000000" w:rsidRPr="00000000">
        <w:rPr>
          <w:rtl w:val="0"/>
        </w:rPr>
        <w:t xml:space="preserve">  --------------------------------------------------------------------------------------------------</w:t>
      </w:r>
    </w:p>
    <w:p w:rsidR="00000000" w:rsidDel="00000000" w:rsidP="00000000" w:rsidRDefault="00000000" w:rsidRPr="00000000" w14:paraId="00001451">
      <w:pPr>
        <w:rPr/>
      </w:pPr>
      <w:r w:rsidDel="00000000" w:rsidR="00000000" w:rsidRPr="00000000">
        <w:rPr>
          <w:rtl w:val="0"/>
        </w:rPr>
        <w:t xml:space="preserve">    1. group_id                     BIGINT UNSIGNED            Null:NO   [PK/FK]</w:t>
      </w:r>
    </w:p>
    <w:p w:rsidR="00000000" w:rsidDel="00000000" w:rsidP="00000000" w:rsidRDefault="00000000" w:rsidRPr="00000000" w14:paraId="00001452">
      <w:pPr>
        <w:rPr/>
      </w:pPr>
      <w:r w:rsidDel="00000000" w:rsidR="00000000" w:rsidRPr="00000000">
        <w:rPr>
          <w:rtl w:val="0"/>
        </w:rPr>
        <w:t xml:space="preserve">        Khoá ngoại tới bảng favorite_group (Nhóm yêu thích).</w:t>
      </w:r>
    </w:p>
    <w:p w:rsidR="00000000" w:rsidDel="00000000" w:rsidP="00000000" w:rsidRDefault="00000000" w:rsidRPr="00000000" w14:paraId="00001453">
      <w:pPr>
        <w:rPr/>
      </w:pPr>
      <w:r w:rsidDel="00000000" w:rsidR="00000000" w:rsidRPr="00000000">
        <w:rPr>
          <w:rtl w:val="0"/>
        </w:rPr>
        <w:t xml:space="preserve">    2. favorite_id                  BIGINT UNSIGNED            Null:NO   [PK/FK/IDX]</w:t>
      </w:r>
    </w:p>
    <w:p w:rsidR="00000000" w:rsidDel="00000000" w:rsidP="00000000" w:rsidRDefault="00000000" w:rsidRPr="00000000" w14:paraId="00001454">
      <w:pPr>
        <w:rPr/>
      </w:pPr>
      <w:r w:rsidDel="00000000" w:rsidR="00000000" w:rsidRPr="00000000">
        <w:rPr>
          <w:rtl w:val="0"/>
        </w:rPr>
        <w:t xml:space="preserve">        Khoá ngoại tới bảng favorite (Workspace yêu thích).</w:t>
      </w:r>
    </w:p>
    <w:p w:rsidR="00000000" w:rsidDel="00000000" w:rsidP="00000000" w:rsidRDefault="00000000" w:rsidRPr="00000000" w14:paraId="00001455">
      <w:pPr>
        <w:rPr/>
      </w:pPr>
      <w:r w:rsidDel="00000000" w:rsidR="00000000" w:rsidRPr="00000000">
        <w:rPr>
          <w:rtl w:val="0"/>
        </w:rPr>
        <w:t xml:space="preserve">    3. added_at                     DATETIME(3)                Null:NO  </w:t>
      </w:r>
    </w:p>
    <w:p w:rsidR="00000000" w:rsidDel="00000000" w:rsidP="00000000" w:rsidRDefault="00000000" w:rsidRPr="00000000" w14:paraId="00001456">
      <w:pPr>
        <w:rPr/>
      </w:pPr>
      <w:r w:rsidDel="00000000" w:rsidR="00000000" w:rsidRPr="00000000">
        <w:rPr>
          <w:rtl w:val="0"/>
        </w:rPr>
        <w:t xml:space="preserve">        · Mặc định = CURRENT_TIMESTAMP(3)</w:t>
      </w:r>
    </w:p>
    <w:p w:rsidR="00000000" w:rsidDel="00000000" w:rsidP="00000000" w:rsidRDefault="00000000" w:rsidRPr="00000000" w14:paraId="00001457">
      <w:pPr>
        <w:rPr/>
      </w:pPr>
      <w:r w:rsidDel="00000000" w:rsidR="00000000" w:rsidRPr="00000000">
        <w:rPr>
          <w:rtl w:val="0"/>
        </w:rPr>
        <w:t xml:space="preserve">        Mốc thời gian: thêm.</w:t>
      </w:r>
    </w:p>
    <w:p w:rsidR="00000000" w:rsidDel="00000000" w:rsidP="00000000" w:rsidRDefault="00000000" w:rsidRPr="00000000" w14:paraId="00001458">
      <w:pPr>
        <w:rPr/>
      </w:pPr>
      <w:r w:rsidDel="00000000" w:rsidR="00000000" w:rsidRPr="00000000">
        <w:rPr>
          <w:rtl w:val="0"/>
        </w:rPr>
      </w:r>
    </w:p>
    <w:p w:rsidR="00000000" w:rsidDel="00000000" w:rsidP="00000000" w:rsidRDefault="00000000" w:rsidRPr="00000000" w14:paraId="00001459">
      <w:pPr>
        <w:rPr/>
      </w:pPr>
      <w:r w:rsidDel="00000000" w:rsidR="00000000" w:rsidRPr="00000000">
        <w:rPr>
          <w:rtl w:val="0"/>
        </w:rPr>
      </w:r>
    </w:p>
    <w:p w:rsidR="00000000" w:rsidDel="00000000" w:rsidP="00000000" w:rsidRDefault="00000000" w:rsidRPr="00000000" w14:paraId="0000145A">
      <w:pPr>
        <w:rPr/>
      </w:pPr>
      <w:r w:rsidDel="00000000" w:rsidR="00000000" w:rsidRPr="00000000">
        <w:rPr>
          <w:rtl w:val="0"/>
        </w:rPr>
        <w:t xml:space="preserve">####################################################################################################</w:t>
      </w:r>
    </w:p>
    <w:p w:rsidR="00000000" w:rsidDel="00000000" w:rsidP="00000000" w:rsidRDefault="00000000" w:rsidRPr="00000000" w14:paraId="0000145B">
      <w:pPr>
        <w:rPr/>
      </w:pPr>
      <w:r w:rsidDel="00000000" w:rsidR="00000000" w:rsidRPr="00000000">
        <w:rPr>
          <w:rtl w:val="0"/>
        </w:rPr>
        <w:t xml:space="preserve">#  MODULE M14 — NOTIFICATION MANAGEMENT  (19 UC)</w:t>
      </w:r>
    </w:p>
    <w:p w:rsidR="00000000" w:rsidDel="00000000" w:rsidP="00000000" w:rsidRDefault="00000000" w:rsidRPr="00000000" w14:paraId="0000145C">
      <w:pPr>
        <w:rPr/>
      </w:pPr>
      <w:r w:rsidDel="00000000" w:rsidR="00000000" w:rsidRPr="00000000">
        <w:rPr>
          <w:rtl w:val="0"/>
        </w:rPr>
        <w:t xml:space="preserve">####################################################################################################</w:t>
      </w:r>
    </w:p>
    <w:p w:rsidR="00000000" w:rsidDel="00000000" w:rsidP="00000000" w:rsidRDefault="00000000" w:rsidRPr="00000000" w14:paraId="0000145D">
      <w:pPr>
        <w:rPr/>
      </w:pPr>
      <w:r w:rsidDel="00000000" w:rsidR="00000000" w:rsidRPr="00000000">
        <w:rPr>
          <w:rtl w:val="0"/>
        </w:rPr>
      </w:r>
    </w:p>
    <w:p w:rsidR="00000000" w:rsidDel="00000000" w:rsidP="00000000" w:rsidRDefault="00000000" w:rsidRPr="00000000" w14:paraId="0000145E">
      <w:pPr>
        <w:rPr/>
      </w:pPr>
      <w:r w:rsidDel="00000000" w:rsidR="00000000" w:rsidRPr="00000000">
        <w:rPr>
          <w:rtl w:val="0"/>
        </w:rPr>
        <w:t xml:space="preserve">====================================================================================================</w:t>
      </w:r>
    </w:p>
    <w:p w:rsidR="00000000" w:rsidDel="00000000" w:rsidP="00000000" w:rsidRDefault="00000000" w:rsidRPr="00000000" w14:paraId="0000145F">
      <w:pPr>
        <w:rPr/>
      </w:pPr>
      <w:r w:rsidDel="00000000" w:rsidR="00000000" w:rsidRPr="00000000">
        <w:rPr>
          <w:rtl w:val="0"/>
        </w:rPr>
        <w:t xml:space="preserve">BẢNG 55/95 :  NOTIFICATION_TEMPLATE</w:t>
      </w:r>
    </w:p>
    <w:p w:rsidR="00000000" w:rsidDel="00000000" w:rsidP="00000000" w:rsidRDefault="00000000" w:rsidRPr="00000000" w14:paraId="00001460">
      <w:pPr>
        <w:rPr/>
      </w:pPr>
      <w:r w:rsidDel="00000000" w:rsidR="00000000" w:rsidRPr="00000000">
        <w:rPr>
          <w:rtl w:val="0"/>
        </w:rPr>
        <w:t xml:space="preserve">====================================================================================================</w:t>
      </w:r>
    </w:p>
    <w:p w:rsidR="00000000" w:rsidDel="00000000" w:rsidP="00000000" w:rsidRDefault="00000000" w:rsidRPr="00000000" w14:paraId="00001461">
      <w:pPr>
        <w:rPr/>
      </w:pPr>
      <w:r w:rsidDel="00000000" w:rsidR="00000000" w:rsidRPr="00000000">
        <w:rPr>
          <w:rtl w:val="0"/>
        </w:rPr>
      </w:r>
    </w:p>
    <w:p w:rsidR="00000000" w:rsidDel="00000000" w:rsidP="00000000" w:rsidRDefault="00000000" w:rsidRPr="00000000" w14:paraId="00001462">
      <w:pPr>
        <w:rPr/>
      </w:pPr>
      <w:r w:rsidDel="00000000" w:rsidR="00000000" w:rsidRPr="00000000">
        <w:rPr>
          <w:rtl w:val="0"/>
        </w:rPr>
        <w:t xml:space="preserve">Ý NGHĨA: Mẫu thông báo do Administrator quản lý (M14-UC14..UC19).</w:t>
      </w:r>
    </w:p>
    <w:p w:rsidR="00000000" w:rsidDel="00000000" w:rsidP="00000000" w:rsidRDefault="00000000" w:rsidRPr="00000000" w14:paraId="00001463">
      <w:pPr>
        <w:rPr/>
      </w:pPr>
      <w:r w:rsidDel="00000000" w:rsidR="00000000" w:rsidRPr="00000000">
        <w:rPr>
          <w:rtl w:val="0"/>
        </w:rPr>
      </w:r>
    </w:p>
    <w:p w:rsidR="00000000" w:rsidDel="00000000" w:rsidP="00000000" w:rsidRDefault="00000000" w:rsidRPr="00000000" w14:paraId="00001464">
      <w:pPr>
        <w:rPr/>
      </w:pPr>
      <w:r w:rsidDel="00000000" w:rsidR="00000000" w:rsidRPr="00000000">
        <w:rPr>
          <w:rtl w:val="0"/>
        </w:rPr>
        <w:t xml:space="preserve">  Khoá chính : id</w:t>
      </w:r>
    </w:p>
    <w:p w:rsidR="00000000" w:rsidDel="00000000" w:rsidP="00000000" w:rsidRDefault="00000000" w:rsidRPr="00000000" w14:paraId="00001465">
      <w:pPr>
        <w:rPr/>
      </w:pPr>
      <w:r w:rsidDel="00000000" w:rsidR="00000000" w:rsidRPr="00000000">
        <w:rPr>
          <w:rtl w:val="0"/>
        </w:rPr>
        <w:t xml:space="preserve">  Duy nhất   : uk_ntpl_code_channel_locale (code, channel, locale)</w:t>
      </w:r>
    </w:p>
    <w:p w:rsidR="00000000" w:rsidDel="00000000" w:rsidP="00000000" w:rsidRDefault="00000000" w:rsidRPr="00000000" w14:paraId="00001466">
      <w:pPr>
        <w:rPr/>
      </w:pPr>
      <w:r w:rsidDel="00000000" w:rsidR="00000000" w:rsidRPr="00000000">
        <w:rPr>
          <w:rtl w:val="0"/>
        </w:rPr>
        <w:t xml:space="preserve">  Được tham chiếu bởi: notification.template_id</w:t>
      </w:r>
    </w:p>
    <w:p w:rsidR="00000000" w:rsidDel="00000000" w:rsidP="00000000" w:rsidRDefault="00000000" w:rsidRPr="00000000" w14:paraId="00001467">
      <w:pPr>
        <w:rPr/>
      </w:pPr>
      <w:r w:rsidDel="00000000" w:rsidR="00000000" w:rsidRPr="00000000">
        <w:rPr>
          <w:rtl w:val="0"/>
        </w:rPr>
      </w:r>
    </w:p>
    <w:p w:rsidR="00000000" w:rsidDel="00000000" w:rsidP="00000000" w:rsidRDefault="00000000" w:rsidRPr="00000000" w14:paraId="00001468">
      <w:pPr>
        <w:rPr/>
      </w:pPr>
      <w:r w:rsidDel="00000000" w:rsidR="00000000" w:rsidRPr="00000000">
        <w:rPr>
          <w:rtl w:val="0"/>
        </w:rPr>
        <w:t xml:space="preserve">  DANH SÁCH THUỘC TÍNH</w:t>
      </w:r>
    </w:p>
    <w:p w:rsidR="00000000" w:rsidDel="00000000" w:rsidP="00000000" w:rsidRDefault="00000000" w:rsidRPr="00000000" w14:paraId="00001469">
      <w:pPr>
        <w:rPr/>
      </w:pPr>
      <w:r w:rsidDel="00000000" w:rsidR="00000000" w:rsidRPr="00000000">
        <w:rPr>
          <w:rtl w:val="0"/>
        </w:rPr>
        <w:t xml:space="preserve">  --------------------------------------------------------------------------------------------------</w:t>
      </w:r>
    </w:p>
    <w:p w:rsidR="00000000" w:rsidDel="00000000" w:rsidP="00000000" w:rsidRDefault="00000000" w:rsidRPr="00000000" w14:paraId="0000146A">
      <w:pPr>
        <w:rPr/>
      </w:pPr>
      <w:r w:rsidDel="00000000" w:rsidR="00000000" w:rsidRPr="00000000">
        <w:rPr>
          <w:rtl w:val="0"/>
        </w:rPr>
        <w:t xml:space="preserve">    1. id                           BIGINT UNSIGNED            Null:NO   [PK]</w:t>
      </w:r>
    </w:p>
    <w:p w:rsidR="00000000" w:rsidDel="00000000" w:rsidP="00000000" w:rsidRDefault="00000000" w:rsidRPr="00000000" w14:paraId="0000146B">
      <w:pPr>
        <w:rPr/>
      </w:pPr>
      <w:r w:rsidDel="00000000" w:rsidR="00000000" w:rsidRPr="00000000">
        <w:rPr>
          <w:rtl w:val="0"/>
        </w:rPr>
        <w:t xml:space="preserve">        · AUTO_INCREMENT</w:t>
      </w:r>
    </w:p>
    <w:p w:rsidR="00000000" w:rsidDel="00000000" w:rsidP="00000000" w:rsidRDefault="00000000" w:rsidRPr="00000000" w14:paraId="0000146C">
      <w:pPr>
        <w:rPr/>
      </w:pPr>
      <w:r w:rsidDel="00000000" w:rsidR="00000000" w:rsidRPr="00000000">
        <w:rPr>
          <w:rtl w:val="0"/>
        </w:rPr>
        <w:t xml:space="preserve">        Khoá chính, tự tăng.</w:t>
      </w:r>
    </w:p>
    <w:p w:rsidR="00000000" w:rsidDel="00000000" w:rsidP="00000000" w:rsidRDefault="00000000" w:rsidRPr="00000000" w14:paraId="0000146D">
      <w:pPr>
        <w:rPr/>
      </w:pPr>
      <w:r w:rsidDel="00000000" w:rsidR="00000000" w:rsidRPr="00000000">
        <w:rPr>
          <w:rtl w:val="0"/>
        </w:rPr>
        <w:t xml:space="preserve">    2. code                         VARCHAR(80)                Null:NO   [UQ]</w:t>
      </w:r>
    </w:p>
    <w:p w:rsidR="00000000" w:rsidDel="00000000" w:rsidP="00000000" w:rsidRDefault="00000000" w:rsidRPr="00000000" w14:paraId="0000146E">
      <w:pPr>
        <w:rPr/>
      </w:pPr>
      <w:r w:rsidDel="00000000" w:rsidR="00000000" w:rsidRPr="00000000">
        <w:rPr>
          <w:rtl w:val="0"/>
        </w:rPr>
        <w:t xml:space="preserve">        BOOKING_CONFIRMED, REFUND_RESULT, ...</w:t>
      </w:r>
    </w:p>
    <w:p w:rsidR="00000000" w:rsidDel="00000000" w:rsidP="00000000" w:rsidRDefault="00000000" w:rsidRPr="00000000" w14:paraId="0000146F">
      <w:pPr>
        <w:rPr/>
      </w:pPr>
      <w:r w:rsidDel="00000000" w:rsidR="00000000" w:rsidRPr="00000000">
        <w:rPr>
          <w:rtl w:val="0"/>
        </w:rPr>
        <w:t xml:space="preserve">    3. channel                      ENUM('IN_APP','EMAIL','PUSH') Null:NO   [UQ]</w:t>
      </w:r>
    </w:p>
    <w:p w:rsidR="00000000" w:rsidDel="00000000" w:rsidP="00000000" w:rsidRDefault="00000000" w:rsidRPr="00000000" w14:paraId="00001470">
      <w:pPr>
        <w:rPr/>
      </w:pPr>
      <w:r w:rsidDel="00000000" w:rsidR="00000000" w:rsidRPr="00000000">
        <w:rPr>
          <w:rtl w:val="0"/>
        </w:rPr>
        <w:t xml:space="preserve">        Kênh gửi thông báo: trong ứng dụng, email hoặc thông báo đẩy.</w:t>
      </w:r>
    </w:p>
    <w:p w:rsidR="00000000" w:rsidDel="00000000" w:rsidP="00000000" w:rsidRDefault="00000000" w:rsidRPr="00000000" w14:paraId="00001471">
      <w:pPr>
        <w:rPr/>
      </w:pPr>
      <w:r w:rsidDel="00000000" w:rsidR="00000000" w:rsidRPr="00000000">
        <w:rPr>
          <w:rtl w:val="0"/>
        </w:rPr>
        <w:t xml:space="preserve">        Giá trị hợp lệ: IN_APP | EMAIL | PUSH</w:t>
      </w:r>
    </w:p>
    <w:p w:rsidR="00000000" w:rsidDel="00000000" w:rsidP="00000000" w:rsidRDefault="00000000" w:rsidRPr="00000000" w14:paraId="00001472">
      <w:pPr>
        <w:rPr/>
      </w:pPr>
      <w:r w:rsidDel="00000000" w:rsidR="00000000" w:rsidRPr="00000000">
        <w:rPr>
          <w:rtl w:val="0"/>
        </w:rPr>
        <w:t xml:space="preserve">    4. locale                       ENUM('vi','en')            Null:NO   [UQ]</w:t>
      </w:r>
    </w:p>
    <w:p w:rsidR="00000000" w:rsidDel="00000000" w:rsidP="00000000" w:rsidRDefault="00000000" w:rsidRPr="00000000" w14:paraId="00001473">
      <w:pPr>
        <w:rPr/>
      </w:pPr>
      <w:r w:rsidDel="00000000" w:rsidR="00000000" w:rsidRPr="00000000">
        <w:rPr>
          <w:rtl w:val="0"/>
        </w:rPr>
        <w:t xml:space="preserve">        · Mặc định = 'vi'</w:t>
      </w:r>
    </w:p>
    <w:p w:rsidR="00000000" w:rsidDel="00000000" w:rsidP="00000000" w:rsidRDefault="00000000" w:rsidRPr="00000000" w14:paraId="00001474">
      <w:pPr>
        <w:rPr/>
      </w:pPr>
      <w:r w:rsidDel="00000000" w:rsidR="00000000" w:rsidRPr="00000000">
        <w:rPr>
          <w:rtl w:val="0"/>
        </w:rPr>
        <w:t xml:space="preserve">        Ngôn ngữ hiển thị (CR03: vi/en). (Tham chiếu SRS: CR03)</w:t>
      </w:r>
    </w:p>
    <w:p w:rsidR="00000000" w:rsidDel="00000000" w:rsidP="00000000" w:rsidRDefault="00000000" w:rsidRPr="00000000" w14:paraId="00001475">
      <w:pPr>
        <w:rPr/>
      </w:pPr>
      <w:r w:rsidDel="00000000" w:rsidR="00000000" w:rsidRPr="00000000">
        <w:rPr>
          <w:rtl w:val="0"/>
        </w:rPr>
        <w:t xml:space="preserve">        Giá trị hợp lệ: vi | en</w:t>
      </w:r>
    </w:p>
    <w:p w:rsidR="00000000" w:rsidDel="00000000" w:rsidP="00000000" w:rsidRDefault="00000000" w:rsidRPr="00000000" w14:paraId="00001476">
      <w:pPr>
        <w:rPr/>
      </w:pPr>
      <w:r w:rsidDel="00000000" w:rsidR="00000000" w:rsidRPr="00000000">
        <w:rPr>
          <w:rtl w:val="0"/>
        </w:rPr>
        <w:t xml:space="preserve">    5. subject                      VARCHAR(255)               Null:YES </w:t>
      </w:r>
    </w:p>
    <w:p w:rsidR="00000000" w:rsidDel="00000000" w:rsidP="00000000" w:rsidRDefault="00000000" w:rsidRPr="00000000" w14:paraId="00001477">
      <w:pPr>
        <w:rPr/>
      </w:pPr>
      <w:r w:rsidDel="00000000" w:rsidR="00000000" w:rsidRPr="00000000">
        <w:rPr>
          <w:rtl w:val="0"/>
        </w:rPr>
        <w:t xml:space="preserve">        Tiêu đề.</w:t>
      </w:r>
    </w:p>
    <w:p w:rsidR="00000000" w:rsidDel="00000000" w:rsidP="00000000" w:rsidRDefault="00000000" w:rsidRPr="00000000" w14:paraId="00001478">
      <w:pPr>
        <w:rPr/>
      </w:pPr>
      <w:r w:rsidDel="00000000" w:rsidR="00000000" w:rsidRPr="00000000">
        <w:rPr>
          <w:rtl w:val="0"/>
        </w:rPr>
        <w:t xml:space="preserve">    6. body_template                TEXT                       Null:NO  </w:t>
      </w:r>
    </w:p>
    <w:p w:rsidR="00000000" w:rsidDel="00000000" w:rsidP="00000000" w:rsidRDefault="00000000" w:rsidRPr="00000000" w14:paraId="00001479">
      <w:pPr>
        <w:rPr/>
      </w:pPr>
      <w:r w:rsidDel="00000000" w:rsidR="00000000" w:rsidRPr="00000000">
        <w:rPr>
          <w:rtl w:val="0"/>
        </w:rPr>
        <w:t xml:space="preserve">        Placeholder {booking_code}, {amount}...</w:t>
      </w:r>
    </w:p>
    <w:p w:rsidR="00000000" w:rsidDel="00000000" w:rsidP="00000000" w:rsidRDefault="00000000" w:rsidRPr="00000000" w14:paraId="0000147A">
      <w:pPr>
        <w:rPr/>
      </w:pPr>
      <w:r w:rsidDel="00000000" w:rsidR="00000000" w:rsidRPr="00000000">
        <w:rPr>
          <w:rtl w:val="0"/>
        </w:rPr>
        <w:t xml:space="preserve">    7. message_code                 VARCHAR(10)                Null:YES </w:t>
      </w:r>
    </w:p>
    <w:p w:rsidR="00000000" w:rsidDel="00000000" w:rsidP="00000000" w:rsidRDefault="00000000" w:rsidRPr="00000000" w14:paraId="0000147B">
      <w:pPr>
        <w:rPr/>
      </w:pPr>
      <w:r w:rsidDel="00000000" w:rsidR="00000000" w:rsidRPr="00000000">
        <w:rPr>
          <w:rtl w:val="0"/>
        </w:rPr>
        <w:t xml:space="preserve">        Liên kết SRS 5.3 (MSG01..MSG50)</w:t>
      </w:r>
    </w:p>
    <w:p w:rsidR="00000000" w:rsidDel="00000000" w:rsidP="00000000" w:rsidRDefault="00000000" w:rsidRPr="00000000" w14:paraId="0000147C">
      <w:pPr>
        <w:rPr/>
      </w:pPr>
      <w:r w:rsidDel="00000000" w:rsidR="00000000" w:rsidRPr="00000000">
        <w:rPr>
          <w:rtl w:val="0"/>
        </w:rPr>
        <w:t xml:space="preserve">    8. is_active                    TINYINT(1)                 Null:NO   [IDX]</w:t>
      </w:r>
    </w:p>
    <w:p w:rsidR="00000000" w:rsidDel="00000000" w:rsidP="00000000" w:rsidRDefault="00000000" w:rsidRPr="00000000" w14:paraId="0000147D">
      <w:pPr>
        <w:rPr/>
      </w:pPr>
      <w:r w:rsidDel="00000000" w:rsidR="00000000" w:rsidRPr="00000000">
        <w:rPr>
          <w:rtl w:val="0"/>
        </w:rPr>
        <w:t xml:space="preserve">        · Mặc định = 1</w:t>
      </w:r>
    </w:p>
    <w:p w:rsidR="00000000" w:rsidDel="00000000" w:rsidP="00000000" w:rsidRDefault="00000000" w:rsidRPr="00000000" w14:paraId="0000147E">
      <w:pPr>
        <w:rPr/>
      </w:pPr>
      <w:r w:rsidDel="00000000" w:rsidR="00000000" w:rsidRPr="00000000">
        <w:rPr>
          <w:rtl w:val="0"/>
        </w:rPr>
        <w:t xml:space="preserve">        M14-UC18/UC19.</w:t>
      </w:r>
    </w:p>
    <w:p w:rsidR="00000000" w:rsidDel="00000000" w:rsidP="00000000" w:rsidRDefault="00000000" w:rsidRPr="00000000" w14:paraId="0000147F">
      <w:pPr>
        <w:rPr/>
      </w:pPr>
      <w:r w:rsidDel="00000000" w:rsidR="00000000" w:rsidRPr="00000000">
        <w:rPr>
          <w:rtl w:val="0"/>
        </w:rPr>
        <w:t xml:space="preserve">    9. created_by                   BIGINT UNSIGNED            Null:YES </w:t>
      </w:r>
    </w:p>
    <w:p w:rsidR="00000000" w:rsidDel="00000000" w:rsidP="00000000" w:rsidRDefault="00000000" w:rsidRPr="00000000" w14:paraId="00001480">
      <w:pPr>
        <w:rPr/>
      </w:pPr>
      <w:r w:rsidDel="00000000" w:rsidR="00000000" w:rsidRPr="00000000">
        <w:rPr>
          <w:rtl w:val="0"/>
        </w:rPr>
        <w:t xml:space="preserve">        Người tạo bản ghi.</w:t>
      </w:r>
    </w:p>
    <w:p w:rsidR="00000000" w:rsidDel="00000000" w:rsidP="00000000" w:rsidRDefault="00000000" w:rsidRPr="00000000" w14:paraId="00001481">
      <w:pPr>
        <w:rPr/>
      </w:pPr>
      <w:r w:rsidDel="00000000" w:rsidR="00000000" w:rsidRPr="00000000">
        <w:rPr>
          <w:rtl w:val="0"/>
        </w:rPr>
        <w:t xml:space="preserve">   10. created_at                   DATETIME(3)                Null:NO  </w:t>
      </w:r>
    </w:p>
    <w:p w:rsidR="00000000" w:rsidDel="00000000" w:rsidP="00000000" w:rsidRDefault="00000000" w:rsidRPr="00000000" w14:paraId="00001482">
      <w:pPr>
        <w:rPr/>
      </w:pPr>
      <w:r w:rsidDel="00000000" w:rsidR="00000000" w:rsidRPr="00000000">
        <w:rPr>
          <w:rtl w:val="0"/>
        </w:rPr>
        <w:t xml:space="preserve">        · Mặc định = CURRENT_TIMESTAMP(3)</w:t>
      </w:r>
    </w:p>
    <w:p w:rsidR="00000000" w:rsidDel="00000000" w:rsidP="00000000" w:rsidRDefault="00000000" w:rsidRPr="00000000" w14:paraId="00001483">
      <w:pPr>
        <w:rPr/>
      </w:pPr>
      <w:r w:rsidDel="00000000" w:rsidR="00000000" w:rsidRPr="00000000">
        <w:rPr>
          <w:rtl w:val="0"/>
        </w:rPr>
        <w:t xml:space="preserve">        Thời điểm bản ghi được tạo.</w:t>
      </w:r>
    </w:p>
    <w:p w:rsidR="00000000" w:rsidDel="00000000" w:rsidP="00000000" w:rsidRDefault="00000000" w:rsidRPr="00000000" w14:paraId="00001484">
      <w:pPr>
        <w:rPr/>
      </w:pPr>
      <w:r w:rsidDel="00000000" w:rsidR="00000000" w:rsidRPr="00000000">
        <w:rPr>
          <w:rtl w:val="0"/>
        </w:rPr>
        <w:t xml:space="preserve">   11. updated_at                   DATETIME(3)                Null:NO  </w:t>
      </w:r>
    </w:p>
    <w:p w:rsidR="00000000" w:rsidDel="00000000" w:rsidP="00000000" w:rsidRDefault="00000000" w:rsidRPr="00000000" w14:paraId="00001485">
      <w:pPr>
        <w:rPr/>
      </w:pPr>
      <w:r w:rsidDel="00000000" w:rsidR="00000000" w:rsidRPr="00000000">
        <w:rPr>
          <w:rtl w:val="0"/>
        </w:rPr>
        <w:t xml:space="preserve">        · Mặc định = CURRENT_TIMESTAMP(3)  |  AUTO-UPDATE</w:t>
      </w:r>
    </w:p>
    <w:p w:rsidR="00000000" w:rsidDel="00000000" w:rsidP="00000000" w:rsidRDefault="00000000" w:rsidRPr="00000000" w14:paraId="00001486">
      <w:pPr>
        <w:rPr/>
      </w:pPr>
      <w:r w:rsidDel="00000000" w:rsidR="00000000" w:rsidRPr="00000000">
        <w:rPr>
          <w:rtl w:val="0"/>
        </w:rPr>
        <w:t xml:space="preserve">        Thời điểm cập nhật gần nhất (tự động cập nhật).</w:t>
      </w:r>
    </w:p>
    <w:p w:rsidR="00000000" w:rsidDel="00000000" w:rsidP="00000000" w:rsidRDefault="00000000" w:rsidRPr="00000000" w14:paraId="00001487">
      <w:pPr>
        <w:rPr/>
      </w:pPr>
      <w:r w:rsidDel="00000000" w:rsidR="00000000" w:rsidRPr="00000000">
        <w:rPr>
          <w:rtl w:val="0"/>
        </w:rPr>
        <w:t xml:space="preserve">   12. deleted_at                   DATETIME(3)                Null:YES </w:t>
      </w:r>
    </w:p>
    <w:p w:rsidR="00000000" w:rsidDel="00000000" w:rsidP="00000000" w:rsidRDefault="00000000" w:rsidRPr="00000000" w14:paraId="00001488">
      <w:pPr>
        <w:rPr/>
      </w:pPr>
      <w:r w:rsidDel="00000000" w:rsidR="00000000" w:rsidRPr="00000000">
        <w:rPr>
          <w:rtl w:val="0"/>
        </w:rPr>
        <w:t xml:space="preserve">        Thời điểm xoá mềm; NULL nghĩa là bản ghi còn hiệu lực.</w:t>
      </w:r>
    </w:p>
    <w:p w:rsidR="00000000" w:rsidDel="00000000" w:rsidP="00000000" w:rsidRDefault="00000000" w:rsidRPr="00000000" w14:paraId="00001489">
      <w:pPr>
        <w:rPr/>
      </w:pPr>
      <w:r w:rsidDel="00000000" w:rsidR="00000000" w:rsidRPr="00000000">
        <w:rPr>
          <w:rtl w:val="0"/>
        </w:rPr>
      </w:r>
    </w:p>
    <w:p w:rsidR="00000000" w:rsidDel="00000000" w:rsidP="00000000" w:rsidRDefault="00000000" w:rsidRPr="00000000" w14:paraId="0000148A">
      <w:pPr>
        <w:rPr/>
      </w:pPr>
      <w:r w:rsidDel="00000000" w:rsidR="00000000" w:rsidRPr="00000000">
        <w:rPr>
          <w:rtl w:val="0"/>
        </w:rPr>
      </w:r>
    </w:p>
    <w:p w:rsidR="00000000" w:rsidDel="00000000" w:rsidP="00000000" w:rsidRDefault="00000000" w:rsidRPr="00000000" w14:paraId="0000148B">
      <w:pPr>
        <w:rPr/>
      </w:pPr>
      <w:r w:rsidDel="00000000" w:rsidR="00000000" w:rsidRPr="00000000">
        <w:rPr>
          <w:rtl w:val="0"/>
        </w:rPr>
        <w:t xml:space="preserve">====================================================================================================</w:t>
      </w:r>
    </w:p>
    <w:p w:rsidR="00000000" w:rsidDel="00000000" w:rsidP="00000000" w:rsidRDefault="00000000" w:rsidRPr="00000000" w14:paraId="0000148C">
      <w:pPr>
        <w:rPr/>
      </w:pPr>
      <w:r w:rsidDel="00000000" w:rsidR="00000000" w:rsidRPr="00000000">
        <w:rPr>
          <w:rtl w:val="0"/>
        </w:rPr>
        <w:t xml:space="preserve">BẢNG 56/95 :  NOTIFICATION</w:t>
      </w:r>
    </w:p>
    <w:p w:rsidR="00000000" w:rsidDel="00000000" w:rsidP="00000000" w:rsidRDefault="00000000" w:rsidRPr="00000000" w14:paraId="0000148D">
      <w:pPr>
        <w:rPr/>
      </w:pPr>
      <w:r w:rsidDel="00000000" w:rsidR="00000000" w:rsidRPr="00000000">
        <w:rPr>
          <w:rtl w:val="0"/>
        </w:rPr>
        <w:t xml:space="preserve">====================================================================================================</w:t>
      </w:r>
    </w:p>
    <w:p w:rsidR="00000000" w:rsidDel="00000000" w:rsidP="00000000" w:rsidRDefault="00000000" w:rsidRPr="00000000" w14:paraId="0000148E">
      <w:pPr>
        <w:rPr/>
      </w:pPr>
      <w:r w:rsidDel="00000000" w:rsidR="00000000" w:rsidRPr="00000000">
        <w:rPr>
          <w:rtl w:val="0"/>
        </w:rPr>
      </w:r>
    </w:p>
    <w:p w:rsidR="00000000" w:rsidDel="00000000" w:rsidP="00000000" w:rsidRDefault="00000000" w:rsidRPr="00000000" w14:paraId="0000148F">
      <w:pPr>
        <w:rPr/>
      </w:pPr>
      <w:r w:rsidDel="00000000" w:rsidR="00000000" w:rsidRPr="00000000">
        <w:rPr>
          <w:rtl w:val="0"/>
        </w:rPr>
        <w:t xml:space="preserve">Ý NGHĨA: Thông báo trong ứng dụng (M14-UC01..UC13, BR-28).</w:t>
      </w:r>
    </w:p>
    <w:p w:rsidR="00000000" w:rsidDel="00000000" w:rsidP="00000000" w:rsidRDefault="00000000" w:rsidRPr="00000000" w14:paraId="00001490">
      <w:pPr>
        <w:rPr/>
      </w:pPr>
      <w:r w:rsidDel="00000000" w:rsidR="00000000" w:rsidRPr="00000000">
        <w:rPr>
          <w:rtl w:val="0"/>
        </w:rPr>
      </w:r>
    </w:p>
    <w:p w:rsidR="00000000" w:rsidDel="00000000" w:rsidP="00000000" w:rsidRDefault="00000000" w:rsidRPr="00000000" w14:paraId="00001491">
      <w:pPr>
        <w:rPr/>
      </w:pPr>
      <w:r w:rsidDel="00000000" w:rsidR="00000000" w:rsidRPr="00000000">
        <w:rPr>
          <w:rtl w:val="0"/>
        </w:rPr>
        <w:t xml:space="preserve">  Khoá chính : id</w:t>
      </w:r>
    </w:p>
    <w:p w:rsidR="00000000" w:rsidDel="00000000" w:rsidP="00000000" w:rsidRDefault="00000000" w:rsidRPr="00000000" w14:paraId="00001492">
      <w:pPr>
        <w:rPr/>
      </w:pPr>
      <w:r w:rsidDel="00000000" w:rsidR="00000000" w:rsidRPr="00000000">
        <w:rPr>
          <w:rtl w:val="0"/>
        </w:rPr>
        <w:t xml:space="preserve">  Tham chiếu tới:</w:t>
      </w:r>
    </w:p>
    <w:p w:rsidR="00000000" w:rsidDel="00000000" w:rsidP="00000000" w:rsidRDefault="00000000" w:rsidRPr="00000000" w14:paraId="00001493">
      <w:pPr>
        <w:rPr/>
      </w:pPr>
      <w:r w:rsidDel="00000000" w:rsidR="00000000" w:rsidRPr="00000000">
        <w:rPr>
          <w:rtl w:val="0"/>
        </w:rPr>
        <w:t xml:space="preserve">      - recipient_id               -&gt; user_account.id   [ON DELETE CASCADE]</w:t>
      </w:r>
    </w:p>
    <w:p w:rsidR="00000000" w:rsidDel="00000000" w:rsidP="00000000" w:rsidRDefault="00000000" w:rsidRPr="00000000" w14:paraId="00001494">
      <w:pPr>
        <w:rPr/>
      </w:pPr>
      <w:r w:rsidDel="00000000" w:rsidR="00000000" w:rsidRPr="00000000">
        <w:rPr>
          <w:rtl w:val="0"/>
        </w:rPr>
        <w:t xml:space="preserve">      - template_id                -&gt; notification_template.id   [ON DELETE SET NULL]</w:t>
      </w:r>
    </w:p>
    <w:p w:rsidR="00000000" w:rsidDel="00000000" w:rsidP="00000000" w:rsidRDefault="00000000" w:rsidRPr="00000000" w14:paraId="00001495">
      <w:pPr>
        <w:rPr/>
      </w:pPr>
      <w:r w:rsidDel="00000000" w:rsidR="00000000" w:rsidRPr="00000000">
        <w:rPr>
          <w:rtl w:val="0"/>
        </w:rPr>
        <w:t xml:space="preserve">  Được tham chiếu bởi: notification_delivery.notification_id</w:t>
      </w:r>
    </w:p>
    <w:p w:rsidR="00000000" w:rsidDel="00000000" w:rsidP="00000000" w:rsidRDefault="00000000" w:rsidRPr="00000000" w14:paraId="00001496">
      <w:pPr>
        <w:rPr/>
      </w:pPr>
      <w:r w:rsidDel="00000000" w:rsidR="00000000" w:rsidRPr="00000000">
        <w:rPr>
          <w:rtl w:val="0"/>
        </w:rPr>
      </w:r>
    </w:p>
    <w:p w:rsidR="00000000" w:rsidDel="00000000" w:rsidP="00000000" w:rsidRDefault="00000000" w:rsidRPr="00000000" w14:paraId="00001497">
      <w:pPr>
        <w:rPr/>
      </w:pPr>
      <w:r w:rsidDel="00000000" w:rsidR="00000000" w:rsidRPr="00000000">
        <w:rPr>
          <w:rtl w:val="0"/>
        </w:rPr>
        <w:t xml:space="preserve">  DANH SÁCH THUỘC TÍNH</w:t>
      </w:r>
    </w:p>
    <w:p w:rsidR="00000000" w:rsidDel="00000000" w:rsidP="00000000" w:rsidRDefault="00000000" w:rsidRPr="00000000" w14:paraId="00001498">
      <w:pPr>
        <w:rPr/>
      </w:pPr>
      <w:r w:rsidDel="00000000" w:rsidR="00000000" w:rsidRPr="00000000">
        <w:rPr>
          <w:rtl w:val="0"/>
        </w:rPr>
        <w:t xml:space="preserve">  --------------------------------------------------------------------------------------------------</w:t>
      </w:r>
    </w:p>
    <w:p w:rsidR="00000000" w:rsidDel="00000000" w:rsidP="00000000" w:rsidRDefault="00000000" w:rsidRPr="00000000" w14:paraId="00001499">
      <w:pPr>
        <w:rPr/>
      </w:pPr>
      <w:r w:rsidDel="00000000" w:rsidR="00000000" w:rsidRPr="00000000">
        <w:rPr>
          <w:rtl w:val="0"/>
        </w:rPr>
        <w:t xml:space="preserve">    1. id                           BIGINT UNSIGNED            Null:NO   [PK]</w:t>
      </w:r>
    </w:p>
    <w:p w:rsidR="00000000" w:rsidDel="00000000" w:rsidP="00000000" w:rsidRDefault="00000000" w:rsidRPr="00000000" w14:paraId="0000149A">
      <w:pPr>
        <w:rPr/>
      </w:pPr>
      <w:r w:rsidDel="00000000" w:rsidR="00000000" w:rsidRPr="00000000">
        <w:rPr>
          <w:rtl w:val="0"/>
        </w:rPr>
        <w:t xml:space="preserve">        · AUTO_INCREMENT</w:t>
      </w:r>
    </w:p>
    <w:p w:rsidR="00000000" w:rsidDel="00000000" w:rsidP="00000000" w:rsidRDefault="00000000" w:rsidRPr="00000000" w14:paraId="0000149B">
      <w:pPr>
        <w:rPr/>
      </w:pPr>
      <w:r w:rsidDel="00000000" w:rsidR="00000000" w:rsidRPr="00000000">
        <w:rPr>
          <w:rtl w:val="0"/>
        </w:rPr>
        <w:t xml:space="preserve">        Khoá chính, tự tăng.</w:t>
      </w:r>
    </w:p>
    <w:p w:rsidR="00000000" w:rsidDel="00000000" w:rsidP="00000000" w:rsidRDefault="00000000" w:rsidRPr="00000000" w14:paraId="0000149C">
      <w:pPr>
        <w:rPr/>
      </w:pPr>
      <w:r w:rsidDel="00000000" w:rsidR="00000000" w:rsidRPr="00000000">
        <w:rPr>
          <w:rtl w:val="0"/>
        </w:rPr>
        <w:t xml:space="preserve">    2. recipient_id                 BIGINT UNSIGNED            Null:NO   [FK/IDX]</w:t>
      </w:r>
    </w:p>
    <w:p w:rsidR="00000000" w:rsidDel="00000000" w:rsidP="00000000" w:rsidRDefault="00000000" w:rsidRPr="00000000" w14:paraId="0000149D">
      <w:pPr>
        <w:rPr/>
      </w:pPr>
      <w:r w:rsidDel="00000000" w:rsidR="00000000" w:rsidRPr="00000000">
        <w:rPr>
          <w:rtl w:val="0"/>
        </w:rPr>
        <w:t xml:space="preserve">        Khoá ngoại tới bảng user_account (Tài khoản đăng nhập).</w:t>
      </w:r>
    </w:p>
    <w:p w:rsidR="00000000" w:rsidDel="00000000" w:rsidP="00000000" w:rsidRDefault="00000000" w:rsidRPr="00000000" w14:paraId="0000149E">
      <w:pPr>
        <w:rPr/>
      </w:pPr>
      <w:r w:rsidDel="00000000" w:rsidR="00000000" w:rsidRPr="00000000">
        <w:rPr>
          <w:rtl w:val="0"/>
        </w:rPr>
        <w:t xml:space="preserve">    3. template_id                  BIGINT UNSIGNED            Null:YES  [FK]</w:t>
      </w:r>
    </w:p>
    <w:p w:rsidR="00000000" w:rsidDel="00000000" w:rsidP="00000000" w:rsidRDefault="00000000" w:rsidRPr="00000000" w14:paraId="0000149F">
      <w:pPr>
        <w:rPr/>
      </w:pPr>
      <w:r w:rsidDel="00000000" w:rsidR="00000000" w:rsidRPr="00000000">
        <w:rPr>
          <w:rtl w:val="0"/>
        </w:rPr>
        <w:t xml:space="preserve">        Khoá ngoại tới bảng notification_template (Mẫu thông báo do Administrator quản lý). Có thể</w:t>
      </w:r>
    </w:p>
    <w:p w:rsidR="00000000" w:rsidDel="00000000" w:rsidP="00000000" w:rsidRDefault="00000000" w:rsidRPr="00000000" w14:paraId="000014A0">
      <w:pPr>
        <w:rPr/>
      </w:pPr>
      <w:r w:rsidDel="00000000" w:rsidR="00000000" w:rsidRPr="00000000">
        <w:rPr>
          <w:rtl w:val="0"/>
        </w:rPr>
        <w:t xml:space="preserve">        bỏ trống.</w:t>
      </w:r>
    </w:p>
    <w:p w:rsidR="00000000" w:rsidDel="00000000" w:rsidP="00000000" w:rsidRDefault="00000000" w:rsidRPr="00000000" w14:paraId="000014A1">
      <w:pPr>
        <w:rPr/>
      </w:pPr>
      <w:r w:rsidDel="00000000" w:rsidR="00000000" w:rsidRPr="00000000">
        <w:rPr>
          <w:rtl w:val="0"/>
        </w:rPr>
        <w:t xml:space="preserve">    4. notification_type            ENUM('BOOKING_CONFIRMED','PAYMENT_RESULT','BOOKING_REMINDER','BOOKING_CANCELLED', 'REFUND_REQUESTED','REFUND_RESULT','NEW_BOOKING','ORGANIZER_APPLICATION_DECISION', 'WORKSPACE_REVIEW_DECISION','REVIEW_RECEIVED','SUBSCRIPTION','DISPUTE','SYSTEM','PROMOTION') Null:NO  </w:t>
      </w:r>
    </w:p>
    <w:p w:rsidR="00000000" w:rsidDel="00000000" w:rsidP="00000000" w:rsidRDefault="00000000" w:rsidRPr="00000000" w14:paraId="000014A2">
      <w:pPr>
        <w:rPr/>
      </w:pPr>
      <w:r w:rsidDel="00000000" w:rsidR="00000000" w:rsidRPr="00000000">
        <w:rPr>
          <w:rtl w:val="0"/>
        </w:rPr>
        <w:t xml:space="preserve">        Phân loại thông báo.</w:t>
      </w:r>
    </w:p>
    <w:p w:rsidR="00000000" w:rsidDel="00000000" w:rsidP="00000000" w:rsidRDefault="00000000" w:rsidRPr="00000000" w14:paraId="000014A3">
      <w:pPr>
        <w:rPr/>
      </w:pPr>
      <w:r w:rsidDel="00000000" w:rsidR="00000000" w:rsidRPr="00000000">
        <w:rPr>
          <w:rtl w:val="0"/>
        </w:rPr>
        <w:t xml:space="preserve">        Giá trị hợp lệ: BOOKING_CONFIRMED | PAYMENT_RESULT | BOOKING_REMINDER | BOOKING_CANCELLED |</w:t>
      </w:r>
    </w:p>
    <w:p w:rsidR="00000000" w:rsidDel="00000000" w:rsidP="00000000" w:rsidRDefault="00000000" w:rsidRPr="00000000" w14:paraId="000014A4">
      <w:pPr>
        <w:rPr/>
      </w:pPr>
      <w:r w:rsidDel="00000000" w:rsidR="00000000" w:rsidRPr="00000000">
        <w:rPr>
          <w:rtl w:val="0"/>
        </w:rPr>
        <w:t xml:space="preserve">        REFUND_REQUESTED | REFUND_RESULT | NEW_BOOKING | ORGANIZER_APPLICATION_DECISION |</w:t>
      </w:r>
    </w:p>
    <w:p w:rsidR="00000000" w:rsidDel="00000000" w:rsidP="00000000" w:rsidRDefault="00000000" w:rsidRPr="00000000" w14:paraId="000014A5">
      <w:pPr>
        <w:rPr/>
      </w:pPr>
      <w:r w:rsidDel="00000000" w:rsidR="00000000" w:rsidRPr="00000000">
        <w:rPr>
          <w:rtl w:val="0"/>
        </w:rPr>
        <w:t xml:space="preserve">        WORKSPACE_REVIEW_DECISION | REVIEW_RECEIVED | SUBSCRIPTION | DISPUTE | SYSTEM | PROMOTION</w:t>
      </w:r>
    </w:p>
    <w:p w:rsidR="00000000" w:rsidDel="00000000" w:rsidP="00000000" w:rsidRDefault="00000000" w:rsidRPr="00000000" w14:paraId="000014A6">
      <w:pPr>
        <w:rPr/>
      </w:pPr>
      <w:r w:rsidDel="00000000" w:rsidR="00000000" w:rsidRPr="00000000">
        <w:rPr>
          <w:rtl w:val="0"/>
        </w:rPr>
        <w:t xml:space="preserve">    5. title                        VARCHAR(255)               Null:NO  </w:t>
      </w:r>
    </w:p>
    <w:p w:rsidR="00000000" w:rsidDel="00000000" w:rsidP="00000000" w:rsidRDefault="00000000" w:rsidRPr="00000000" w14:paraId="000014A7">
      <w:pPr>
        <w:rPr/>
      </w:pPr>
      <w:r w:rsidDel="00000000" w:rsidR="00000000" w:rsidRPr="00000000">
        <w:rPr>
          <w:rtl w:val="0"/>
        </w:rPr>
        <w:t xml:space="preserve">        Tiêu đề hiển thị.</w:t>
      </w:r>
    </w:p>
    <w:p w:rsidR="00000000" w:rsidDel="00000000" w:rsidP="00000000" w:rsidRDefault="00000000" w:rsidRPr="00000000" w14:paraId="000014A8">
      <w:pPr>
        <w:rPr/>
      </w:pPr>
      <w:r w:rsidDel="00000000" w:rsidR="00000000" w:rsidRPr="00000000">
        <w:rPr>
          <w:rtl w:val="0"/>
        </w:rPr>
        <w:t xml:space="preserve">    6. body                         TEXT                       Null:NO  </w:t>
      </w:r>
    </w:p>
    <w:p w:rsidR="00000000" w:rsidDel="00000000" w:rsidP="00000000" w:rsidRDefault="00000000" w:rsidRPr="00000000" w14:paraId="000014A9">
      <w:pPr>
        <w:rPr/>
      </w:pPr>
      <w:r w:rsidDel="00000000" w:rsidR="00000000" w:rsidRPr="00000000">
        <w:rPr>
          <w:rtl w:val="0"/>
        </w:rPr>
        <w:t xml:space="preserve">        Nội dung chi tiết.</w:t>
      </w:r>
    </w:p>
    <w:p w:rsidR="00000000" w:rsidDel="00000000" w:rsidP="00000000" w:rsidRDefault="00000000" w:rsidRPr="00000000" w14:paraId="000014AA">
      <w:pPr>
        <w:rPr/>
      </w:pPr>
      <w:r w:rsidDel="00000000" w:rsidR="00000000" w:rsidRPr="00000000">
        <w:rPr>
          <w:rtl w:val="0"/>
        </w:rPr>
        <w:t xml:space="preserve">    7. related_object_type          VARCHAR(50)                Null:YES  [IDX]</w:t>
      </w:r>
    </w:p>
    <w:p w:rsidR="00000000" w:rsidDel="00000000" w:rsidP="00000000" w:rsidRDefault="00000000" w:rsidRPr="00000000" w14:paraId="000014AB">
      <w:pPr>
        <w:rPr/>
      </w:pPr>
      <w:r w:rsidDel="00000000" w:rsidR="00000000" w:rsidRPr="00000000">
        <w:rPr>
          <w:rtl w:val="0"/>
        </w:rPr>
        <w:t xml:space="preserve">        Booking | payment | refund_request | workspace ...</w:t>
      </w:r>
    </w:p>
    <w:p w:rsidR="00000000" w:rsidDel="00000000" w:rsidP="00000000" w:rsidRDefault="00000000" w:rsidRPr="00000000" w14:paraId="000014AC">
      <w:pPr>
        <w:rPr/>
      </w:pPr>
      <w:r w:rsidDel="00000000" w:rsidR="00000000" w:rsidRPr="00000000">
        <w:rPr>
          <w:rtl w:val="0"/>
        </w:rPr>
        <w:t xml:space="preserve">    8. related_object_id            BIGINT UNSIGNED            Null:YES  [IDX]</w:t>
      </w:r>
    </w:p>
    <w:p w:rsidR="00000000" w:rsidDel="00000000" w:rsidP="00000000" w:rsidRDefault="00000000" w:rsidRPr="00000000" w14:paraId="000014AD">
      <w:pPr>
        <w:rPr/>
      </w:pPr>
      <w:r w:rsidDel="00000000" w:rsidR="00000000" w:rsidRPr="00000000">
        <w:rPr>
          <w:rtl w:val="0"/>
        </w:rPr>
        <w:t xml:space="preserve">        Khoá chính của đối tượng mà thông báo nhắc tới, dùng kèm cột related_object_type để mở đúng</w:t>
      </w:r>
    </w:p>
    <w:p w:rsidR="00000000" w:rsidDel="00000000" w:rsidP="00000000" w:rsidRDefault="00000000" w:rsidRPr="00000000" w14:paraId="000014AE">
      <w:pPr>
        <w:rPr/>
      </w:pPr>
      <w:r w:rsidDel="00000000" w:rsidR="00000000" w:rsidRPr="00000000">
        <w:rPr>
          <w:rtl w:val="0"/>
        </w:rPr>
        <w:t xml:space="preserve">        màn hình.</w:t>
      </w:r>
    </w:p>
    <w:p w:rsidR="00000000" w:rsidDel="00000000" w:rsidP="00000000" w:rsidRDefault="00000000" w:rsidRPr="00000000" w14:paraId="000014AF">
      <w:pPr>
        <w:rPr/>
      </w:pPr>
      <w:r w:rsidDel="00000000" w:rsidR="00000000" w:rsidRPr="00000000">
        <w:rPr>
          <w:rtl w:val="0"/>
        </w:rPr>
        <w:t xml:space="preserve">    9. action_url                   VARCHAR(512)               Null:YES </w:t>
      </w:r>
    </w:p>
    <w:p w:rsidR="00000000" w:rsidDel="00000000" w:rsidP="00000000" w:rsidRDefault="00000000" w:rsidRPr="00000000" w14:paraId="000014B0">
      <w:pPr>
        <w:rPr/>
      </w:pPr>
      <w:r w:rsidDel="00000000" w:rsidR="00000000" w:rsidRPr="00000000">
        <w:rPr>
          <w:rtl w:val="0"/>
        </w:rPr>
        <w:t xml:space="preserve">        Đường dẫn hành động.</w:t>
      </w:r>
    </w:p>
    <w:p w:rsidR="00000000" w:rsidDel="00000000" w:rsidP="00000000" w:rsidRDefault="00000000" w:rsidRPr="00000000" w14:paraId="000014B1">
      <w:pPr>
        <w:rPr/>
      </w:pPr>
      <w:r w:rsidDel="00000000" w:rsidR="00000000" w:rsidRPr="00000000">
        <w:rPr>
          <w:rtl w:val="0"/>
        </w:rPr>
        <w:t xml:space="preserve">   10. priority                     ENUM('LOW','NORMAL','HIGH') Null:NO  </w:t>
      </w:r>
    </w:p>
    <w:p w:rsidR="00000000" w:rsidDel="00000000" w:rsidP="00000000" w:rsidRDefault="00000000" w:rsidRPr="00000000" w14:paraId="000014B2">
      <w:pPr>
        <w:rPr/>
      </w:pPr>
      <w:r w:rsidDel="00000000" w:rsidR="00000000" w:rsidRPr="00000000">
        <w:rPr>
          <w:rtl w:val="0"/>
        </w:rPr>
        <w:t xml:space="preserve">        · Mặc định = 'NORMAL'</w:t>
      </w:r>
    </w:p>
    <w:p w:rsidR="00000000" w:rsidDel="00000000" w:rsidP="00000000" w:rsidRDefault="00000000" w:rsidRPr="00000000" w14:paraId="000014B3">
      <w:pPr>
        <w:rPr/>
      </w:pPr>
      <w:r w:rsidDel="00000000" w:rsidR="00000000" w:rsidRPr="00000000">
        <w:rPr>
          <w:rtl w:val="0"/>
        </w:rPr>
        <w:t xml:space="preserve">        Độ ưu tiên áp dụng.</w:t>
      </w:r>
    </w:p>
    <w:p w:rsidR="00000000" w:rsidDel="00000000" w:rsidP="00000000" w:rsidRDefault="00000000" w:rsidRPr="00000000" w14:paraId="000014B4">
      <w:pPr>
        <w:rPr/>
      </w:pPr>
      <w:r w:rsidDel="00000000" w:rsidR="00000000" w:rsidRPr="00000000">
        <w:rPr>
          <w:rtl w:val="0"/>
        </w:rPr>
        <w:t xml:space="preserve">        Giá trị hợp lệ: LOW | NORMAL | HIGH</w:t>
      </w:r>
    </w:p>
    <w:p w:rsidR="00000000" w:rsidDel="00000000" w:rsidP="00000000" w:rsidRDefault="00000000" w:rsidRPr="00000000" w14:paraId="000014B5">
      <w:pPr>
        <w:rPr/>
      </w:pPr>
      <w:r w:rsidDel="00000000" w:rsidR="00000000" w:rsidRPr="00000000">
        <w:rPr>
          <w:rtl w:val="0"/>
        </w:rPr>
        <w:t xml:space="preserve">   11. is_read                      TINYINT(1)                 Null:NO   [IDX]</w:t>
      </w:r>
    </w:p>
    <w:p w:rsidR="00000000" w:rsidDel="00000000" w:rsidP="00000000" w:rsidRDefault="00000000" w:rsidRPr="00000000" w14:paraId="000014B6">
      <w:pPr>
        <w:rPr/>
      </w:pPr>
      <w:r w:rsidDel="00000000" w:rsidR="00000000" w:rsidRPr="00000000">
        <w:rPr>
          <w:rtl w:val="0"/>
        </w:rPr>
        <w:t xml:space="preserve">        · Mặc định = 0</w:t>
      </w:r>
    </w:p>
    <w:p w:rsidR="00000000" w:rsidDel="00000000" w:rsidP="00000000" w:rsidRDefault="00000000" w:rsidRPr="00000000" w14:paraId="000014B7">
      <w:pPr>
        <w:rPr/>
      </w:pPr>
      <w:r w:rsidDel="00000000" w:rsidR="00000000" w:rsidRPr="00000000">
        <w:rPr>
          <w:rtl w:val="0"/>
        </w:rPr>
        <w:t xml:space="preserve">        Đánh dấu người nhận đã đọc thông báo hay chưa.</w:t>
      </w:r>
    </w:p>
    <w:p w:rsidR="00000000" w:rsidDel="00000000" w:rsidP="00000000" w:rsidRDefault="00000000" w:rsidRPr="00000000" w14:paraId="000014B8">
      <w:pPr>
        <w:rPr/>
      </w:pPr>
      <w:r w:rsidDel="00000000" w:rsidR="00000000" w:rsidRPr="00000000">
        <w:rPr>
          <w:rtl w:val="0"/>
        </w:rPr>
        <w:t xml:space="preserve">   12. read_at                      DATETIME(3)                Null:YES </w:t>
      </w:r>
    </w:p>
    <w:p w:rsidR="00000000" w:rsidDel="00000000" w:rsidP="00000000" w:rsidRDefault="00000000" w:rsidRPr="00000000" w14:paraId="000014B9">
      <w:pPr>
        <w:rPr/>
      </w:pPr>
      <w:r w:rsidDel="00000000" w:rsidR="00000000" w:rsidRPr="00000000">
        <w:rPr>
          <w:rtl w:val="0"/>
        </w:rPr>
        <w:t xml:space="preserve">        Mốc thời gian: đọc.</w:t>
      </w:r>
    </w:p>
    <w:p w:rsidR="00000000" w:rsidDel="00000000" w:rsidP="00000000" w:rsidRDefault="00000000" w:rsidRPr="00000000" w14:paraId="000014BA">
      <w:pPr>
        <w:rPr/>
      </w:pPr>
      <w:r w:rsidDel="00000000" w:rsidR="00000000" w:rsidRPr="00000000">
        <w:rPr>
          <w:rtl w:val="0"/>
        </w:rPr>
        <w:t xml:space="preserve">   13. created_at                   DATETIME(3)                Null:NO   [IDX]</w:t>
      </w:r>
    </w:p>
    <w:p w:rsidR="00000000" w:rsidDel="00000000" w:rsidP="00000000" w:rsidRDefault="00000000" w:rsidRPr="00000000" w14:paraId="000014BB">
      <w:pPr>
        <w:rPr/>
      </w:pPr>
      <w:r w:rsidDel="00000000" w:rsidR="00000000" w:rsidRPr="00000000">
        <w:rPr>
          <w:rtl w:val="0"/>
        </w:rPr>
        <w:t xml:space="preserve">        · Mặc định = CURRENT_TIMESTAMP(3)</w:t>
      </w:r>
    </w:p>
    <w:p w:rsidR="00000000" w:rsidDel="00000000" w:rsidP="00000000" w:rsidRDefault="00000000" w:rsidRPr="00000000" w14:paraId="000014BC">
      <w:pPr>
        <w:rPr/>
      </w:pPr>
      <w:r w:rsidDel="00000000" w:rsidR="00000000" w:rsidRPr="00000000">
        <w:rPr>
          <w:rtl w:val="0"/>
        </w:rPr>
        <w:t xml:space="preserve">        Thời điểm bản ghi được tạo.</w:t>
      </w:r>
    </w:p>
    <w:p w:rsidR="00000000" w:rsidDel="00000000" w:rsidP="00000000" w:rsidRDefault="00000000" w:rsidRPr="00000000" w14:paraId="000014BD">
      <w:pPr>
        <w:rPr/>
      </w:pPr>
      <w:r w:rsidDel="00000000" w:rsidR="00000000" w:rsidRPr="00000000">
        <w:rPr>
          <w:rtl w:val="0"/>
        </w:rPr>
        <w:t xml:space="preserve">   14. deleted_at                   DATETIME(3)                Null:YES </w:t>
      </w:r>
    </w:p>
    <w:p w:rsidR="00000000" w:rsidDel="00000000" w:rsidP="00000000" w:rsidRDefault="00000000" w:rsidRPr="00000000" w14:paraId="000014BE">
      <w:pPr>
        <w:rPr/>
      </w:pPr>
      <w:r w:rsidDel="00000000" w:rsidR="00000000" w:rsidRPr="00000000">
        <w:rPr>
          <w:rtl w:val="0"/>
        </w:rPr>
        <w:t xml:space="preserve">        M14-UC13 soft delete.</w:t>
      </w:r>
    </w:p>
    <w:p w:rsidR="00000000" w:rsidDel="00000000" w:rsidP="00000000" w:rsidRDefault="00000000" w:rsidRPr="00000000" w14:paraId="000014BF">
      <w:pPr>
        <w:rPr/>
      </w:pPr>
      <w:r w:rsidDel="00000000" w:rsidR="00000000" w:rsidRPr="00000000">
        <w:rPr>
          <w:rtl w:val="0"/>
        </w:rPr>
      </w:r>
    </w:p>
    <w:p w:rsidR="00000000" w:rsidDel="00000000" w:rsidP="00000000" w:rsidRDefault="00000000" w:rsidRPr="00000000" w14:paraId="000014C0">
      <w:pPr>
        <w:rPr/>
      </w:pPr>
      <w:r w:rsidDel="00000000" w:rsidR="00000000" w:rsidRPr="00000000">
        <w:rPr>
          <w:rtl w:val="0"/>
        </w:rPr>
      </w:r>
    </w:p>
    <w:p w:rsidR="00000000" w:rsidDel="00000000" w:rsidP="00000000" w:rsidRDefault="00000000" w:rsidRPr="00000000" w14:paraId="000014C1">
      <w:pPr>
        <w:rPr/>
      </w:pPr>
      <w:r w:rsidDel="00000000" w:rsidR="00000000" w:rsidRPr="00000000">
        <w:rPr>
          <w:rtl w:val="0"/>
        </w:rPr>
        <w:t xml:space="preserve">====================================================================================================</w:t>
      </w:r>
    </w:p>
    <w:p w:rsidR="00000000" w:rsidDel="00000000" w:rsidP="00000000" w:rsidRDefault="00000000" w:rsidRPr="00000000" w14:paraId="000014C2">
      <w:pPr>
        <w:rPr/>
      </w:pPr>
      <w:r w:rsidDel="00000000" w:rsidR="00000000" w:rsidRPr="00000000">
        <w:rPr>
          <w:rtl w:val="0"/>
        </w:rPr>
        <w:t xml:space="preserve">BẢNG 57/95 :  NOTIFICATION_DELIVERY</w:t>
      </w:r>
    </w:p>
    <w:p w:rsidR="00000000" w:rsidDel="00000000" w:rsidP="00000000" w:rsidRDefault="00000000" w:rsidRPr="00000000" w14:paraId="000014C3">
      <w:pPr>
        <w:rPr/>
      </w:pPr>
      <w:r w:rsidDel="00000000" w:rsidR="00000000" w:rsidRPr="00000000">
        <w:rPr>
          <w:rtl w:val="0"/>
        </w:rPr>
        <w:t xml:space="preserve">====================================================================================================</w:t>
      </w:r>
    </w:p>
    <w:p w:rsidR="00000000" w:rsidDel="00000000" w:rsidP="00000000" w:rsidRDefault="00000000" w:rsidRPr="00000000" w14:paraId="000014C4">
      <w:pPr>
        <w:rPr/>
      </w:pPr>
      <w:r w:rsidDel="00000000" w:rsidR="00000000" w:rsidRPr="00000000">
        <w:rPr>
          <w:rtl w:val="0"/>
        </w:rPr>
      </w:r>
    </w:p>
    <w:p w:rsidR="00000000" w:rsidDel="00000000" w:rsidP="00000000" w:rsidRDefault="00000000" w:rsidRPr="00000000" w14:paraId="000014C5">
      <w:pPr>
        <w:rPr/>
      </w:pPr>
      <w:r w:rsidDel="00000000" w:rsidR="00000000" w:rsidRPr="00000000">
        <w:rPr>
          <w:rtl w:val="0"/>
        </w:rPr>
        <w:t xml:space="preserve">Ý NGHĨA: Trạng thái gửi theo kênh SMTP / FCM (SRS 4.1.2).</w:t>
      </w:r>
    </w:p>
    <w:p w:rsidR="00000000" w:rsidDel="00000000" w:rsidP="00000000" w:rsidRDefault="00000000" w:rsidRPr="00000000" w14:paraId="000014C6">
      <w:pPr>
        <w:rPr/>
      </w:pPr>
      <w:r w:rsidDel="00000000" w:rsidR="00000000" w:rsidRPr="00000000">
        <w:rPr>
          <w:rtl w:val="0"/>
        </w:rPr>
      </w:r>
    </w:p>
    <w:p w:rsidR="00000000" w:rsidDel="00000000" w:rsidP="00000000" w:rsidRDefault="00000000" w:rsidRPr="00000000" w14:paraId="000014C7">
      <w:pPr>
        <w:rPr/>
      </w:pPr>
      <w:r w:rsidDel="00000000" w:rsidR="00000000" w:rsidRPr="00000000">
        <w:rPr>
          <w:rtl w:val="0"/>
        </w:rPr>
        <w:t xml:space="preserve">  Khoá chính : id</w:t>
      </w:r>
    </w:p>
    <w:p w:rsidR="00000000" w:rsidDel="00000000" w:rsidP="00000000" w:rsidRDefault="00000000" w:rsidRPr="00000000" w14:paraId="000014C8">
      <w:pPr>
        <w:rPr/>
      </w:pPr>
      <w:r w:rsidDel="00000000" w:rsidR="00000000" w:rsidRPr="00000000">
        <w:rPr>
          <w:rtl w:val="0"/>
        </w:rPr>
        <w:t xml:space="preserve">  Tham chiếu tới:</w:t>
      </w:r>
    </w:p>
    <w:p w:rsidR="00000000" w:rsidDel="00000000" w:rsidP="00000000" w:rsidRDefault="00000000" w:rsidRPr="00000000" w14:paraId="000014C9">
      <w:pPr>
        <w:rPr/>
      </w:pPr>
      <w:r w:rsidDel="00000000" w:rsidR="00000000" w:rsidRPr="00000000">
        <w:rPr>
          <w:rtl w:val="0"/>
        </w:rPr>
        <w:t xml:space="preserve">      - notification_id            -&gt; notification.id   [ON DELETE CASCADE]</w:t>
      </w:r>
    </w:p>
    <w:p w:rsidR="00000000" w:rsidDel="00000000" w:rsidP="00000000" w:rsidRDefault="00000000" w:rsidRPr="00000000" w14:paraId="000014CA">
      <w:pPr>
        <w:rPr/>
      </w:pPr>
      <w:r w:rsidDel="00000000" w:rsidR="00000000" w:rsidRPr="00000000">
        <w:rPr>
          <w:rtl w:val="0"/>
        </w:rPr>
      </w:r>
    </w:p>
    <w:p w:rsidR="00000000" w:rsidDel="00000000" w:rsidP="00000000" w:rsidRDefault="00000000" w:rsidRPr="00000000" w14:paraId="000014CB">
      <w:pPr>
        <w:rPr/>
      </w:pPr>
      <w:r w:rsidDel="00000000" w:rsidR="00000000" w:rsidRPr="00000000">
        <w:rPr>
          <w:rtl w:val="0"/>
        </w:rPr>
        <w:t xml:space="preserve">  DANH SÁCH THUỘC TÍNH</w:t>
      </w:r>
    </w:p>
    <w:p w:rsidR="00000000" w:rsidDel="00000000" w:rsidP="00000000" w:rsidRDefault="00000000" w:rsidRPr="00000000" w14:paraId="000014CC">
      <w:pPr>
        <w:rPr/>
      </w:pPr>
      <w:r w:rsidDel="00000000" w:rsidR="00000000" w:rsidRPr="00000000">
        <w:rPr>
          <w:rtl w:val="0"/>
        </w:rPr>
        <w:t xml:space="preserve">  --------------------------------------------------------------------------------------------------</w:t>
      </w:r>
    </w:p>
    <w:p w:rsidR="00000000" w:rsidDel="00000000" w:rsidP="00000000" w:rsidRDefault="00000000" w:rsidRPr="00000000" w14:paraId="000014CD">
      <w:pPr>
        <w:rPr/>
      </w:pPr>
      <w:r w:rsidDel="00000000" w:rsidR="00000000" w:rsidRPr="00000000">
        <w:rPr>
          <w:rtl w:val="0"/>
        </w:rPr>
        <w:t xml:space="preserve">    1. id                           BIGINT UNSIGNED            Null:NO   [PK]</w:t>
      </w:r>
    </w:p>
    <w:p w:rsidR="00000000" w:rsidDel="00000000" w:rsidP="00000000" w:rsidRDefault="00000000" w:rsidRPr="00000000" w14:paraId="000014CE">
      <w:pPr>
        <w:rPr/>
      </w:pPr>
      <w:r w:rsidDel="00000000" w:rsidR="00000000" w:rsidRPr="00000000">
        <w:rPr>
          <w:rtl w:val="0"/>
        </w:rPr>
        <w:t xml:space="preserve">        · AUTO_INCREMENT</w:t>
      </w:r>
    </w:p>
    <w:p w:rsidR="00000000" w:rsidDel="00000000" w:rsidP="00000000" w:rsidRDefault="00000000" w:rsidRPr="00000000" w14:paraId="000014CF">
      <w:pPr>
        <w:rPr/>
      </w:pPr>
      <w:r w:rsidDel="00000000" w:rsidR="00000000" w:rsidRPr="00000000">
        <w:rPr>
          <w:rtl w:val="0"/>
        </w:rPr>
        <w:t xml:space="preserve">        Khoá chính, tự tăng.</w:t>
      </w:r>
    </w:p>
    <w:p w:rsidR="00000000" w:rsidDel="00000000" w:rsidP="00000000" w:rsidRDefault="00000000" w:rsidRPr="00000000" w14:paraId="000014D0">
      <w:pPr>
        <w:rPr/>
      </w:pPr>
      <w:r w:rsidDel="00000000" w:rsidR="00000000" w:rsidRPr="00000000">
        <w:rPr>
          <w:rtl w:val="0"/>
        </w:rPr>
        <w:t xml:space="preserve">    2. notification_id              BIGINT UNSIGNED            Null:NO   [FK/IDX]</w:t>
      </w:r>
    </w:p>
    <w:p w:rsidR="00000000" w:rsidDel="00000000" w:rsidP="00000000" w:rsidRDefault="00000000" w:rsidRPr="00000000" w14:paraId="000014D1">
      <w:pPr>
        <w:rPr/>
      </w:pPr>
      <w:r w:rsidDel="00000000" w:rsidR="00000000" w:rsidRPr="00000000">
        <w:rPr>
          <w:rtl w:val="0"/>
        </w:rPr>
        <w:t xml:space="preserve">        Khoá ngoại tới bảng notification (Thông báo trong ứng dụng).</w:t>
      </w:r>
    </w:p>
    <w:p w:rsidR="00000000" w:rsidDel="00000000" w:rsidP="00000000" w:rsidRDefault="00000000" w:rsidRPr="00000000" w14:paraId="000014D2">
      <w:pPr>
        <w:rPr/>
      </w:pPr>
      <w:r w:rsidDel="00000000" w:rsidR="00000000" w:rsidRPr="00000000">
        <w:rPr>
          <w:rtl w:val="0"/>
        </w:rPr>
        <w:t xml:space="preserve">    3. channel                      ENUM('IN_APP','EMAIL','PUSH') Null:NO  </w:t>
      </w:r>
    </w:p>
    <w:p w:rsidR="00000000" w:rsidDel="00000000" w:rsidP="00000000" w:rsidRDefault="00000000" w:rsidRPr="00000000" w14:paraId="000014D3">
      <w:pPr>
        <w:rPr/>
      </w:pPr>
      <w:r w:rsidDel="00000000" w:rsidR="00000000" w:rsidRPr="00000000">
        <w:rPr>
          <w:rtl w:val="0"/>
        </w:rPr>
        <w:t xml:space="preserve">        Kênh gửi thông báo: trong ứng dụng, email hoặc thông báo đẩy.</w:t>
      </w:r>
    </w:p>
    <w:p w:rsidR="00000000" w:rsidDel="00000000" w:rsidP="00000000" w:rsidRDefault="00000000" w:rsidRPr="00000000" w14:paraId="000014D4">
      <w:pPr>
        <w:rPr/>
      </w:pPr>
      <w:r w:rsidDel="00000000" w:rsidR="00000000" w:rsidRPr="00000000">
        <w:rPr>
          <w:rtl w:val="0"/>
        </w:rPr>
        <w:t xml:space="preserve">        Giá trị hợp lệ: IN_APP | EMAIL | PUSH</w:t>
      </w:r>
    </w:p>
    <w:p w:rsidR="00000000" w:rsidDel="00000000" w:rsidP="00000000" w:rsidRDefault="00000000" w:rsidRPr="00000000" w14:paraId="000014D5">
      <w:pPr>
        <w:rPr/>
      </w:pPr>
      <w:r w:rsidDel="00000000" w:rsidR="00000000" w:rsidRPr="00000000">
        <w:rPr>
          <w:rtl w:val="0"/>
        </w:rPr>
        <w:t xml:space="preserve">    4. destination                  VARCHAR(255)               Null:YES </w:t>
      </w:r>
    </w:p>
    <w:p w:rsidR="00000000" w:rsidDel="00000000" w:rsidP="00000000" w:rsidRDefault="00000000" w:rsidRPr="00000000" w14:paraId="000014D6">
      <w:pPr>
        <w:rPr/>
      </w:pPr>
      <w:r w:rsidDel="00000000" w:rsidR="00000000" w:rsidRPr="00000000">
        <w:rPr>
          <w:rtl w:val="0"/>
        </w:rPr>
        <w:t xml:space="preserve">        Đích nhận cụ thể: địa chỉ email nếu gửi qua SMTP, hoặc mã thiết bị nếu gửi qua Firebase.</w:t>
      </w:r>
    </w:p>
    <w:p w:rsidR="00000000" w:rsidDel="00000000" w:rsidP="00000000" w:rsidRDefault="00000000" w:rsidRPr="00000000" w14:paraId="000014D7">
      <w:pPr>
        <w:rPr/>
      </w:pPr>
      <w:r w:rsidDel="00000000" w:rsidR="00000000" w:rsidRPr="00000000">
        <w:rPr>
          <w:rtl w:val="0"/>
        </w:rPr>
        <w:t xml:space="preserve">    5. status                       ENUM('QUEUED','SENDING','SENT','DELIVERED','FAILED','BOUNCED') Null:NO   [IDX]</w:t>
      </w:r>
    </w:p>
    <w:p w:rsidR="00000000" w:rsidDel="00000000" w:rsidP="00000000" w:rsidRDefault="00000000" w:rsidRPr="00000000" w14:paraId="000014D8">
      <w:pPr>
        <w:rPr/>
      </w:pPr>
      <w:r w:rsidDel="00000000" w:rsidR="00000000" w:rsidRPr="00000000">
        <w:rPr>
          <w:rtl w:val="0"/>
        </w:rPr>
        <w:t xml:space="preserve">        · Mặc định = 'QUEUED'</w:t>
      </w:r>
    </w:p>
    <w:p w:rsidR="00000000" w:rsidDel="00000000" w:rsidP="00000000" w:rsidRDefault="00000000" w:rsidRPr="00000000" w14:paraId="000014D9">
      <w:pPr>
        <w:rPr/>
      </w:pPr>
      <w:r w:rsidDel="00000000" w:rsidR="00000000" w:rsidRPr="00000000">
        <w:rPr>
          <w:rtl w:val="0"/>
        </w:rPr>
        <w:t xml:space="preserve">        Trạng thái hiện tại của bản ghi.</w:t>
      </w:r>
    </w:p>
    <w:p w:rsidR="00000000" w:rsidDel="00000000" w:rsidP="00000000" w:rsidRDefault="00000000" w:rsidRPr="00000000" w14:paraId="000014DA">
      <w:pPr>
        <w:rPr/>
      </w:pPr>
      <w:r w:rsidDel="00000000" w:rsidR="00000000" w:rsidRPr="00000000">
        <w:rPr>
          <w:rtl w:val="0"/>
        </w:rPr>
        <w:t xml:space="preserve">        Giá trị hợp lệ: QUEUED | SENDING | SENT | DELIVERED | FAILED | BOUNCED</w:t>
      </w:r>
    </w:p>
    <w:p w:rsidR="00000000" w:rsidDel="00000000" w:rsidP="00000000" w:rsidRDefault="00000000" w:rsidRPr="00000000" w14:paraId="000014DB">
      <w:pPr>
        <w:rPr/>
      </w:pPr>
      <w:r w:rsidDel="00000000" w:rsidR="00000000" w:rsidRPr="00000000">
        <w:rPr>
          <w:rtl w:val="0"/>
        </w:rPr>
        <w:t xml:space="preserve">    6. provider                     ENUM('SMTP','FCM','INTERNAL') Null:NO  </w:t>
      </w:r>
    </w:p>
    <w:p w:rsidR="00000000" w:rsidDel="00000000" w:rsidP="00000000" w:rsidRDefault="00000000" w:rsidRPr="00000000" w14:paraId="000014DC">
      <w:pPr>
        <w:rPr/>
      </w:pPr>
      <w:r w:rsidDel="00000000" w:rsidR="00000000" w:rsidRPr="00000000">
        <w:rPr>
          <w:rtl w:val="0"/>
        </w:rPr>
        <w:t xml:space="preserve">        · Mặc định = 'INTERNAL'</w:t>
      </w:r>
    </w:p>
    <w:p w:rsidR="00000000" w:rsidDel="00000000" w:rsidP="00000000" w:rsidRDefault="00000000" w:rsidRPr="00000000" w14:paraId="000014DD">
      <w:pPr>
        <w:rPr/>
      </w:pPr>
      <w:r w:rsidDel="00000000" w:rsidR="00000000" w:rsidRPr="00000000">
        <w:rPr>
          <w:rtl w:val="0"/>
        </w:rPr>
        <w:t xml:space="preserve">        Nhà cung cấp dịch vụ bên ngoài xử lý giao dịch.</w:t>
      </w:r>
    </w:p>
    <w:p w:rsidR="00000000" w:rsidDel="00000000" w:rsidP="00000000" w:rsidRDefault="00000000" w:rsidRPr="00000000" w14:paraId="000014DE">
      <w:pPr>
        <w:rPr/>
      </w:pPr>
      <w:r w:rsidDel="00000000" w:rsidR="00000000" w:rsidRPr="00000000">
        <w:rPr>
          <w:rtl w:val="0"/>
        </w:rPr>
        <w:t xml:space="preserve">        Giá trị hợp lệ: SMTP | FCM | INTERNAL</w:t>
      </w:r>
    </w:p>
    <w:p w:rsidR="00000000" w:rsidDel="00000000" w:rsidP="00000000" w:rsidRDefault="00000000" w:rsidRPr="00000000" w14:paraId="000014DF">
      <w:pPr>
        <w:rPr/>
      </w:pPr>
      <w:r w:rsidDel="00000000" w:rsidR="00000000" w:rsidRPr="00000000">
        <w:rPr>
          <w:rtl w:val="0"/>
        </w:rPr>
        <w:t xml:space="preserve">    7. provider_message_id          VARCHAR(191)               Null:YES </w:t>
      </w:r>
    </w:p>
    <w:p w:rsidR="00000000" w:rsidDel="00000000" w:rsidP="00000000" w:rsidRDefault="00000000" w:rsidRPr="00000000" w14:paraId="000014E0">
      <w:pPr>
        <w:rPr/>
      </w:pPr>
      <w:r w:rsidDel="00000000" w:rsidR="00000000" w:rsidRPr="00000000">
        <w:rPr>
          <w:rtl w:val="0"/>
        </w:rPr>
        <w:t xml:space="preserve">        Mã thông điệp do SMTP hoặc Firebase trả về, dùng để tra cứu khi khách báo không nhận được.</w:t>
      </w:r>
    </w:p>
    <w:p w:rsidR="00000000" w:rsidDel="00000000" w:rsidP="00000000" w:rsidRDefault="00000000" w:rsidRPr="00000000" w14:paraId="000014E1">
      <w:pPr>
        <w:rPr/>
      </w:pPr>
      <w:r w:rsidDel="00000000" w:rsidR="00000000" w:rsidRPr="00000000">
        <w:rPr>
          <w:rtl w:val="0"/>
        </w:rPr>
        <w:t xml:space="preserve">    8. retry_count                  SMALLINT UNSIGNED          Null:NO  </w:t>
      </w:r>
    </w:p>
    <w:p w:rsidR="00000000" w:rsidDel="00000000" w:rsidP="00000000" w:rsidRDefault="00000000" w:rsidRPr="00000000" w14:paraId="000014E2">
      <w:pPr>
        <w:rPr/>
      </w:pPr>
      <w:r w:rsidDel="00000000" w:rsidR="00000000" w:rsidRPr="00000000">
        <w:rPr>
          <w:rtl w:val="0"/>
        </w:rPr>
        <w:t xml:space="preserve">        · Mặc định = 0</w:t>
      </w:r>
    </w:p>
    <w:p w:rsidR="00000000" w:rsidDel="00000000" w:rsidP="00000000" w:rsidRDefault="00000000" w:rsidRPr="00000000" w14:paraId="000014E3">
      <w:pPr>
        <w:rPr/>
      </w:pPr>
      <w:r w:rsidDel="00000000" w:rsidR="00000000" w:rsidRPr="00000000">
        <w:rPr>
          <w:rtl w:val="0"/>
        </w:rPr>
        <w:t xml:space="preserve">        Số lần thử lại đã thực hiện.</w:t>
      </w:r>
    </w:p>
    <w:p w:rsidR="00000000" w:rsidDel="00000000" w:rsidP="00000000" w:rsidRDefault="00000000" w:rsidRPr="00000000" w14:paraId="000014E4">
      <w:pPr>
        <w:rPr/>
      </w:pPr>
      <w:r w:rsidDel="00000000" w:rsidR="00000000" w:rsidRPr="00000000">
        <w:rPr>
          <w:rtl w:val="0"/>
        </w:rPr>
        <w:t xml:space="preserve">    9. error_message                VARCHAR(500)               Null:YES </w:t>
      </w:r>
    </w:p>
    <w:p w:rsidR="00000000" w:rsidDel="00000000" w:rsidP="00000000" w:rsidRDefault="00000000" w:rsidRPr="00000000" w14:paraId="000014E5">
      <w:pPr>
        <w:rPr/>
      </w:pPr>
      <w:r w:rsidDel="00000000" w:rsidR="00000000" w:rsidRPr="00000000">
        <w:rPr>
          <w:rtl w:val="0"/>
        </w:rPr>
        <w:t xml:space="preserve">        Nội dung lỗi hiển thị hoặc ghi nhận.</w:t>
      </w:r>
    </w:p>
    <w:p w:rsidR="00000000" w:rsidDel="00000000" w:rsidP="00000000" w:rsidRDefault="00000000" w:rsidRPr="00000000" w14:paraId="000014E6">
      <w:pPr>
        <w:rPr/>
      </w:pPr>
      <w:r w:rsidDel="00000000" w:rsidR="00000000" w:rsidRPr="00000000">
        <w:rPr>
          <w:rtl w:val="0"/>
        </w:rPr>
        <w:t xml:space="preserve">   10. queued_at                    DATETIME(3)                Null:NO   [IDX]</w:t>
      </w:r>
    </w:p>
    <w:p w:rsidR="00000000" w:rsidDel="00000000" w:rsidP="00000000" w:rsidRDefault="00000000" w:rsidRPr="00000000" w14:paraId="000014E7">
      <w:pPr>
        <w:rPr/>
      </w:pPr>
      <w:r w:rsidDel="00000000" w:rsidR="00000000" w:rsidRPr="00000000">
        <w:rPr>
          <w:rtl w:val="0"/>
        </w:rPr>
        <w:t xml:space="preserve">        · Mặc định = CURRENT_TIMESTAMP(3)</w:t>
      </w:r>
    </w:p>
    <w:p w:rsidR="00000000" w:rsidDel="00000000" w:rsidP="00000000" w:rsidRDefault="00000000" w:rsidRPr="00000000" w14:paraId="000014E8">
      <w:pPr>
        <w:rPr/>
      </w:pPr>
      <w:r w:rsidDel="00000000" w:rsidR="00000000" w:rsidRPr="00000000">
        <w:rPr>
          <w:rtl w:val="0"/>
        </w:rPr>
        <w:t xml:space="preserve">        Mốc thời gian: đưa vào hàng đợi.</w:t>
      </w:r>
    </w:p>
    <w:p w:rsidR="00000000" w:rsidDel="00000000" w:rsidP="00000000" w:rsidRDefault="00000000" w:rsidRPr="00000000" w14:paraId="000014E9">
      <w:pPr>
        <w:rPr/>
      </w:pPr>
      <w:r w:rsidDel="00000000" w:rsidR="00000000" w:rsidRPr="00000000">
        <w:rPr>
          <w:rtl w:val="0"/>
        </w:rPr>
        <w:t xml:space="preserve">   11. sent_at                      DATETIME(3)                Null:YES </w:t>
      </w:r>
    </w:p>
    <w:p w:rsidR="00000000" w:rsidDel="00000000" w:rsidP="00000000" w:rsidRDefault="00000000" w:rsidRPr="00000000" w14:paraId="000014EA">
      <w:pPr>
        <w:rPr/>
      </w:pPr>
      <w:r w:rsidDel="00000000" w:rsidR="00000000" w:rsidRPr="00000000">
        <w:rPr>
          <w:rtl w:val="0"/>
        </w:rPr>
        <w:t xml:space="preserve">        Mốc thời gian: gửi.</w:t>
      </w:r>
    </w:p>
    <w:p w:rsidR="00000000" w:rsidDel="00000000" w:rsidP="00000000" w:rsidRDefault="00000000" w:rsidRPr="00000000" w14:paraId="000014EB">
      <w:pPr>
        <w:rPr/>
      </w:pPr>
      <w:r w:rsidDel="00000000" w:rsidR="00000000" w:rsidRPr="00000000">
        <w:rPr>
          <w:rtl w:val="0"/>
        </w:rPr>
      </w:r>
    </w:p>
    <w:p w:rsidR="00000000" w:rsidDel="00000000" w:rsidP="00000000" w:rsidRDefault="00000000" w:rsidRPr="00000000" w14:paraId="000014EC">
      <w:pPr>
        <w:rPr/>
      </w:pPr>
      <w:r w:rsidDel="00000000" w:rsidR="00000000" w:rsidRPr="00000000">
        <w:rPr>
          <w:rtl w:val="0"/>
        </w:rPr>
      </w:r>
    </w:p>
    <w:p w:rsidR="00000000" w:rsidDel="00000000" w:rsidP="00000000" w:rsidRDefault="00000000" w:rsidRPr="00000000" w14:paraId="000014ED">
      <w:pPr>
        <w:rPr/>
      </w:pPr>
      <w:r w:rsidDel="00000000" w:rsidR="00000000" w:rsidRPr="00000000">
        <w:rPr>
          <w:rtl w:val="0"/>
        </w:rPr>
        <w:t xml:space="preserve">====================================================================================================</w:t>
      </w:r>
    </w:p>
    <w:p w:rsidR="00000000" w:rsidDel="00000000" w:rsidP="00000000" w:rsidRDefault="00000000" w:rsidRPr="00000000" w14:paraId="000014EE">
      <w:pPr>
        <w:rPr/>
      </w:pPr>
      <w:r w:rsidDel="00000000" w:rsidR="00000000" w:rsidRPr="00000000">
        <w:rPr>
          <w:rtl w:val="0"/>
        </w:rPr>
        <w:t xml:space="preserve">BẢNG 58/95 :  DEVICE_TOKEN</w:t>
      </w:r>
    </w:p>
    <w:p w:rsidR="00000000" w:rsidDel="00000000" w:rsidP="00000000" w:rsidRDefault="00000000" w:rsidRPr="00000000" w14:paraId="000014EF">
      <w:pPr>
        <w:rPr/>
      </w:pPr>
      <w:r w:rsidDel="00000000" w:rsidR="00000000" w:rsidRPr="00000000">
        <w:rPr>
          <w:rtl w:val="0"/>
        </w:rPr>
        <w:t xml:space="preserve">====================================================================================================</w:t>
      </w:r>
    </w:p>
    <w:p w:rsidR="00000000" w:rsidDel="00000000" w:rsidP="00000000" w:rsidRDefault="00000000" w:rsidRPr="00000000" w14:paraId="000014F0">
      <w:pPr>
        <w:rPr/>
      </w:pPr>
      <w:r w:rsidDel="00000000" w:rsidR="00000000" w:rsidRPr="00000000">
        <w:rPr>
          <w:rtl w:val="0"/>
        </w:rPr>
      </w:r>
    </w:p>
    <w:p w:rsidR="00000000" w:rsidDel="00000000" w:rsidP="00000000" w:rsidRDefault="00000000" w:rsidRPr="00000000" w14:paraId="000014F1">
      <w:pPr>
        <w:rPr/>
      </w:pPr>
      <w:r w:rsidDel="00000000" w:rsidR="00000000" w:rsidRPr="00000000">
        <w:rPr>
          <w:rtl w:val="0"/>
        </w:rPr>
        <w:t xml:space="preserve">Ý NGHĨA: Token đẩy thông báo Firebase Cloud Messaging.</w:t>
      </w:r>
    </w:p>
    <w:p w:rsidR="00000000" w:rsidDel="00000000" w:rsidP="00000000" w:rsidRDefault="00000000" w:rsidRPr="00000000" w14:paraId="000014F2">
      <w:pPr>
        <w:rPr/>
      </w:pPr>
      <w:r w:rsidDel="00000000" w:rsidR="00000000" w:rsidRPr="00000000">
        <w:rPr>
          <w:rtl w:val="0"/>
        </w:rPr>
      </w:r>
    </w:p>
    <w:p w:rsidR="00000000" w:rsidDel="00000000" w:rsidP="00000000" w:rsidRDefault="00000000" w:rsidRPr="00000000" w14:paraId="000014F3">
      <w:pPr>
        <w:rPr/>
      </w:pPr>
      <w:r w:rsidDel="00000000" w:rsidR="00000000" w:rsidRPr="00000000">
        <w:rPr>
          <w:rtl w:val="0"/>
        </w:rPr>
        <w:t xml:space="preserve">  Khoá chính : id</w:t>
      </w:r>
    </w:p>
    <w:p w:rsidR="00000000" w:rsidDel="00000000" w:rsidP="00000000" w:rsidRDefault="00000000" w:rsidRPr="00000000" w14:paraId="000014F4">
      <w:pPr>
        <w:rPr/>
      </w:pPr>
      <w:r w:rsidDel="00000000" w:rsidR="00000000" w:rsidRPr="00000000">
        <w:rPr>
          <w:rtl w:val="0"/>
        </w:rPr>
        <w:t xml:space="preserve">  Duy nhất   : uk_dt_token (fcm_token(255)</w:t>
      </w:r>
    </w:p>
    <w:p w:rsidR="00000000" w:rsidDel="00000000" w:rsidP="00000000" w:rsidRDefault="00000000" w:rsidRPr="00000000" w14:paraId="000014F5">
      <w:pPr>
        <w:rPr/>
      </w:pPr>
      <w:r w:rsidDel="00000000" w:rsidR="00000000" w:rsidRPr="00000000">
        <w:rPr>
          <w:rtl w:val="0"/>
        </w:rPr>
        <w:t xml:space="preserve">  Tham chiếu tới:</w:t>
      </w:r>
    </w:p>
    <w:p w:rsidR="00000000" w:rsidDel="00000000" w:rsidP="00000000" w:rsidRDefault="00000000" w:rsidRPr="00000000" w14:paraId="000014F6">
      <w:pPr>
        <w:rPr/>
      </w:pPr>
      <w:r w:rsidDel="00000000" w:rsidR="00000000" w:rsidRPr="00000000">
        <w:rPr>
          <w:rtl w:val="0"/>
        </w:rPr>
        <w:t xml:space="preserve">      - user_id                    -&gt; user_account.id   [ON DELETE CASCADE]</w:t>
      </w:r>
    </w:p>
    <w:p w:rsidR="00000000" w:rsidDel="00000000" w:rsidP="00000000" w:rsidRDefault="00000000" w:rsidRPr="00000000" w14:paraId="000014F7">
      <w:pPr>
        <w:rPr/>
      </w:pPr>
      <w:r w:rsidDel="00000000" w:rsidR="00000000" w:rsidRPr="00000000">
        <w:rPr>
          <w:rtl w:val="0"/>
        </w:rPr>
      </w:r>
    </w:p>
    <w:p w:rsidR="00000000" w:rsidDel="00000000" w:rsidP="00000000" w:rsidRDefault="00000000" w:rsidRPr="00000000" w14:paraId="000014F8">
      <w:pPr>
        <w:rPr/>
      </w:pPr>
      <w:r w:rsidDel="00000000" w:rsidR="00000000" w:rsidRPr="00000000">
        <w:rPr>
          <w:rtl w:val="0"/>
        </w:rPr>
        <w:t xml:space="preserve">  DANH SÁCH THUỘC TÍNH</w:t>
      </w:r>
    </w:p>
    <w:p w:rsidR="00000000" w:rsidDel="00000000" w:rsidP="00000000" w:rsidRDefault="00000000" w:rsidRPr="00000000" w14:paraId="000014F9">
      <w:pPr>
        <w:rPr/>
      </w:pPr>
      <w:r w:rsidDel="00000000" w:rsidR="00000000" w:rsidRPr="00000000">
        <w:rPr>
          <w:rtl w:val="0"/>
        </w:rPr>
        <w:t xml:space="preserve">  --------------------------------------------------------------------------------------------------</w:t>
      </w:r>
    </w:p>
    <w:p w:rsidR="00000000" w:rsidDel="00000000" w:rsidP="00000000" w:rsidRDefault="00000000" w:rsidRPr="00000000" w14:paraId="000014FA">
      <w:pPr>
        <w:rPr/>
      </w:pPr>
      <w:r w:rsidDel="00000000" w:rsidR="00000000" w:rsidRPr="00000000">
        <w:rPr>
          <w:rtl w:val="0"/>
        </w:rPr>
        <w:t xml:space="preserve">    1. id                           BIGINT UNSIGNED            Null:NO   [PK]</w:t>
      </w:r>
    </w:p>
    <w:p w:rsidR="00000000" w:rsidDel="00000000" w:rsidP="00000000" w:rsidRDefault="00000000" w:rsidRPr="00000000" w14:paraId="000014FB">
      <w:pPr>
        <w:rPr/>
      </w:pPr>
      <w:r w:rsidDel="00000000" w:rsidR="00000000" w:rsidRPr="00000000">
        <w:rPr>
          <w:rtl w:val="0"/>
        </w:rPr>
        <w:t xml:space="preserve">        · AUTO_INCREMENT</w:t>
      </w:r>
    </w:p>
    <w:p w:rsidR="00000000" w:rsidDel="00000000" w:rsidP="00000000" w:rsidRDefault="00000000" w:rsidRPr="00000000" w14:paraId="000014FC">
      <w:pPr>
        <w:rPr/>
      </w:pPr>
      <w:r w:rsidDel="00000000" w:rsidR="00000000" w:rsidRPr="00000000">
        <w:rPr>
          <w:rtl w:val="0"/>
        </w:rPr>
        <w:t xml:space="preserve">        Khoá chính, tự tăng.</w:t>
      </w:r>
    </w:p>
    <w:p w:rsidR="00000000" w:rsidDel="00000000" w:rsidP="00000000" w:rsidRDefault="00000000" w:rsidRPr="00000000" w14:paraId="000014FD">
      <w:pPr>
        <w:rPr/>
      </w:pPr>
      <w:r w:rsidDel="00000000" w:rsidR="00000000" w:rsidRPr="00000000">
        <w:rPr>
          <w:rtl w:val="0"/>
        </w:rPr>
        <w:t xml:space="preserve">    2. user_id                      BIGINT UNSIGNED            Null:NO   [FK/IDX]</w:t>
      </w:r>
    </w:p>
    <w:p w:rsidR="00000000" w:rsidDel="00000000" w:rsidP="00000000" w:rsidRDefault="00000000" w:rsidRPr="00000000" w14:paraId="000014FE">
      <w:pPr>
        <w:rPr/>
      </w:pPr>
      <w:r w:rsidDel="00000000" w:rsidR="00000000" w:rsidRPr="00000000">
        <w:rPr>
          <w:rtl w:val="0"/>
        </w:rPr>
        <w:t xml:space="preserve">        Khoá ngoại tới bảng user_account (Tài khoản đăng nhập).</w:t>
      </w:r>
    </w:p>
    <w:p w:rsidR="00000000" w:rsidDel="00000000" w:rsidP="00000000" w:rsidRDefault="00000000" w:rsidRPr="00000000" w14:paraId="000014FF">
      <w:pPr>
        <w:rPr/>
      </w:pPr>
      <w:r w:rsidDel="00000000" w:rsidR="00000000" w:rsidRPr="00000000">
        <w:rPr>
          <w:rtl w:val="0"/>
        </w:rPr>
        <w:t xml:space="preserve">    3. fcm_token                    VARCHAR(512)               Null:NO  </w:t>
      </w:r>
    </w:p>
    <w:p w:rsidR="00000000" w:rsidDel="00000000" w:rsidP="00000000" w:rsidRDefault="00000000" w:rsidRPr="00000000" w14:paraId="00001500">
      <w:pPr>
        <w:rPr/>
      </w:pPr>
      <w:r w:rsidDel="00000000" w:rsidR="00000000" w:rsidRPr="00000000">
        <w:rPr>
          <w:rtl w:val="0"/>
        </w:rPr>
        <w:t xml:space="preserve">        Mã thiết bị do Firebase cấp, dùng để gửi thông báo đẩy.</w:t>
      </w:r>
    </w:p>
    <w:p w:rsidR="00000000" w:rsidDel="00000000" w:rsidP="00000000" w:rsidRDefault="00000000" w:rsidRPr="00000000" w14:paraId="00001501">
      <w:pPr>
        <w:rPr/>
      </w:pPr>
      <w:r w:rsidDel="00000000" w:rsidR="00000000" w:rsidRPr="00000000">
        <w:rPr>
          <w:rtl w:val="0"/>
        </w:rPr>
        <w:t xml:space="preserve">    4. platform                     ENUM('ANDROID','IOS','WEB') Null:NO  </w:t>
      </w:r>
    </w:p>
    <w:p w:rsidR="00000000" w:rsidDel="00000000" w:rsidP="00000000" w:rsidRDefault="00000000" w:rsidRPr="00000000" w14:paraId="00001502">
      <w:pPr>
        <w:rPr/>
      </w:pPr>
      <w:r w:rsidDel="00000000" w:rsidR="00000000" w:rsidRPr="00000000">
        <w:rPr>
          <w:rtl w:val="0"/>
        </w:rPr>
        <w:t xml:space="preserve">        Nền tảng thiết bị của người dùng.</w:t>
      </w:r>
    </w:p>
    <w:p w:rsidR="00000000" w:rsidDel="00000000" w:rsidP="00000000" w:rsidRDefault="00000000" w:rsidRPr="00000000" w14:paraId="00001503">
      <w:pPr>
        <w:rPr/>
      </w:pPr>
      <w:r w:rsidDel="00000000" w:rsidR="00000000" w:rsidRPr="00000000">
        <w:rPr>
          <w:rtl w:val="0"/>
        </w:rPr>
        <w:t xml:space="preserve">        Giá trị hợp lệ: ANDROID | IOS | WEB</w:t>
      </w:r>
    </w:p>
    <w:p w:rsidR="00000000" w:rsidDel="00000000" w:rsidP="00000000" w:rsidRDefault="00000000" w:rsidRPr="00000000" w14:paraId="00001504">
      <w:pPr>
        <w:rPr/>
      </w:pPr>
      <w:r w:rsidDel="00000000" w:rsidR="00000000" w:rsidRPr="00000000">
        <w:rPr>
          <w:rtl w:val="0"/>
        </w:rPr>
        <w:t xml:space="preserve">    5. device_name                  VARCHAR(150)               Null:YES </w:t>
      </w:r>
    </w:p>
    <w:p w:rsidR="00000000" w:rsidDel="00000000" w:rsidP="00000000" w:rsidRDefault="00000000" w:rsidRPr="00000000" w14:paraId="00001505">
      <w:pPr>
        <w:rPr/>
      </w:pPr>
      <w:r w:rsidDel="00000000" w:rsidR="00000000" w:rsidRPr="00000000">
        <w:rPr>
          <w:rtl w:val="0"/>
        </w:rPr>
        <w:t xml:space="preserve">        Tên thiết bị do người dùng đặt hoặc hệ điều hành cung cấp.</w:t>
      </w:r>
    </w:p>
    <w:p w:rsidR="00000000" w:rsidDel="00000000" w:rsidP="00000000" w:rsidRDefault="00000000" w:rsidRPr="00000000" w14:paraId="00001506">
      <w:pPr>
        <w:rPr/>
      </w:pPr>
      <w:r w:rsidDel="00000000" w:rsidR="00000000" w:rsidRPr="00000000">
        <w:rPr>
          <w:rtl w:val="0"/>
        </w:rPr>
        <w:t xml:space="preserve">    6. is_active                    TINYINT(1)                 Null:NO   [IDX]</w:t>
      </w:r>
    </w:p>
    <w:p w:rsidR="00000000" w:rsidDel="00000000" w:rsidP="00000000" w:rsidRDefault="00000000" w:rsidRPr="00000000" w14:paraId="00001507">
      <w:pPr>
        <w:rPr/>
      </w:pPr>
      <w:r w:rsidDel="00000000" w:rsidR="00000000" w:rsidRPr="00000000">
        <w:rPr>
          <w:rtl w:val="0"/>
        </w:rPr>
        <w:t xml:space="preserve">        · Mặc định = 1</w:t>
      </w:r>
    </w:p>
    <w:p w:rsidR="00000000" w:rsidDel="00000000" w:rsidP="00000000" w:rsidRDefault="00000000" w:rsidRPr="00000000" w14:paraId="00001508">
      <w:pPr>
        <w:rPr/>
      </w:pPr>
      <w:r w:rsidDel="00000000" w:rsidR="00000000" w:rsidRPr="00000000">
        <w:rPr>
          <w:rtl w:val="0"/>
        </w:rPr>
        <w:t xml:space="preserve">        Cờ bật/tắt hiệu lực.</w:t>
      </w:r>
    </w:p>
    <w:p w:rsidR="00000000" w:rsidDel="00000000" w:rsidP="00000000" w:rsidRDefault="00000000" w:rsidRPr="00000000" w14:paraId="00001509">
      <w:pPr>
        <w:rPr/>
      </w:pPr>
      <w:r w:rsidDel="00000000" w:rsidR="00000000" w:rsidRPr="00000000">
        <w:rPr>
          <w:rtl w:val="0"/>
        </w:rPr>
        <w:t xml:space="preserve">    7. last_used_at                 DATETIME(3)                Null:YES </w:t>
      </w:r>
    </w:p>
    <w:p w:rsidR="00000000" w:rsidDel="00000000" w:rsidP="00000000" w:rsidRDefault="00000000" w:rsidRPr="00000000" w14:paraId="0000150A">
      <w:pPr>
        <w:rPr/>
      </w:pPr>
      <w:r w:rsidDel="00000000" w:rsidR="00000000" w:rsidRPr="00000000">
        <w:rPr>
          <w:rtl w:val="0"/>
        </w:rPr>
        <w:t xml:space="preserve">        Thời điểm token được dùng để gửi thông báo gần nhất, giúp phát hiện thiết bị không còn hoạt</w:t>
      </w:r>
    </w:p>
    <w:p w:rsidR="00000000" w:rsidDel="00000000" w:rsidP="00000000" w:rsidRDefault="00000000" w:rsidRPr="00000000" w14:paraId="0000150B">
      <w:pPr>
        <w:rPr/>
      </w:pPr>
      <w:r w:rsidDel="00000000" w:rsidR="00000000" w:rsidRPr="00000000">
        <w:rPr>
          <w:rtl w:val="0"/>
        </w:rPr>
        <w:t xml:space="preserve">        động.</w:t>
      </w:r>
    </w:p>
    <w:p w:rsidR="00000000" w:rsidDel="00000000" w:rsidP="00000000" w:rsidRDefault="00000000" w:rsidRPr="00000000" w14:paraId="0000150C">
      <w:pPr>
        <w:rPr/>
      </w:pPr>
      <w:r w:rsidDel="00000000" w:rsidR="00000000" w:rsidRPr="00000000">
        <w:rPr>
          <w:rtl w:val="0"/>
        </w:rPr>
        <w:t xml:space="preserve">    8. created_at                   DATETIME(3)                Null:NO  </w:t>
      </w:r>
    </w:p>
    <w:p w:rsidR="00000000" w:rsidDel="00000000" w:rsidP="00000000" w:rsidRDefault="00000000" w:rsidRPr="00000000" w14:paraId="0000150D">
      <w:pPr>
        <w:rPr/>
      </w:pPr>
      <w:r w:rsidDel="00000000" w:rsidR="00000000" w:rsidRPr="00000000">
        <w:rPr>
          <w:rtl w:val="0"/>
        </w:rPr>
        <w:t xml:space="preserve">        · Mặc định = CURRENT_TIMESTAMP(3)</w:t>
      </w:r>
    </w:p>
    <w:p w:rsidR="00000000" w:rsidDel="00000000" w:rsidP="00000000" w:rsidRDefault="00000000" w:rsidRPr="00000000" w14:paraId="0000150E">
      <w:pPr>
        <w:rPr/>
      </w:pPr>
      <w:r w:rsidDel="00000000" w:rsidR="00000000" w:rsidRPr="00000000">
        <w:rPr>
          <w:rtl w:val="0"/>
        </w:rPr>
        <w:t xml:space="preserve">        Thời điểm bản ghi được tạo.</w:t>
      </w:r>
    </w:p>
    <w:p w:rsidR="00000000" w:rsidDel="00000000" w:rsidP="00000000" w:rsidRDefault="00000000" w:rsidRPr="00000000" w14:paraId="0000150F">
      <w:pPr>
        <w:rPr/>
      </w:pPr>
      <w:r w:rsidDel="00000000" w:rsidR="00000000" w:rsidRPr="00000000">
        <w:rPr>
          <w:rtl w:val="0"/>
        </w:rPr>
      </w:r>
    </w:p>
    <w:p w:rsidR="00000000" w:rsidDel="00000000" w:rsidP="00000000" w:rsidRDefault="00000000" w:rsidRPr="00000000" w14:paraId="00001510">
      <w:pPr>
        <w:rPr/>
      </w:pPr>
      <w:r w:rsidDel="00000000" w:rsidR="00000000" w:rsidRPr="00000000">
        <w:rPr>
          <w:rtl w:val="0"/>
        </w:rPr>
      </w:r>
    </w:p>
    <w:p w:rsidR="00000000" w:rsidDel="00000000" w:rsidP="00000000" w:rsidRDefault="00000000" w:rsidRPr="00000000" w14:paraId="00001511">
      <w:pPr>
        <w:rPr/>
      </w:pPr>
      <w:r w:rsidDel="00000000" w:rsidR="00000000" w:rsidRPr="00000000">
        <w:rPr>
          <w:rtl w:val="0"/>
        </w:rPr>
        <w:t xml:space="preserve">====================================================================================================</w:t>
      </w:r>
    </w:p>
    <w:p w:rsidR="00000000" w:rsidDel="00000000" w:rsidP="00000000" w:rsidRDefault="00000000" w:rsidRPr="00000000" w14:paraId="00001512">
      <w:pPr>
        <w:rPr/>
      </w:pPr>
      <w:r w:rsidDel="00000000" w:rsidR="00000000" w:rsidRPr="00000000">
        <w:rPr>
          <w:rtl w:val="0"/>
        </w:rPr>
        <w:t xml:space="preserve">BẢNG 59/95 :  NOTIFICATION_PREFERENCE</w:t>
      </w:r>
    </w:p>
    <w:p w:rsidR="00000000" w:rsidDel="00000000" w:rsidP="00000000" w:rsidRDefault="00000000" w:rsidRPr="00000000" w14:paraId="00001513">
      <w:pPr>
        <w:rPr/>
      </w:pPr>
      <w:r w:rsidDel="00000000" w:rsidR="00000000" w:rsidRPr="00000000">
        <w:rPr>
          <w:rtl w:val="0"/>
        </w:rPr>
        <w:t xml:space="preserve">====================================================================================================</w:t>
      </w:r>
    </w:p>
    <w:p w:rsidR="00000000" w:rsidDel="00000000" w:rsidP="00000000" w:rsidRDefault="00000000" w:rsidRPr="00000000" w14:paraId="00001514">
      <w:pPr>
        <w:rPr/>
      </w:pPr>
      <w:r w:rsidDel="00000000" w:rsidR="00000000" w:rsidRPr="00000000">
        <w:rPr>
          <w:rtl w:val="0"/>
        </w:rPr>
      </w:r>
    </w:p>
    <w:p w:rsidR="00000000" w:rsidDel="00000000" w:rsidP="00000000" w:rsidRDefault="00000000" w:rsidRPr="00000000" w14:paraId="00001515">
      <w:pPr>
        <w:rPr/>
      </w:pPr>
      <w:r w:rsidDel="00000000" w:rsidR="00000000" w:rsidRPr="00000000">
        <w:rPr>
          <w:rtl w:val="0"/>
        </w:rPr>
        <w:t xml:space="preserve">Ý NGHĨA: Tuỳ chọn nhận thông báo theo kênh (CR13).</w:t>
      </w:r>
    </w:p>
    <w:p w:rsidR="00000000" w:rsidDel="00000000" w:rsidP="00000000" w:rsidRDefault="00000000" w:rsidRPr="00000000" w14:paraId="00001516">
      <w:pPr>
        <w:rPr/>
      </w:pPr>
      <w:r w:rsidDel="00000000" w:rsidR="00000000" w:rsidRPr="00000000">
        <w:rPr>
          <w:rtl w:val="0"/>
        </w:rPr>
      </w:r>
    </w:p>
    <w:p w:rsidR="00000000" w:rsidDel="00000000" w:rsidP="00000000" w:rsidRDefault="00000000" w:rsidRPr="00000000" w14:paraId="00001517">
      <w:pPr>
        <w:rPr/>
      </w:pPr>
      <w:r w:rsidDel="00000000" w:rsidR="00000000" w:rsidRPr="00000000">
        <w:rPr>
          <w:rtl w:val="0"/>
        </w:rPr>
        <w:t xml:space="preserve">  Khoá chính : user_id, notification_type</w:t>
      </w:r>
    </w:p>
    <w:p w:rsidR="00000000" w:rsidDel="00000000" w:rsidP="00000000" w:rsidRDefault="00000000" w:rsidRPr="00000000" w14:paraId="00001518">
      <w:pPr>
        <w:rPr/>
      </w:pPr>
      <w:r w:rsidDel="00000000" w:rsidR="00000000" w:rsidRPr="00000000">
        <w:rPr>
          <w:rtl w:val="0"/>
        </w:rPr>
        <w:t xml:space="preserve">  Tham chiếu tới:</w:t>
      </w:r>
    </w:p>
    <w:p w:rsidR="00000000" w:rsidDel="00000000" w:rsidP="00000000" w:rsidRDefault="00000000" w:rsidRPr="00000000" w14:paraId="00001519">
      <w:pPr>
        <w:rPr/>
      </w:pPr>
      <w:r w:rsidDel="00000000" w:rsidR="00000000" w:rsidRPr="00000000">
        <w:rPr>
          <w:rtl w:val="0"/>
        </w:rPr>
        <w:t xml:space="preserve">      - user_id                    -&gt; user_account.id   [ON DELETE CASCADE]</w:t>
      </w:r>
    </w:p>
    <w:p w:rsidR="00000000" w:rsidDel="00000000" w:rsidP="00000000" w:rsidRDefault="00000000" w:rsidRPr="00000000" w14:paraId="0000151A">
      <w:pPr>
        <w:rPr/>
      </w:pPr>
      <w:r w:rsidDel="00000000" w:rsidR="00000000" w:rsidRPr="00000000">
        <w:rPr>
          <w:rtl w:val="0"/>
        </w:rPr>
      </w:r>
    </w:p>
    <w:p w:rsidR="00000000" w:rsidDel="00000000" w:rsidP="00000000" w:rsidRDefault="00000000" w:rsidRPr="00000000" w14:paraId="0000151B">
      <w:pPr>
        <w:rPr/>
      </w:pPr>
      <w:r w:rsidDel="00000000" w:rsidR="00000000" w:rsidRPr="00000000">
        <w:rPr>
          <w:rtl w:val="0"/>
        </w:rPr>
        <w:t xml:space="preserve">  DANH SÁCH THUỘC TÍNH</w:t>
      </w:r>
    </w:p>
    <w:p w:rsidR="00000000" w:rsidDel="00000000" w:rsidP="00000000" w:rsidRDefault="00000000" w:rsidRPr="00000000" w14:paraId="0000151C">
      <w:pPr>
        <w:rPr/>
      </w:pPr>
      <w:r w:rsidDel="00000000" w:rsidR="00000000" w:rsidRPr="00000000">
        <w:rPr>
          <w:rtl w:val="0"/>
        </w:rPr>
        <w:t xml:space="preserve">  --------------------------------------------------------------------------------------------------</w:t>
      </w:r>
    </w:p>
    <w:p w:rsidR="00000000" w:rsidDel="00000000" w:rsidP="00000000" w:rsidRDefault="00000000" w:rsidRPr="00000000" w14:paraId="0000151D">
      <w:pPr>
        <w:rPr/>
      </w:pPr>
      <w:r w:rsidDel="00000000" w:rsidR="00000000" w:rsidRPr="00000000">
        <w:rPr>
          <w:rtl w:val="0"/>
        </w:rPr>
        <w:t xml:space="preserve">    1. user_id                      BIGINT UNSIGNED            Null:NO   [PK/FK]</w:t>
      </w:r>
    </w:p>
    <w:p w:rsidR="00000000" w:rsidDel="00000000" w:rsidP="00000000" w:rsidRDefault="00000000" w:rsidRPr="00000000" w14:paraId="0000151E">
      <w:pPr>
        <w:rPr/>
      </w:pPr>
      <w:r w:rsidDel="00000000" w:rsidR="00000000" w:rsidRPr="00000000">
        <w:rPr>
          <w:rtl w:val="0"/>
        </w:rPr>
        <w:t xml:space="preserve">        Khoá ngoại tới bảng user_account (Tài khoản đăng nhập).</w:t>
      </w:r>
    </w:p>
    <w:p w:rsidR="00000000" w:rsidDel="00000000" w:rsidP="00000000" w:rsidRDefault="00000000" w:rsidRPr="00000000" w14:paraId="0000151F">
      <w:pPr>
        <w:rPr/>
      </w:pPr>
      <w:r w:rsidDel="00000000" w:rsidR="00000000" w:rsidRPr="00000000">
        <w:rPr>
          <w:rtl w:val="0"/>
        </w:rPr>
        <w:t xml:space="preserve">    2. notification_type            VARCHAR(50)                Null:NO   [PK]</w:t>
      </w:r>
    </w:p>
    <w:p w:rsidR="00000000" w:rsidDel="00000000" w:rsidP="00000000" w:rsidRDefault="00000000" w:rsidRPr="00000000" w14:paraId="00001520">
      <w:pPr>
        <w:rPr/>
      </w:pPr>
      <w:r w:rsidDel="00000000" w:rsidR="00000000" w:rsidRPr="00000000">
        <w:rPr>
          <w:rtl w:val="0"/>
        </w:rPr>
        <w:t xml:space="preserve">        Phân loại thông báo.</w:t>
      </w:r>
    </w:p>
    <w:p w:rsidR="00000000" w:rsidDel="00000000" w:rsidP="00000000" w:rsidRDefault="00000000" w:rsidRPr="00000000" w14:paraId="00001521">
      <w:pPr>
        <w:rPr/>
      </w:pPr>
      <w:r w:rsidDel="00000000" w:rsidR="00000000" w:rsidRPr="00000000">
        <w:rPr>
          <w:rtl w:val="0"/>
        </w:rPr>
        <w:t xml:space="preserve">    3. in_app_enabled               TINYINT(1)                 Null:NO  </w:t>
      </w:r>
    </w:p>
    <w:p w:rsidR="00000000" w:rsidDel="00000000" w:rsidP="00000000" w:rsidRDefault="00000000" w:rsidRPr="00000000" w14:paraId="00001522">
      <w:pPr>
        <w:rPr/>
      </w:pPr>
      <w:r w:rsidDel="00000000" w:rsidR="00000000" w:rsidRPr="00000000">
        <w:rPr>
          <w:rtl w:val="0"/>
        </w:rPr>
        <w:t xml:space="preserve">        · Mặc định = 1</w:t>
      </w:r>
    </w:p>
    <w:p w:rsidR="00000000" w:rsidDel="00000000" w:rsidP="00000000" w:rsidRDefault="00000000" w:rsidRPr="00000000" w14:paraId="00001523">
      <w:pPr>
        <w:rPr/>
      </w:pPr>
      <w:r w:rsidDel="00000000" w:rsidR="00000000" w:rsidRPr="00000000">
        <w:rPr>
          <w:rtl w:val="0"/>
        </w:rPr>
        <w:t xml:space="preserve">        Cho phép nhận thông báo trong ứng dụng.</w:t>
      </w:r>
    </w:p>
    <w:p w:rsidR="00000000" w:rsidDel="00000000" w:rsidP="00000000" w:rsidRDefault="00000000" w:rsidRPr="00000000" w14:paraId="00001524">
      <w:pPr>
        <w:rPr/>
      </w:pPr>
      <w:r w:rsidDel="00000000" w:rsidR="00000000" w:rsidRPr="00000000">
        <w:rPr>
          <w:rtl w:val="0"/>
        </w:rPr>
        <w:t xml:space="preserve">    4. email_enabled                TINYINT(1)                 Null:NO  </w:t>
      </w:r>
    </w:p>
    <w:p w:rsidR="00000000" w:rsidDel="00000000" w:rsidP="00000000" w:rsidRDefault="00000000" w:rsidRPr="00000000" w14:paraId="00001525">
      <w:pPr>
        <w:rPr/>
      </w:pPr>
      <w:r w:rsidDel="00000000" w:rsidR="00000000" w:rsidRPr="00000000">
        <w:rPr>
          <w:rtl w:val="0"/>
        </w:rPr>
        <w:t xml:space="preserve">        · Mặc định = 1</w:t>
      </w:r>
    </w:p>
    <w:p w:rsidR="00000000" w:rsidDel="00000000" w:rsidP="00000000" w:rsidRDefault="00000000" w:rsidRPr="00000000" w14:paraId="00001526">
      <w:pPr>
        <w:rPr/>
      </w:pPr>
      <w:r w:rsidDel="00000000" w:rsidR="00000000" w:rsidRPr="00000000">
        <w:rPr>
          <w:rtl w:val="0"/>
        </w:rPr>
        <w:t xml:space="preserve">        Cho phép nhận thông báo qua email.</w:t>
      </w:r>
    </w:p>
    <w:p w:rsidR="00000000" w:rsidDel="00000000" w:rsidP="00000000" w:rsidRDefault="00000000" w:rsidRPr="00000000" w14:paraId="00001527">
      <w:pPr>
        <w:rPr/>
      </w:pPr>
      <w:r w:rsidDel="00000000" w:rsidR="00000000" w:rsidRPr="00000000">
        <w:rPr>
          <w:rtl w:val="0"/>
        </w:rPr>
        <w:t xml:space="preserve">    5. push_enabled                 TINYINT(1)                 Null:NO  </w:t>
      </w:r>
    </w:p>
    <w:p w:rsidR="00000000" w:rsidDel="00000000" w:rsidP="00000000" w:rsidRDefault="00000000" w:rsidRPr="00000000" w14:paraId="00001528">
      <w:pPr>
        <w:rPr/>
      </w:pPr>
      <w:r w:rsidDel="00000000" w:rsidR="00000000" w:rsidRPr="00000000">
        <w:rPr>
          <w:rtl w:val="0"/>
        </w:rPr>
        <w:t xml:space="preserve">        · Mặc định = 1</w:t>
      </w:r>
    </w:p>
    <w:p w:rsidR="00000000" w:rsidDel="00000000" w:rsidP="00000000" w:rsidRDefault="00000000" w:rsidRPr="00000000" w14:paraId="00001529">
      <w:pPr>
        <w:rPr/>
      </w:pPr>
      <w:r w:rsidDel="00000000" w:rsidR="00000000" w:rsidRPr="00000000">
        <w:rPr>
          <w:rtl w:val="0"/>
        </w:rPr>
        <w:t xml:space="preserve">        Cho phép nhận thông báo đẩy trên thiết bị di động.</w:t>
      </w:r>
    </w:p>
    <w:p w:rsidR="00000000" w:rsidDel="00000000" w:rsidP="00000000" w:rsidRDefault="00000000" w:rsidRPr="00000000" w14:paraId="0000152A">
      <w:pPr>
        <w:rPr/>
      </w:pPr>
      <w:r w:rsidDel="00000000" w:rsidR="00000000" w:rsidRPr="00000000">
        <w:rPr>
          <w:rtl w:val="0"/>
        </w:rPr>
        <w:t xml:space="preserve">    6. updated_at                   DATETIME(3)                Null:NO  </w:t>
      </w:r>
    </w:p>
    <w:p w:rsidR="00000000" w:rsidDel="00000000" w:rsidP="00000000" w:rsidRDefault="00000000" w:rsidRPr="00000000" w14:paraId="0000152B">
      <w:pPr>
        <w:rPr/>
      </w:pPr>
      <w:r w:rsidDel="00000000" w:rsidR="00000000" w:rsidRPr="00000000">
        <w:rPr>
          <w:rtl w:val="0"/>
        </w:rPr>
        <w:t xml:space="preserve">        · Mặc định = CURRENT_TIMESTAMP(3)  |  AUTO-UPDATE</w:t>
      </w:r>
    </w:p>
    <w:p w:rsidR="00000000" w:rsidDel="00000000" w:rsidP="00000000" w:rsidRDefault="00000000" w:rsidRPr="00000000" w14:paraId="0000152C">
      <w:pPr>
        <w:rPr/>
      </w:pPr>
      <w:r w:rsidDel="00000000" w:rsidR="00000000" w:rsidRPr="00000000">
        <w:rPr>
          <w:rtl w:val="0"/>
        </w:rPr>
        <w:t xml:space="preserve">        Thời điểm cập nhật gần nhất (tự động cập nhật).</w:t>
      </w:r>
    </w:p>
    <w:p w:rsidR="00000000" w:rsidDel="00000000" w:rsidP="00000000" w:rsidRDefault="00000000" w:rsidRPr="00000000" w14:paraId="0000152D">
      <w:pPr>
        <w:rPr/>
      </w:pPr>
      <w:r w:rsidDel="00000000" w:rsidR="00000000" w:rsidRPr="00000000">
        <w:rPr>
          <w:rtl w:val="0"/>
        </w:rPr>
      </w:r>
    </w:p>
    <w:p w:rsidR="00000000" w:rsidDel="00000000" w:rsidP="00000000" w:rsidRDefault="00000000" w:rsidRPr="00000000" w14:paraId="0000152E">
      <w:pPr>
        <w:rPr/>
      </w:pPr>
      <w:r w:rsidDel="00000000" w:rsidR="00000000" w:rsidRPr="00000000">
        <w:rPr>
          <w:rtl w:val="0"/>
        </w:rPr>
      </w:r>
    </w:p>
    <w:p w:rsidR="00000000" w:rsidDel="00000000" w:rsidP="00000000" w:rsidRDefault="00000000" w:rsidRPr="00000000" w14:paraId="0000152F">
      <w:pPr>
        <w:rPr/>
      </w:pPr>
      <w:r w:rsidDel="00000000" w:rsidR="00000000" w:rsidRPr="00000000">
        <w:rPr>
          <w:rtl w:val="0"/>
        </w:rPr>
        <w:t xml:space="preserve">####################################################################################################</w:t>
      </w:r>
    </w:p>
    <w:p w:rsidR="00000000" w:rsidDel="00000000" w:rsidP="00000000" w:rsidRDefault="00000000" w:rsidRPr="00000000" w14:paraId="00001530">
      <w:pPr>
        <w:rPr/>
      </w:pPr>
      <w:r w:rsidDel="00000000" w:rsidR="00000000" w:rsidRPr="00000000">
        <w:rPr>
          <w:rtl w:val="0"/>
        </w:rPr>
        <w:t xml:space="preserve">#  MODULE M15 — MEMBERSHIP, PRICING &amp; PLATFORM FEE  (37 UC)</w:t>
      </w:r>
    </w:p>
    <w:p w:rsidR="00000000" w:rsidDel="00000000" w:rsidP="00000000" w:rsidRDefault="00000000" w:rsidRPr="00000000" w14:paraId="00001531">
      <w:pPr>
        <w:rPr/>
      </w:pPr>
      <w:r w:rsidDel="00000000" w:rsidR="00000000" w:rsidRPr="00000000">
        <w:rPr>
          <w:rtl w:val="0"/>
        </w:rPr>
        <w:t xml:space="preserve">####################################################################################################</w:t>
      </w:r>
    </w:p>
    <w:p w:rsidR="00000000" w:rsidDel="00000000" w:rsidP="00000000" w:rsidRDefault="00000000" w:rsidRPr="00000000" w14:paraId="00001532">
      <w:pPr>
        <w:rPr/>
      </w:pPr>
      <w:r w:rsidDel="00000000" w:rsidR="00000000" w:rsidRPr="00000000">
        <w:rPr>
          <w:rtl w:val="0"/>
        </w:rPr>
      </w:r>
    </w:p>
    <w:p w:rsidR="00000000" w:rsidDel="00000000" w:rsidP="00000000" w:rsidRDefault="00000000" w:rsidRPr="00000000" w14:paraId="00001533">
      <w:pPr>
        <w:rPr/>
      </w:pPr>
      <w:r w:rsidDel="00000000" w:rsidR="00000000" w:rsidRPr="00000000">
        <w:rPr>
          <w:rtl w:val="0"/>
        </w:rPr>
        <w:t xml:space="preserve">====================================================================================================</w:t>
      </w:r>
    </w:p>
    <w:p w:rsidR="00000000" w:rsidDel="00000000" w:rsidP="00000000" w:rsidRDefault="00000000" w:rsidRPr="00000000" w14:paraId="00001534">
      <w:pPr>
        <w:rPr/>
      </w:pPr>
      <w:r w:rsidDel="00000000" w:rsidR="00000000" w:rsidRPr="00000000">
        <w:rPr>
          <w:rtl w:val="0"/>
        </w:rPr>
        <w:t xml:space="preserve">BẢNG 60/95 :  RESOURCE_PRICE</w:t>
      </w:r>
    </w:p>
    <w:p w:rsidR="00000000" w:rsidDel="00000000" w:rsidP="00000000" w:rsidRDefault="00000000" w:rsidRPr="00000000" w14:paraId="00001535">
      <w:pPr>
        <w:rPr/>
      </w:pPr>
      <w:r w:rsidDel="00000000" w:rsidR="00000000" w:rsidRPr="00000000">
        <w:rPr>
          <w:rtl w:val="0"/>
        </w:rPr>
        <w:t xml:space="preserve">====================================================================================================</w:t>
      </w:r>
    </w:p>
    <w:p w:rsidR="00000000" w:rsidDel="00000000" w:rsidP="00000000" w:rsidRDefault="00000000" w:rsidRPr="00000000" w14:paraId="00001536">
      <w:pPr>
        <w:rPr/>
      </w:pPr>
      <w:r w:rsidDel="00000000" w:rsidR="00000000" w:rsidRPr="00000000">
        <w:rPr>
          <w:rtl w:val="0"/>
        </w:rPr>
      </w:r>
    </w:p>
    <w:p w:rsidR="00000000" w:rsidDel="00000000" w:rsidP="00000000" w:rsidRDefault="00000000" w:rsidRPr="00000000" w14:paraId="00001537">
      <w:pPr>
        <w:rPr/>
      </w:pPr>
      <w:r w:rsidDel="00000000" w:rsidR="00000000" w:rsidRPr="00000000">
        <w:rPr>
          <w:rtl w:val="0"/>
        </w:rPr>
        <w:t xml:space="preserve">Ý NGHĨA: Giá gốc theo chỗ ngồi/phòng, có lịch sử hiệu lực (BR-22).</w:t>
      </w:r>
    </w:p>
    <w:p w:rsidR="00000000" w:rsidDel="00000000" w:rsidP="00000000" w:rsidRDefault="00000000" w:rsidRPr="00000000" w14:paraId="00001538">
      <w:pPr>
        <w:rPr/>
      </w:pPr>
      <w:r w:rsidDel="00000000" w:rsidR="00000000" w:rsidRPr="00000000">
        <w:rPr>
          <w:rtl w:val="0"/>
        </w:rPr>
      </w:r>
    </w:p>
    <w:p w:rsidR="00000000" w:rsidDel="00000000" w:rsidP="00000000" w:rsidRDefault="00000000" w:rsidRPr="00000000" w14:paraId="00001539">
      <w:pPr>
        <w:rPr/>
      </w:pPr>
      <w:r w:rsidDel="00000000" w:rsidR="00000000" w:rsidRPr="00000000">
        <w:rPr>
          <w:rtl w:val="0"/>
        </w:rPr>
        <w:t xml:space="preserve">  Khoá chính : id</w:t>
      </w:r>
    </w:p>
    <w:p w:rsidR="00000000" w:rsidDel="00000000" w:rsidP="00000000" w:rsidRDefault="00000000" w:rsidRPr="00000000" w14:paraId="0000153A">
      <w:pPr>
        <w:rPr/>
      </w:pPr>
      <w:r w:rsidDel="00000000" w:rsidR="00000000" w:rsidRPr="00000000">
        <w:rPr>
          <w:rtl w:val="0"/>
        </w:rPr>
        <w:t xml:space="preserve">  Duy nhất   : uk_rp_resource_unit_from (resource_id, price_unit, effective_from)</w:t>
      </w:r>
    </w:p>
    <w:p w:rsidR="00000000" w:rsidDel="00000000" w:rsidP="00000000" w:rsidRDefault="00000000" w:rsidRPr="00000000" w14:paraId="0000153B">
      <w:pPr>
        <w:rPr/>
      </w:pPr>
      <w:r w:rsidDel="00000000" w:rsidR="00000000" w:rsidRPr="00000000">
        <w:rPr>
          <w:rtl w:val="0"/>
        </w:rPr>
        <w:t xml:space="preserve">  Tham chiếu tới:</w:t>
      </w:r>
    </w:p>
    <w:p w:rsidR="00000000" w:rsidDel="00000000" w:rsidP="00000000" w:rsidRDefault="00000000" w:rsidRPr="00000000" w14:paraId="0000153C">
      <w:pPr>
        <w:rPr/>
      </w:pPr>
      <w:r w:rsidDel="00000000" w:rsidR="00000000" w:rsidRPr="00000000">
        <w:rPr>
          <w:rtl w:val="0"/>
        </w:rPr>
        <w:t xml:space="preserve">      - resource_id                -&gt; workspace_resource.id   [ON DELETE CASCADE]</w:t>
      </w:r>
    </w:p>
    <w:p w:rsidR="00000000" w:rsidDel="00000000" w:rsidP="00000000" w:rsidRDefault="00000000" w:rsidRPr="00000000" w14:paraId="0000153D">
      <w:pPr>
        <w:rPr/>
      </w:pPr>
      <w:r w:rsidDel="00000000" w:rsidR="00000000" w:rsidRPr="00000000">
        <w:rPr>
          <w:rtl w:val="0"/>
        </w:rPr>
      </w:r>
    </w:p>
    <w:p w:rsidR="00000000" w:rsidDel="00000000" w:rsidP="00000000" w:rsidRDefault="00000000" w:rsidRPr="00000000" w14:paraId="0000153E">
      <w:pPr>
        <w:rPr/>
      </w:pPr>
      <w:r w:rsidDel="00000000" w:rsidR="00000000" w:rsidRPr="00000000">
        <w:rPr>
          <w:rtl w:val="0"/>
        </w:rPr>
        <w:t xml:space="preserve">  DANH SÁCH THUỘC TÍNH</w:t>
      </w:r>
    </w:p>
    <w:p w:rsidR="00000000" w:rsidDel="00000000" w:rsidP="00000000" w:rsidRDefault="00000000" w:rsidRPr="00000000" w14:paraId="0000153F">
      <w:pPr>
        <w:rPr/>
      </w:pPr>
      <w:r w:rsidDel="00000000" w:rsidR="00000000" w:rsidRPr="00000000">
        <w:rPr>
          <w:rtl w:val="0"/>
        </w:rPr>
        <w:t xml:space="preserve">  --------------------------------------------------------------------------------------------------</w:t>
      </w:r>
    </w:p>
    <w:p w:rsidR="00000000" w:rsidDel="00000000" w:rsidP="00000000" w:rsidRDefault="00000000" w:rsidRPr="00000000" w14:paraId="00001540">
      <w:pPr>
        <w:rPr/>
      </w:pPr>
      <w:r w:rsidDel="00000000" w:rsidR="00000000" w:rsidRPr="00000000">
        <w:rPr>
          <w:rtl w:val="0"/>
        </w:rPr>
        <w:t xml:space="preserve">    1. id                           BIGINT UNSIGNED            Null:NO   [PK]</w:t>
      </w:r>
    </w:p>
    <w:p w:rsidR="00000000" w:rsidDel="00000000" w:rsidP="00000000" w:rsidRDefault="00000000" w:rsidRPr="00000000" w14:paraId="00001541">
      <w:pPr>
        <w:rPr/>
      </w:pPr>
      <w:r w:rsidDel="00000000" w:rsidR="00000000" w:rsidRPr="00000000">
        <w:rPr>
          <w:rtl w:val="0"/>
        </w:rPr>
        <w:t xml:space="preserve">        · AUTO_INCREMENT</w:t>
      </w:r>
    </w:p>
    <w:p w:rsidR="00000000" w:rsidDel="00000000" w:rsidP="00000000" w:rsidRDefault="00000000" w:rsidRPr="00000000" w14:paraId="00001542">
      <w:pPr>
        <w:rPr/>
      </w:pPr>
      <w:r w:rsidDel="00000000" w:rsidR="00000000" w:rsidRPr="00000000">
        <w:rPr>
          <w:rtl w:val="0"/>
        </w:rPr>
        <w:t xml:space="preserve">        Khoá chính, tự tăng.</w:t>
      </w:r>
    </w:p>
    <w:p w:rsidR="00000000" w:rsidDel="00000000" w:rsidP="00000000" w:rsidRDefault="00000000" w:rsidRPr="00000000" w14:paraId="00001543">
      <w:pPr>
        <w:rPr/>
      </w:pPr>
      <w:r w:rsidDel="00000000" w:rsidR="00000000" w:rsidRPr="00000000">
        <w:rPr>
          <w:rtl w:val="0"/>
        </w:rPr>
        <w:t xml:space="preserve">    2. resource_id                  BIGINT UNSIGNED            Null:NO   [FK/UQ/IDX]</w:t>
      </w:r>
    </w:p>
    <w:p w:rsidR="00000000" w:rsidDel="00000000" w:rsidP="00000000" w:rsidRDefault="00000000" w:rsidRPr="00000000" w14:paraId="00001544">
      <w:pPr>
        <w:rPr/>
      </w:pPr>
      <w:r w:rsidDel="00000000" w:rsidR="00000000" w:rsidRPr="00000000">
        <w:rPr>
          <w:rtl w:val="0"/>
        </w:rPr>
        <w:t xml:space="preserve">        Khoá ngoại tới bảng workspace_resource (Chỗ ngồi / phòng có thể đặt).</w:t>
      </w:r>
    </w:p>
    <w:p w:rsidR="00000000" w:rsidDel="00000000" w:rsidP="00000000" w:rsidRDefault="00000000" w:rsidRPr="00000000" w14:paraId="00001545">
      <w:pPr>
        <w:rPr/>
      </w:pPr>
      <w:r w:rsidDel="00000000" w:rsidR="00000000" w:rsidRPr="00000000">
        <w:rPr>
          <w:rtl w:val="0"/>
        </w:rPr>
        <w:t xml:space="preserve">    3. price_unit                   ENUM('HOUR','DAY','MONTH') Null:NO   [UQ/IDX]</w:t>
      </w:r>
    </w:p>
    <w:p w:rsidR="00000000" w:rsidDel="00000000" w:rsidP="00000000" w:rsidRDefault="00000000" w:rsidRPr="00000000" w14:paraId="00001546">
      <w:pPr>
        <w:rPr/>
      </w:pPr>
      <w:r w:rsidDel="00000000" w:rsidR="00000000" w:rsidRPr="00000000">
        <w:rPr>
          <w:rtl w:val="0"/>
        </w:rPr>
        <w:t xml:space="preserve">        · Mặc định = 'HOUR'</w:t>
      </w:r>
    </w:p>
    <w:p w:rsidR="00000000" w:rsidDel="00000000" w:rsidP="00000000" w:rsidRDefault="00000000" w:rsidRPr="00000000" w14:paraId="00001547">
      <w:pPr>
        <w:rPr/>
      </w:pPr>
      <w:r w:rsidDel="00000000" w:rsidR="00000000" w:rsidRPr="00000000">
        <w:rPr>
          <w:rtl w:val="0"/>
        </w:rPr>
        <w:t xml:space="preserve">        Đơn vị tính giá: theo giờ, theo ngày hoặc theo tháng.</w:t>
      </w:r>
    </w:p>
    <w:p w:rsidR="00000000" w:rsidDel="00000000" w:rsidP="00000000" w:rsidRDefault="00000000" w:rsidRPr="00000000" w14:paraId="00001548">
      <w:pPr>
        <w:rPr/>
      </w:pPr>
      <w:r w:rsidDel="00000000" w:rsidR="00000000" w:rsidRPr="00000000">
        <w:rPr>
          <w:rtl w:val="0"/>
        </w:rPr>
        <w:t xml:space="preserve">        Giá trị hợp lệ: HOUR | DAY | MONTH</w:t>
      </w:r>
    </w:p>
    <w:p w:rsidR="00000000" w:rsidDel="00000000" w:rsidP="00000000" w:rsidRDefault="00000000" w:rsidRPr="00000000" w14:paraId="00001549">
      <w:pPr>
        <w:rPr/>
      </w:pPr>
      <w:r w:rsidDel="00000000" w:rsidR="00000000" w:rsidRPr="00000000">
        <w:rPr>
          <w:rtl w:val="0"/>
        </w:rPr>
        <w:t xml:space="preserve">    4. amount                       DECIMAL(15,2)              Null:NO  </w:t>
      </w:r>
    </w:p>
    <w:p w:rsidR="00000000" w:rsidDel="00000000" w:rsidP="00000000" w:rsidRDefault="00000000" w:rsidRPr="00000000" w14:paraId="0000154A">
      <w:pPr>
        <w:rPr/>
      </w:pPr>
      <w:r w:rsidDel="00000000" w:rsidR="00000000" w:rsidRPr="00000000">
        <w:rPr>
          <w:rtl w:val="0"/>
        </w:rPr>
        <w:t xml:space="preserve">        Số tiền.</w:t>
      </w:r>
    </w:p>
    <w:p w:rsidR="00000000" w:rsidDel="00000000" w:rsidP="00000000" w:rsidRDefault="00000000" w:rsidRPr="00000000" w14:paraId="0000154B">
      <w:pPr>
        <w:rPr/>
      </w:pPr>
      <w:r w:rsidDel="00000000" w:rsidR="00000000" w:rsidRPr="00000000">
        <w:rPr>
          <w:rtl w:val="0"/>
        </w:rPr>
        <w:t xml:space="preserve">    5. currency                     CHAR(3)                    Null:NO  </w:t>
      </w:r>
    </w:p>
    <w:p w:rsidR="00000000" w:rsidDel="00000000" w:rsidP="00000000" w:rsidRDefault="00000000" w:rsidRPr="00000000" w14:paraId="0000154C">
      <w:pPr>
        <w:rPr/>
      </w:pPr>
      <w:r w:rsidDel="00000000" w:rsidR="00000000" w:rsidRPr="00000000">
        <w:rPr>
          <w:rtl w:val="0"/>
        </w:rPr>
        <w:t xml:space="preserve">        · Mặc định = 'VND'</w:t>
      </w:r>
    </w:p>
    <w:p w:rsidR="00000000" w:rsidDel="00000000" w:rsidP="00000000" w:rsidRDefault="00000000" w:rsidRPr="00000000" w14:paraId="0000154D">
      <w:pPr>
        <w:rPr/>
      </w:pPr>
      <w:r w:rsidDel="00000000" w:rsidR="00000000" w:rsidRPr="00000000">
        <w:rPr>
          <w:rtl w:val="0"/>
        </w:rPr>
        <w:t xml:space="preserve">        Đơn vị tiền tệ theo ISO-4217, mặc định VND.</w:t>
      </w:r>
    </w:p>
    <w:p w:rsidR="00000000" w:rsidDel="00000000" w:rsidP="00000000" w:rsidRDefault="00000000" w:rsidRPr="00000000" w14:paraId="0000154E">
      <w:pPr>
        <w:rPr/>
      </w:pPr>
      <w:r w:rsidDel="00000000" w:rsidR="00000000" w:rsidRPr="00000000">
        <w:rPr>
          <w:rtl w:val="0"/>
        </w:rPr>
        <w:t xml:space="preserve">    6. effective_from               DATE                       Null:NO   [UQ]</w:t>
      </w:r>
    </w:p>
    <w:p w:rsidR="00000000" w:rsidDel="00000000" w:rsidP="00000000" w:rsidRDefault="00000000" w:rsidRPr="00000000" w14:paraId="0000154F">
      <w:pPr>
        <w:rPr/>
      </w:pPr>
      <w:r w:rsidDel="00000000" w:rsidR="00000000" w:rsidRPr="00000000">
        <w:rPr>
          <w:rtl w:val="0"/>
        </w:rPr>
        <w:t xml:space="preserve">        Ngày bắt đầu có hiệu lực.</w:t>
      </w:r>
    </w:p>
    <w:p w:rsidR="00000000" w:rsidDel="00000000" w:rsidP="00000000" w:rsidRDefault="00000000" w:rsidRPr="00000000" w14:paraId="00001550">
      <w:pPr>
        <w:rPr/>
      </w:pPr>
      <w:r w:rsidDel="00000000" w:rsidR="00000000" w:rsidRPr="00000000">
        <w:rPr>
          <w:rtl w:val="0"/>
        </w:rPr>
        <w:t xml:space="preserve">    7. effective_to                 DATE                       Null:YES </w:t>
      </w:r>
    </w:p>
    <w:p w:rsidR="00000000" w:rsidDel="00000000" w:rsidP="00000000" w:rsidRDefault="00000000" w:rsidRPr="00000000" w14:paraId="00001551">
      <w:pPr>
        <w:rPr/>
      </w:pPr>
      <w:r w:rsidDel="00000000" w:rsidR="00000000" w:rsidRPr="00000000">
        <w:rPr>
          <w:rtl w:val="0"/>
        </w:rPr>
        <w:t xml:space="preserve">        Ngày hết hiệu lực; để trống nghĩa là còn hiệu lực vô thời hạn.</w:t>
      </w:r>
    </w:p>
    <w:p w:rsidR="00000000" w:rsidDel="00000000" w:rsidP="00000000" w:rsidRDefault="00000000" w:rsidRPr="00000000" w14:paraId="00001552">
      <w:pPr>
        <w:rPr/>
      </w:pPr>
      <w:r w:rsidDel="00000000" w:rsidR="00000000" w:rsidRPr="00000000">
        <w:rPr>
          <w:rtl w:val="0"/>
        </w:rPr>
        <w:t xml:space="preserve">    8. is_active                    TINYINT(1)                 Null:NO   [IDX]</w:t>
      </w:r>
    </w:p>
    <w:p w:rsidR="00000000" w:rsidDel="00000000" w:rsidP="00000000" w:rsidRDefault="00000000" w:rsidRPr="00000000" w14:paraId="00001553">
      <w:pPr>
        <w:rPr/>
      </w:pPr>
      <w:r w:rsidDel="00000000" w:rsidR="00000000" w:rsidRPr="00000000">
        <w:rPr>
          <w:rtl w:val="0"/>
        </w:rPr>
        <w:t xml:space="preserve">        · Mặc định = 1</w:t>
      </w:r>
    </w:p>
    <w:p w:rsidR="00000000" w:rsidDel="00000000" w:rsidP="00000000" w:rsidRDefault="00000000" w:rsidRPr="00000000" w14:paraId="00001554">
      <w:pPr>
        <w:rPr/>
      </w:pPr>
      <w:r w:rsidDel="00000000" w:rsidR="00000000" w:rsidRPr="00000000">
        <w:rPr>
          <w:rtl w:val="0"/>
        </w:rPr>
        <w:t xml:space="preserve">        Cờ bật/tắt hiệu lực.</w:t>
      </w:r>
    </w:p>
    <w:p w:rsidR="00000000" w:rsidDel="00000000" w:rsidP="00000000" w:rsidRDefault="00000000" w:rsidRPr="00000000" w14:paraId="00001555">
      <w:pPr>
        <w:rPr/>
      </w:pPr>
      <w:r w:rsidDel="00000000" w:rsidR="00000000" w:rsidRPr="00000000">
        <w:rPr>
          <w:rtl w:val="0"/>
        </w:rPr>
        <w:t xml:space="preserve">    9. updated_by                   BIGINT UNSIGNED            Null:YES </w:t>
      </w:r>
    </w:p>
    <w:p w:rsidR="00000000" w:rsidDel="00000000" w:rsidP="00000000" w:rsidRDefault="00000000" w:rsidRPr="00000000" w14:paraId="00001556">
      <w:pPr>
        <w:rPr/>
      </w:pPr>
      <w:r w:rsidDel="00000000" w:rsidR="00000000" w:rsidRPr="00000000">
        <w:rPr>
          <w:rtl w:val="0"/>
        </w:rPr>
        <w:t xml:space="preserve">        Người cập nhật gần nhất.</w:t>
      </w:r>
    </w:p>
    <w:p w:rsidR="00000000" w:rsidDel="00000000" w:rsidP="00000000" w:rsidRDefault="00000000" w:rsidRPr="00000000" w14:paraId="00001557">
      <w:pPr>
        <w:rPr/>
      </w:pPr>
      <w:r w:rsidDel="00000000" w:rsidR="00000000" w:rsidRPr="00000000">
        <w:rPr>
          <w:rtl w:val="0"/>
        </w:rPr>
        <w:t xml:space="preserve">   10. created_at                   DATETIME(3)                Null:NO  </w:t>
      </w:r>
    </w:p>
    <w:p w:rsidR="00000000" w:rsidDel="00000000" w:rsidP="00000000" w:rsidRDefault="00000000" w:rsidRPr="00000000" w14:paraId="00001558">
      <w:pPr>
        <w:rPr/>
      </w:pPr>
      <w:r w:rsidDel="00000000" w:rsidR="00000000" w:rsidRPr="00000000">
        <w:rPr>
          <w:rtl w:val="0"/>
        </w:rPr>
        <w:t xml:space="preserve">        · Mặc định = CURRENT_TIMESTAMP(3)</w:t>
      </w:r>
    </w:p>
    <w:p w:rsidR="00000000" w:rsidDel="00000000" w:rsidP="00000000" w:rsidRDefault="00000000" w:rsidRPr="00000000" w14:paraId="00001559">
      <w:pPr>
        <w:rPr/>
      </w:pPr>
      <w:r w:rsidDel="00000000" w:rsidR="00000000" w:rsidRPr="00000000">
        <w:rPr>
          <w:rtl w:val="0"/>
        </w:rPr>
        <w:t xml:space="preserve">        Thời điểm bản ghi được tạo.</w:t>
      </w:r>
    </w:p>
    <w:p w:rsidR="00000000" w:rsidDel="00000000" w:rsidP="00000000" w:rsidRDefault="00000000" w:rsidRPr="00000000" w14:paraId="0000155A">
      <w:pPr>
        <w:rPr/>
      </w:pPr>
      <w:r w:rsidDel="00000000" w:rsidR="00000000" w:rsidRPr="00000000">
        <w:rPr>
          <w:rtl w:val="0"/>
        </w:rPr>
        <w:t xml:space="preserve">   11. updated_at                   DATETIME(3)                Null:NO  </w:t>
      </w:r>
    </w:p>
    <w:p w:rsidR="00000000" w:rsidDel="00000000" w:rsidP="00000000" w:rsidRDefault="00000000" w:rsidRPr="00000000" w14:paraId="0000155B">
      <w:pPr>
        <w:rPr/>
      </w:pPr>
      <w:r w:rsidDel="00000000" w:rsidR="00000000" w:rsidRPr="00000000">
        <w:rPr>
          <w:rtl w:val="0"/>
        </w:rPr>
        <w:t xml:space="preserve">        · Mặc định = CURRENT_TIMESTAMP(3)  |  AUTO-UPDATE</w:t>
      </w:r>
    </w:p>
    <w:p w:rsidR="00000000" w:rsidDel="00000000" w:rsidP="00000000" w:rsidRDefault="00000000" w:rsidRPr="00000000" w14:paraId="0000155C">
      <w:pPr>
        <w:rPr/>
      </w:pPr>
      <w:r w:rsidDel="00000000" w:rsidR="00000000" w:rsidRPr="00000000">
        <w:rPr>
          <w:rtl w:val="0"/>
        </w:rPr>
        <w:t xml:space="preserve">        Thời điểm cập nhật gần nhất (tự động cập nhật).</w:t>
      </w:r>
    </w:p>
    <w:p w:rsidR="00000000" w:rsidDel="00000000" w:rsidP="00000000" w:rsidRDefault="00000000" w:rsidRPr="00000000" w14:paraId="0000155D">
      <w:pPr>
        <w:rPr/>
      </w:pPr>
      <w:r w:rsidDel="00000000" w:rsidR="00000000" w:rsidRPr="00000000">
        <w:rPr>
          <w:rtl w:val="0"/>
        </w:rPr>
      </w:r>
    </w:p>
    <w:p w:rsidR="00000000" w:rsidDel="00000000" w:rsidP="00000000" w:rsidRDefault="00000000" w:rsidRPr="00000000" w14:paraId="0000155E">
      <w:pPr>
        <w:rPr/>
      </w:pPr>
      <w:r w:rsidDel="00000000" w:rsidR="00000000" w:rsidRPr="00000000">
        <w:rPr>
          <w:rtl w:val="0"/>
        </w:rPr>
      </w:r>
    </w:p>
    <w:p w:rsidR="00000000" w:rsidDel="00000000" w:rsidP="00000000" w:rsidRDefault="00000000" w:rsidRPr="00000000" w14:paraId="0000155F">
      <w:pPr>
        <w:rPr/>
      </w:pPr>
      <w:r w:rsidDel="00000000" w:rsidR="00000000" w:rsidRPr="00000000">
        <w:rPr>
          <w:rtl w:val="0"/>
        </w:rPr>
        <w:t xml:space="preserve">====================================================================================================</w:t>
      </w:r>
    </w:p>
    <w:p w:rsidR="00000000" w:rsidDel="00000000" w:rsidP="00000000" w:rsidRDefault="00000000" w:rsidRPr="00000000" w14:paraId="00001560">
      <w:pPr>
        <w:rPr/>
      </w:pPr>
      <w:r w:rsidDel="00000000" w:rsidR="00000000" w:rsidRPr="00000000">
        <w:rPr>
          <w:rtl w:val="0"/>
        </w:rPr>
        <w:t xml:space="preserve">BẢNG 61/95 :  PRICING_RULE</w:t>
      </w:r>
    </w:p>
    <w:p w:rsidR="00000000" w:rsidDel="00000000" w:rsidP="00000000" w:rsidRDefault="00000000" w:rsidRPr="00000000" w14:paraId="00001561">
      <w:pPr>
        <w:rPr/>
      </w:pPr>
      <w:r w:rsidDel="00000000" w:rsidR="00000000" w:rsidRPr="00000000">
        <w:rPr>
          <w:rtl w:val="0"/>
        </w:rPr>
        <w:t xml:space="preserve">====================================================================================================</w:t>
      </w:r>
    </w:p>
    <w:p w:rsidR="00000000" w:rsidDel="00000000" w:rsidP="00000000" w:rsidRDefault="00000000" w:rsidRPr="00000000" w14:paraId="00001562">
      <w:pPr>
        <w:rPr/>
      </w:pPr>
      <w:r w:rsidDel="00000000" w:rsidR="00000000" w:rsidRPr="00000000">
        <w:rPr>
          <w:rtl w:val="0"/>
        </w:rPr>
      </w:r>
    </w:p>
    <w:p w:rsidR="00000000" w:rsidDel="00000000" w:rsidP="00000000" w:rsidRDefault="00000000" w:rsidRPr="00000000" w14:paraId="00001563">
      <w:pPr>
        <w:rPr/>
      </w:pPr>
      <w:r w:rsidDel="00000000" w:rsidR="00000000" w:rsidRPr="00000000">
        <w:rPr>
          <w:rtl w:val="0"/>
        </w:rPr>
        <w:t xml:space="preserve">Ý NGHĨA: Quy tắc điều chỉnh giá theo giờ/ngày/mùa (M15-UC03..UC08).</w:t>
      </w:r>
    </w:p>
    <w:p w:rsidR="00000000" w:rsidDel="00000000" w:rsidP="00000000" w:rsidRDefault="00000000" w:rsidRPr="00000000" w14:paraId="00001564">
      <w:pPr>
        <w:rPr/>
      </w:pPr>
      <w:r w:rsidDel="00000000" w:rsidR="00000000" w:rsidRPr="00000000">
        <w:rPr>
          <w:rtl w:val="0"/>
        </w:rPr>
      </w:r>
    </w:p>
    <w:p w:rsidR="00000000" w:rsidDel="00000000" w:rsidP="00000000" w:rsidRDefault="00000000" w:rsidRPr="00000000" w14:paraId="00001565">
      <w:pPr>
        <w:rPr/>
      </w:pPr>
      <w:r w:rsidDel="00000000" w:rsidR="00000000" w:rsidRPr="00000000">
        <w:rPr>
          <w:rtl w:val="0"/>
        </w:rPr>
        <w:t xml:space="preserve">  Khoá chính : id</w:t>
      </w:r>
    </w:p>
    <w:p w:rsidR="00000000" w:rsidDel="00000000" w:rsidP="00000000" w:rsidRDefault="00000000" w:rsidRPr="00000000" w14:paraId="00001566">
      <w:pPr>
        <w:rPr/>
      </w:pPr>
      <w:r w:rsidDel="00000000" w:rsidR="00000000" w:rsidRPr="00000000">
        <w:rPr>
          <w:rtl w:val="0"/>
        </w:rPr>
        <w:t xml:space="preserve">  Tham chiếu tới:</w:t>
      </w:r>
    </w:p>
    <w:p w:rsidR="00000000" w:rsidDel="00000000" w:rsidP="00000000" w:rsidRDefault="00000000" w:rsidRPr="00000000" w14:paraId="00001567">
      <w:pPr>
        <w:rPr/>
      </w:pPr>
      <w:r w:rsidDel="00000000" w:rsidR="00000000" w:rsidRPr="00000000">
        <w:rPr>
          <w:rtl w:val="0"/>
        </w:rPr>
        <w:t xml:space="preserve">      - organizer_id               -&gt; organizer_profile.id   [ON DELETE CASCADE]</w:t>
      </w:r>
    </w:p>
    <w:p w:rsidR="00000000" w:rsidDel="00000000" w:rsidP="00000000" w:rsidRDefault="00000000" w:rsidRPr="00000000" w14:paraId="00001568">
      <w:pPr>
        <w:rPr/>
      </w:pPr>
      <w:r w:rsidDel="00000000" w:rsidR="00000000" w:rsidRPr="00000000">
        <w:rPr>
          <w:rtl w:val="0"/>
        </w:rPr>
        <w:t xml:space="preserve">      - workspace_id               -&gt; workspace.id   [ON DELETE CASCADE]</w:t>
      </w:r>
    </w:p>
    <w:p w:rsidR="00000000" w:rsidDel="00000000" w:rsidP="00000000" w:rsidRDefault="00000000" w:rsidRPr="00000000" w14:paraId="00001569">
      <w:pPr>
        <w:rPr/>
      </w:pPr>
      <w:r w:rsidDel="00000000" w:rsidR="00000000" w:rsidRPr="00000000">
        <w:rPr>
          <w:rtl w:val="0"/>
        </w:rPr>
        <w:t xml:space="preserve">      - seat_type_id               -&gt; seat_type.id   [ON DELETE CASCADE]</w:t>
      </w:r>
    </w:p>
    <w:p w:rsidR="00000000" w:rsidDel="00000000" w:rsidP="00000000" w:rsidRDefault="00000000" w:rsidRPr="00000000" w14:paraId="0000156A">
      <w:pPr>
        <w:rPr/>
      </w:pPr>
      <w:r w:rsidDel="00000000" w:rsidR="00000000" w:rsidRPr="00000000">
        <w:rPr>
          <w:rtl w:val="0"/>
        </w:rPr>
        <w:t xml:space="preserve">      - resource_id                -&gt; workspace_resource.id   [ON DELETE CASCADE]</w:t>
      </w:r>
    </w:p>
    <w:p w:rsidR="00000000" w:rsidDel="00000000" w:rsidP="00000000" w:rsidRDefault="00000000" w:rsidRPr="00000000" w14:paraId="0000156B">
      <w:pPr>
        <w:rPr/>
      </w:pPr>
      <w:r w:rsidDel="00000000" w:rsidR="00000000" w:rsidRPr="00000000">
        <w:rPr>
          <w:rtl w:val="0"/>
        </w:rPr>
      </w:r>
    </w:p>
    <w:p w:rsidR="00000000" w:rsidDel="00000000" w:rsidP="00000000" w:rsidRDefault="00000000" w:rsidRPr="00000000" w14:paraId="0000156C">
      <w:pPr>
        <w:rPr/>
      </w:pPr>
      <w:r w:rsidDel="00000000" w:rsidR="00000000" w:rsidRPr="00000000">
        <w:rPr>
          <w:rtl w:val="0"/>
        </w:rPr>
        <w:t xml:space="preserve">  DANH SÁCH THUỘC TÍNH</w:t>
      </w:r>
    </w:p>
    <w:p w:rsidR="00000000" w:rsidDel="00000000" w:rsidP="00000000" w:rsidRDefault="00000000" w:rsidRPr="00000000" w14:paraId="0000156D">
      <w:pPr>
        <w:rPr/>
      </w:pPr>
      <w:r w:rsidDel="00000000" w:rsidR="00000000" w:rsidRPr="00000000">
        <w:rPr>
          <w:rtl w:val="0"/>
        </w:rPr>
        <w:t xml:space="preserve">  --------------------------------------------------------------------------------------------------</w:t>
      </w:r>
    </w:p>
    <w:p w:rsidR="00000000" w:rsidDel="00000000" w:rsidP="00000000" w:rsidRDefault="00000000" w:rsidRPr="00000000" w14:paraId="0000156E">
      <w:pPr>
        <w:rPr/>
      </w:pPr>
      <w:r w:rsidDel="00000000" w:rsidR="00000000" w:rsidRPr="00000000">
        <w:rPr>
          <w:rtl w:val="0"/>
        </w:rPr>
        <w:t xml:space="preserve">    1. id                           BIGINT UNSIGNED            Null:NO   [PK]</w:t>
      </w:r>
    </w:p>
    <w:p w:rsidR="00000000" w:rsidDel="00000000" w:rsidP="00000000" w:rsidRDefault="00000000" w:rsidRPr="00000000" w14:paraId="0000156F">
      <w:pPr>
        <w:rPr/>
      </w:pPr>
      <w:r w:rsidDel="00000000" w:rsidR="00000000" w:rsidRPr="00000000">
        <w:rPr>
          <w:rtl w:val="0"/>
        </w:rPr>
        <w:t xml:space="preserve">        · AUTO_INCREMENT</w:t>
      </w:r>
    </w:p>
    <w:p w:rsidR="00000000" w:rsidDel="00000000" w:rsidP="00000000" w:rsidRDefault="00000000" w:rsidRPr="00000000" w14:paraId="00001570">
      <w:pPr>
        <w:rPr/>
      </w:pPr>
      <w:r w:rsidDel="00000000" w:rsidR="00000000" w:rsidRPr="00000000">
        <w:rPr>
          <w:rtl w:val="0"/>
        </w:rPr>
        <w:t xml:space="preserve">        Khoá chính, tự tăng.</w:t>
      </w:r>
    </w:p>
    <w:p w:rsidR="00000000" w:rsidDel="00000000" w:rsidP="00000000" w:rsidRDefault="00000000" w:rsidRPr="00000000" w14:paraId="00001571">
      <w:pPr>
        <w:rPr/>
      </w:pPr>
      <w:r w:rsidDel="00000000" w:rsidR="00000000" w:rsidRPr="00000000">
        <w:rPr>
          <w:rtl w:val="0"/>
        </w:rPr>
        <w:t xml:space="preserve">    2. organizer_id                 BIGINT UNSIGNED            Null:NO   [FK/IDX]</w:t>
      </w:r>
    </w:p>
    <w:p w:rsidR="00000000" w:rsidDel="00000000" w:rsidP="00000000" w:rsidRDefault="00000000" w:rsidRPr="00000000" w14:paraId="00001572">
      <w:pPr>
        <w:rPr/>
      </w:pPr>
      <w:r w:rsidDel="00000000" w:rsidR="00000000" w:rsidRPr="00000000">
        <w:rPr>
          <w:rtl w:val="0"/>
        </w:rPr>
        <w:t xml:space="preserve">        Khoá ngoại tới bảng organizer_profile (Hồ sơ doanh nghiệp Organizer).</w:t>
      </w:r>
    </w:p>
    <w:p w:rsidR="00000000" w:rsidDel="00000000" w:rsidP="00000000" w:rsidRDefault="00000000" w:rsidRPr="00000000" w14:paraId="00001573">
      <w:pPr>
        <w:rPr/>
      </w:pPr>
      <w:r w:rsidDel="00000000" w:rsidR="00000000" w:rsidRPr="00000000">
        <w:rPr>
          <w:rtl w:val="0"/>
        </w:rPr>
        <w:t xml:space="preserve">    3. workspace_id                 BIGINT UNSIGNED            Null:YES  [FK/IDX]</w:t>
      </w:r>
    </w:p>
    <w:p w:rsidR="00000000" w:rsidDel="00000000" w:rsidP="00000000" w:rsidRDefault="00000000" w:rsidRPr="00000000" w14:paraId="00001574">
      <w:pPr>
        <w:rPr/>
      </w:pPr>
      <w:r w:rsidDel="00000000" w:rsidR="00000000" w:rsidRPr="00000000">
        <w:rPr>
          <w:rtl w:val="0"/>
        </w:rPr>
        <w:t xml:space="preserve">        NULL = áp dụng mọi workspace của Organizer.</w:t>
      </w:r>
    </w:p>
    <w:p w:rsidR="00000000" w:rsidDel="00000000" w:rsidP="00000000" w:rsidRDefault="00000000" w:rsidRPr="00000000" w14:paraId="00001575">
      <w:pPr>
        <w:rPr/>
      </w:pPr>
      <w:r w:rsidDel="00000000" w:rsidR="00000000" w:rsidRPr="00000000">
        <w:rPr>
          <w:rtl w:val="0"/>
        </w:rPr>
        <w:t xml:space="preserve">    4. seat_type_id                 BIGINT UNSIGNED            Null:YES  [FK]</w:t>
      </w:r>
    </w:p>
    <w:p w:rsidR="00000000" w:rsidDel="00000000" w:rsidP="00000000" w:rsidRDefault="00000000" w:rsidRPr="00000000" w14:paraId="00001576">
      <w:pPr>
        <w:rPr/>
      </w:pPr>
      <w:r w:rsidDel="00000000" w:rsidR="00000000" w:rsidRPr="00000000">
        <w:rPr>
          <w:rtl w:val="0"/>
        </w:rPr>
        <w:t xml:space="preserve">        Khoá ngoại tới bảng seat_type (Loại chỗ ngồi / phòng). Có thể bỏ trống.</w:t>
      </w:r>
    </w:p>
    <w:p w:rsidR="00000000" w:rsidDel="00000000" w:rsidP="00000000" w:rsidRDefault="00000000" w:rsidRPr="00000000" w14:paraId="00001577">
      <w:pPr>
        <w:rPr/>
      </w:pPr>
      <w:r w:rsidDel="00000000" w:rsidR="00000000" w:rsidRPr="00000000">
        <w:rPr>
          <w:rtl w:val="0"/>
        </w:rPr>
        <w:t xml:space="preserve">    5. resource_id                  BIGINT UNSIGNED            Null:YES  [FK]</w:t>
      </w:r>
    </w:p>
    <w:p w:rsidR="00000000" w:rsidDel="00000000" w:rsidP="00000000" w:rsidRDefault="00000000" w:rsidRPr="00000000" w14:paraId="00001578">
      <w:pPr>
        <w:rPr/>
      </w:pPr>
      <w:r w:rsidDel="00000000" w:rsidR="00000000" w:rsidRPr="00000000">
        <w:rPr>
          <w:rtl w:val="0"/>
        </w:rPr>
        <w:t xml:space="preserve">        Khoá ngoại tới bảng workspace_resource (Chỗ ngồi / phòng có thể đặt). Có thể bỏ trống.</w:t>
      </w:r>
    </w:p>
    <w:p w:rsidR="00000000" w:rsidDel="00000000" w:rsidP="00000000" w:rsidRDefault="00000000" w:rsidRPr="00000000" w14:paraId="00001579">
      <w:pPr>
        <w:rPr/>
      </w:pPr>
      <w:r w:rsidDel="00000000" w:rsidR="00000000" w:rsidRPr="00000000">
        <w:rPr>
          <w:rtl w:val="0"/>
        </w:rPr>
        <w:t xml:space="preserve">    6. name                         VARCHAR(150)               Null:NO  </w:t>
      </w:r>
    </w:p>
    <w:p w:rsidR="00000000" w:rsidDel="00000000" w:rsidP="00000000" w:rsidRDefault="00000000" w:rsidRPr="00000000" w14:paraId="0000157A">
      <w:pPr>
        <w:rPr/>
      </w:pPr>
      <w:r w:rsidDel="00000000" w:rsidR="00000000" w:rsidRPr="00000000">
        <w:rPr>
          <w:rtl w:val="0"/>
        </w:rPr>
        <w:t xml:space="preserve">        Tên hiển thị.</w:t>
      </w:r>
    </w:p>
    <w:p w:rsidR="00000000" w:rsidDel="00000000" w:rsidP="00000000" w:rsidRDefault="00000000" w:rsidRPr="00000000" w14:paraId="0000157B">
      <w:pPr>
        <w:rPr/>
      </w:pPr>
      <w:r w:rsidDel="00000000" w:rsidR="00000000" w:rsidRPr="00000000">
        <w:rPr>
          <w:rtl w:val="0"/>
        </w:rPr>
        <w:t xml:space="preserve">    7. description                  VARCHAR(500)               Null:YES </w:t>
      </w:r>
    </w:p>
    <w:p w:rsidR="00000000" w:rsidDel="00000000" w:rsidP="00000000" w:rsidRDefault="00000000" w:rsidRPr="00000000" w14:paraId="0000157C">
      <w:pPr>
        <w:rPr/>
      </w:pPr>
      <w:r w:rsidDel="00000000" w:rsidR="00000000" w:rsidRPr="00000000">
        <w:rPr>
          <w:rtl w:val="0"/>
        </w:rPr>
        <w:t xml:space="preserve">        Mô tả chi tiết.</w:t>
      </w:r>
    </w:p>
    <w:p w:rsidR="00000000" w:rsidDel="00000000" w:rsidP="00000000" w:rsidRDefault="00000000" w:rsidRPr="00000000" w14:paraId="0000157D">
      <w:pPr>
        <w:rPr/>
      </w:pPr>
      <w:r w:rsidDel="00000000" w:rsidR="00000000" w:rsidRPr="00000000">
        <w:rPr>
          <w:rtl w:val="0"/>
        </w:rPr>
        <w:t xml:space="preserve">    8. time_from                    TIME                       Null:YES </w:t>
      </w:r>
    </w:p>
    <w:p w:rsidR="00000000" w:rsidDel="00000000" w:rsidP="00000000" w:rsidRDefault="00000000" w:rsidRPr="00000000" w14:paraId="0000157E">
      <w:pPr>
        <w:rPr/>
      </w:pPr>
      <w:r w:rsidDel="00000000" w:rsidR="00000000" w:rsidRPr="00000000">
        <w:rPr>
          <w:rtl w:val="0"/>
        </w:rPr>
        <w:t xml:space="preserve">        Giờ bắt đầu áp dụng quy tắc trong ngày.</w:t>
      </w:r>
    </w:p>
    <w:p w:rsidR="00000000" w:rsidDel="00000000" w:rsidP="00000000" w:rsidRDefault="00000000" w:rsidRPr="00000000" w14:paraId="0000157F">
      <w:pPr>
        <w:rPr/>
      </w:pPr>
      <w:r w:rsidDel="00000000" w:rsidR="00000000" w:rsidRPr="00000000">
        <w:rPr>
          <w:rtl w:val="0"/>
        </w:rPr>
        <w:t xml:space="preserve">    9. time_to                      TIME                       Null:YES </w:t>
      </w:r>
    </w:p>
    <w:p w:rsidR="00000000" w:rsidDel="00000000" w:rsidP="00000000" w:rsidRDefault="00000000" w:rsidRPr="00000000" w14:paraId="00001580">
      <w:pPr>
        <w:rPr/>
      </w:pPr>
      <w:r w:rsidDel="00000000" w:rsidR="00000000" w:rsidRPr="00000000">
        <w:rPr>
          <w:rtl w:val="0"/>
        </w:rPr>
        <w:t xml:space="preserve">        Giờ kết thúc áp dụng quy tắc trong ngày.</w:t>
      </w:r>
    </w:p>
    <w:p w:rsidR="00000000" w:rsidDel="00000000" w:rsidP="00000000" w:rsidRDefault="00000000" w:rsidRPr="00000000" w14:paraId="00001581">
      <w:pPr>
        <w:rPr/>
      </w:pPr>
      <w:r w:rsidDel="00000000" w:rsidR="00000000" w:rsidRPr="00000000">
        <w:rPr>
          <w:rtl w:val="0"/>
        </w:rPr>
        <w:t xml:space="preserve">   10. date_from                    DATE                       Null:YES  [IDX]</w:t>
      </w:r>
    </w:p>
    <w:p w:rsidR="00000000" w:rsidDel="00000000" w:rsidP="00000000" w:rsidRDefault="00000000" w:rsidRPr="00000000" w14:paraId="00001582">
      <w:pPr>
        <w:rPr/>
      </w:pPr>
      <w:r w:rsidDel="00000000" w:rsidR="00000000" w:rsidRPr="00000000">
        <w:rPr>
          <w:rtl w:val="0"/>
        </w:rPr>
        <w:t xml:space="preserve">        Ngày bắt đầu áp dụng quy tắc.</w:t>
      </w:r>
    </w:p>
    <w:p w:rsidR="00000000" w:rsidDel="00000000" w:rsidP="00000000" w:rsidRDefault="00000000" w:rsidRPr="00000000" w14:paraId="00001583">
      <w:pPr>
        <w:rPr/>
      </w:pPr>
      <w:r w:rsidDel="00000000" w:rsidR="00000000" w:rsidRPr="00000000">
        <w:rPr>
          <w:rtl w:val="0"/>
        </w:rPr>
        <w:t xml:space="preserve">   11. date_to                      DATE                       Null:YES  [IDX]</w:t>
      </w:r>
    </w:p>
    <w:p w:rsidR="00000000" w:rsidDel="00000000" w:rsidP="00000000" w:rsidRDefault="00000000" w:rsidRPr="00000000" w14:paraId="00001584">
      <w:pPr>
        <w:rPr/>
      </w:pPr>
      <w:r w:rsidDel="00000000" w:rsidR="00000000" w:rsidRPr="00000000">
        <w:rPr>
          <w:rtl w:val="0"/>
        </w:rPr>
        <w:t xml:space="preserve">        Ngày kết thúc áp dụng quy tắc.</w:t>
      </w:r>
    </w:p>
    <w:p w:rsidR="00000000" w:rsidDel="00000000" w:rsidP="00000000" w:rsidRDefault="00000000" w:rsidRPr="00000000" w14:paraId="00001585">
      <w:pPr>
        <w:rPr/>
      </w:pPr>
      <w:r w:rsidDel="00000000" w:rsidR="00000000" w:rsidRPr="00000000">
        <w:rPr>
          <w:rtl w:val="0"/>
        </w:rPr>
        <w:t xml:space="preserve">   12. min_duration_minutes         INT UNSIGNED               Null:YES </w:t>
      </w:r>
    </w:p>
    <w:p w:rsidR="00000000" w:rsidDel="00000000" w:rsidP="00000000" w:rsidRDefault="00000000" w:rsidRPr="00000000" w14:paraId="00001586">
      <w:pPr>
        <w:rPr/>
      </w:pPr>
      <w:r w:rsidDel="00000000" w:rsidR="00000000" w:rsidRPr="00000000">
        <w:rPr>
          <w:rtl w:val="0"/>
        </w:rPr>
        <w:t xml:space="preserve">        Số phút tối thiểu thời lượng.</w:t>
      </w:r>
    </w:p>
    <w:p w:rsidR="00000000" w:rsidDel="00000000" w:rsidP="00000000" w:rsidRDefault="00000000" w:rsidRPr="00000000" w14:paraId="00001587">
      <w:pPr>
        <w:rPr/>
      </w:pPr>
      <w:r w:rsidDel="00000000" w:rsidR="00000000" w:rsidRPr="00000000">
        <w:rPr>
          <w:rtl w:val="0"/>
        </w:rPr>
        <w:t xml:space="preserve">   13. max_duration_minutes         INT UNSIGNED               Null:YES </w:t>
      </w:r>
    </w:p>
    <w:p w:rsidR="00000000" w:rsidDel="00000000" w:rsidP="00000000" w:rsidRDefault="00000000" w:rsidRPr="00000000" w14:paraId="00001588">
      <w:pPr>
        <w:rPr/>
      </w:pPr>
      <w:r w:rsidDel="00000000" w:rsidR="00000000" w:rsidRPr="00000000">
        <w:rPr>
          <w:rtl w:val="0"/>
        </w:rPr>
        <w:t xml:space="preserve">        Số phút tối đa thời lượng.</w:t>
      </w:r>
    </w:p>
    <w:p w:rsidR="00000000" w:rsidDel="00000000" w:rsidP="00000000" w:rsidRDefault="00000000" w:rsidRPr="00000000" w14:paraId="00001589">
      <w:pPr>
        <w:rPr/>
      </w:pPr>
      <w:r w:rsidDel="00000000" w:rsidR="00000000" w:rsidRPr="00000000">
        <w:rPr>
          <w:rtl w:val="0"/>
        </w:rPr>
        <w:t xml:space="preserve">   14. adjustment_value             DECIMAL(15,2)              Null:NO  </w:t>
      </w:r>
    </w:p>
    <w:p w:rsidR="00000000" w:rsidDel="00000000" w:rsidP="00000000" w:rsidRDefault="00000000" w:rsidRPr="00000000" w14:paraId="0000158A">
      <w:pPr>
        <w:rPr/>
      </w:pPr>
      <w:r w:rsidDel="00000000" w:rsidR="00000000" w:rsidRPr="00000000">
        <w:rPr>
          <w:rtl w:val="0"/>
        </w:rPr>
        <w:t xml:space="preserve">        Giá trị điều chỉnh giá; ý nghĩa phụ thuộc kiểu điều chỉnh đã chọn.</w:t>
      </w:r>
    </w:p>
    <w:p w:rsidR="00000000" w:rsidDel="00000000" w:rsidP="00000000" w:rsidRDefault="00000000" w:rsidRPr="00000000" w14:paraId="0000158B">
      <w:pPr>
        <w:rPr/>
      </w:pPr>
      <w:r w:rsidDel="00000000" w:rsidR="00000000" w:rsidRPr="00000000">
        <w:rPr>
          <w:rtl w:val="0"/>
        </w:rPr>
        <w:t xml:space="preserve">   15. priority                     SMALLINT UNSIGNED          Null:NO  </w:t>
      </w:r>
    </w:p>
    <w:p w:rsidR="00000000" w:rsidDel="00000000" w:rsidP="00000000" w:rsidRDefault="00000000" w:rsidRPr="00000000" w14:paraId="0000158C">
      <w:pPr>
        <w:rPr/>
      </w:pPr>
      <w:r w:rsidDel="00000000" w:rsidR="00000000" w:rsidRPr="00000000">
        <w:rPr>
          <w:rtl w:val="0"/>
        </w:rPr>
        <w:t xml:space="preserve">        · Mặc định = 100</w:t>
      </w:r>
    </w:p>
    <w:p w:rsidR="00000000" w:rsidDel="00000000" w:rsidP="00000000" w:rsidRDefault="00000000" w:rsidRPr="00000000" w14:paraId="0000158D">
      <w:pPr>
        <w:rPr/>
      </w:pPr>
      <w:r w:rsidDel="00000000" w:rsidR="00000000" w:rsidRPr="00000000">
        <w:rPr>
          <w:rtl w:val="0"/>
        </w:rPr>
        <w:t xml:space="preserve">        Số nhỏ áp trước.</w:t>
      </w:r>
    </w:p>
    <w:p w:rsidR="00000000" w:rsidDel="00000000" w:rsidP="00000000" w:rsidRDefault="00000000" w:rsidRPr="00000000" w14:paraId="0000158E">
      <w:pPr>
        <w:rPr/>
      </w:pPr>
      <w:r w:rsidDel="00000000" w:rsidR="00000000" w:rsidRPr="00000000">
        <w:rPr>
          <w:rtl w:val="0"/>
        </w:rPr>
        <w:t xml:space="preserve">   16. is_active                    TINYINT(1)                 Null:NO   [IDX]</w:t>
      </w:r>
    </w:p>
    <w:p w:rsidR="00000000" w:rsidDel="00000000" w:rsidP="00000000" w:rsidRDefault="00000000" w:rsidRPr="00000000" w14:paraId="0000158F">
      <w:pPr>
        <w:rPr/>
      </w:pPr>
      <w:r w:rsidDel="00000000" w:rsidR="00000000" w:rsidRPr="00000000">
        <w:rPr>
          <w:rtl w:val="0"/>
        </w:rPr>
        <w:t xml:space="preserve">        · Mặc định = 1</w:t>
      </w:r>
    </w:p>
    <w:p w:rsidR="00000000" w:rsidDel="00000000" w:rsidP="00000000" w:rsidRDefault="00000000" w:rsidRPr="00000000" w14:paraId="00001590">
      <w:pPr>
        <w:rPr/>
      </w:pPr>
      <w:r w:rsidDel="00000000" w:rsidR="00000000" w:rsidRPr="00000000">
        <w:rPr>
          <w:rtl w:val="0"/>
        </w:rPr>
        <w:t xml:space="preserve">        Cờ bật/tắt hiệu lực.</w:t>
      </w:r>
    </w:p>
    <w:p w:rsidR="00000000" w:rsidDel="00000000" w:rsidP="00000000" w:rsidRDefault="00000000" w:rsidRPr="00000000" w14:paraId="00001591">
      <w:pPr>
        <w:rPr/>
      </w:pPr>
      <w:r w:rsidDel="00000000" w:rsidR="00000000" w:rsidRPr="00000000">
        <w:rPr>
          <w:rtl w:val="0"/>
        </w:rPr>
        <w:t xml:space="preserve">   17. created_at                   DATETIME(3)                Null:NO  </w:t>
      </w:r>
    </w:p>
    <w:p w:rsidR="00000000" w:rsidDel="00000000" w:rsidP="00000000" w:rsidRDefault="00000000" w:rsidRPr="00000000" w14:paraId="00001592">
      <w:pPr>
        <w:rPr/>
      </w:pPr>
      <w:r w:rsidDel="00000000" w:rsidR="00000000" w:rsidRPr="00000000">
        <w:rPr>
          <w:rtl w:val="0"/>
        </w:rPr>
        <w:t xml:space="preserve">        · Mặc định = CURRENT_TIMESTAMP(3)</w:t>
      </w:r>
    </w:p>
    <w:p w:rsidR="00000000" w:rsidDel="00000000" w:rsidP="00000000" w:rsidRDefault="00000000" w:rsidRPr="00000000" w14:paraId="00001593">
      <w:pPr>
        <w:rPr/>
      </w:pPr>
      <w:r w:rsidDel="00000000" w:rsidR="00000000" w:rsidRPr="00000000">
        <w:rPr>
          <w:rtl w:val="0"/>
        </w:rPr>
        <w:t xml:space="preserve">        Thời điểm bản ghi được tạo.</w:t>
      </w:r>
    </w:p>
    <w:p w:rsidR="00000000" w:rsidDel="00000000" w:rsidP="00000000" w:rsidRDefault="00000000" w:rsidRPr="00000000" w14:paraId="00001594">
      <w:pPr>
        <w:rPr/>
      </w:pPr>
      <w:r w:rsidDel="00000000" w:rsidR="00000000" w:rsidRPr="00000000">
        <w:rPr>
          <w:rtl w:val="0"/>
        </w:rPr>
        <w:t xml:space="preserve">   18. updated_at                   DATETIME(3)                Null:NO  </w:t>
      </w:r>
    </w:p>
    <w:p w:rsidR="00000000" w:rsidDel="00000000" w:rsidP="00000000" w:rsidRDefault="00000000" w:rsidRPr="00000000" w14:paraId="00001595">
      <w:pPr>
        <w:rPr/>
      </w:pPr>
      <w:r w:rsidDel="00000000" w:rsidR="00000000" w:rsidRPr="00000000">
        <w:rPr>
          <w:rtl w:val="0"/>
        </w:rPr>
        <w:t xml:space="preserve">        · Mặc định = CURRENT_TIMESTAMP(3)  |  AUTO-UPDATE</w:t>
      </w:r>
    </w:p>
    <w:p w:rsidR="00000000" w:rsidDel="00000000" w:rsidP="00000000" w:rsidRDefault="00000000" w:rsidRPr="00000000" w14:paraId="00001596">
      <w:pPr>
        <w:rPr/>
      </w:pPr>
      <w:r w:rsidDel="00000000" w:rsidR="00000000" w:rsidRPr="00000000">
        <w:rPr>
          <w:rtl w:val="0"/>
        </w:rPr>
        <w:t xml:space="preserve">        Thời điểm cập nhật gần nhất (tự động cập nhật).</w:t>
      </w:r>
    </w:p>
    <w:p w:rsidR="00000000" w:rsidDel="00000000" w:rsidP="00000000" w:rsidRDefault="00000000" w:rsidRPr="00000000" w14:paraId="00001597">
      <w:pPr>
        <w:rPr/>
      </w:pPr>
      <w:r w:rsidDel="00000000" w:rsidR="00000000" w:rsidRPr="00000000">
        <w:rPr>
          <w:rtl w:val="0"/>
        </w:rPr>
        <w:t xml:space="preserve">   19. deleted_at                   DATETIME(3)                Null:YES </w:t>
      </w:r>
    </w:p>
    <w:p w:rsidR="00000000" w:rsidDel="00000000" w:rsidP="00000000" w:rsidRDefault="00000000" w:rsidRPr="00000000" w14:paraId="00001598">
      <w:pPr>
        <w:rPr/>
      </w:pPr>
      <w:r w:rsidDel="00000000" w:rsidR="00000000" w:rsidRPr="00000000">
        <w:rPr>
          <w:rtl w:val="0"/>
        </w:rPr>
        <w:t xml:space="preserve">        Thời điểm xoá mềm; NULL nghĩa là bản ghi còn hiệu lực.</w:t>
      </w:r>
    </w:p>
    <w:p w:rsidR="00000000" w:rsidDel="00000000" w:rsidP="00000000" w:rsidRDefault="00000000" w:rsidRPr="00000000" w14:paraId="00001599">
      <w:pPr>
        <w:rPr/>
      </w:pPr>
      <w:r w:rsidDel="00000000" w:rsidR="00000000" w:rsidRPr="00000000">
        <w:rPr>
          <w:rtl w:val="0"/>
        </w:rPr>
      </w:r>
    </w:p>
    <w:p w:rsidR="00000000" w:rsidDel="00000000" w:rsidP="00000000" w:rsidRDefault="00000000" w:rsidRPr="00000000" w14:paraId="0000159A">
      <w:pPr>
        <w:rPr/>
      </w:pPr>
      <w:r w:rsidDel="00000000" w:rsidR="00000000" w:rsidRPr="00000000">
        <w:rPr>
          <w:rtl w:val="0"/>
        </w:rPr>
      </w:r>
    </w:p>
    <w:p w:rsidR="00000000" w:rsidDel="00000000" w:rsidP="00000000" w:rsidRDefault="00000000" w:rsidRPr="00000000" w14:paraId="0000159B">
      <w:pPr>
        <w:rPr/>
      </w:pPr>
      <w:r w:rsidDel="00000000" w:rsidR="00000000" w:rsidRPr="00000000">
        <w:rPr>
          <w:rtl w:val="0"/>
        </w:rPr>
        <w:t xml:space="preserve">====================================================================================================</w:t>
      </w:r>
    </w:p>
    <w:p w:rsidR="00000000" w:rsidDel="00000000" w:rsidP="00000000" w:rsidRDefault="00000000" w:rsidRPr="00000000" w14:paraId="0000159C">
      <w:pPr>
        <w:rPr/>
      </w:pPr>
      <w:r w:rsidDel="00000000" w:rsidR="00000000" w:rsidRPr="00000000">
        <w:rPr>
          <w:rtl w:val="0"/>
        </w:rPr>
        <w:t xml:space="preserve">BẢNG 62/95 :  MEMBERSHIP_PLAN</w:t>
      </w:r>
    </w:p>
    <w:p w:rsidR="00000000" w:rsidDel="00000000" w:rsidP="00000000" w:rsidRDefault="00000000" w:rsidRPr="00000000" w14:paraId="0000159D">
      <w:pPr>
        <w:rPr/>
      </w:pPr>
      <w:r w:rsidDel="00000000" w:rsidR="00000000" w:rsidRPr="00000000">
        <w:rPr>
          <w:rtl w:val="0"/>
        </w:rPr>
        <w:t xml:space="preserve">====================================================================================================</w:t>
      </w:r>
    </w:p>
    <w:p w:rsidR="00000000" w:rsidDel="00000000" w:rsidP="00000000" w:rsidRDefault="00000000" w:rsidRPr="00000000" w14:paraId="0000159E">
      <w:pPr>
        <w:rPr/>
      </w:pPr>
      <w:r w:rsidDel="00000000" w:rsidR="00000000" w:rsidRPr="00000000">
        <w:rPr>
          <w:rtl w:val="0"/>
        </w:rPr>
      </w:r>
    </w:p>
    <w:p w:rsidR="00000000" w:rsidDel="00000000" w:rsidP="00000000" w:rsidRDefault="00000000" w:rsidRPr="00000000" w14:paraId="0000159F">
      <w:pPr>
        <w:rPr/>
      </w:pPr>
      <w:r w:rsidDel="00000000" w:rsidR="00000000" w:rsidRPr="00000000">
        <w:rPr>
          <w:rtl w:val="0"/>
        </w:rPr>
        <w:t xml:space="preserve">Ý NGHĨA: Gói hội viên (M15-UC09..UC15).</w:t>
      </w:r>
    </w:p>
    <w:p w:rsidR="00000000" w:rsidDel="00000000" w:rsidP="00000000" w:rsidRDefault="00000000" w:rsidRPr="00000000" w14:paraId="000015A0">
      <w:pPr>
        <w:rPr/>
      </w:pPr>
      <w:r w:rsidDel="00000000" w:rsidR="00000000" w:rsidRPr="00000000">
        <w:rPr>
          <w:rtl w:val="0"/>
        </w:rPr>
      </w:r>
    </w:p>
    <w:p w:rsidR="00000000" w:rsidDel="00000000" w:rsidP="00000000" w:rsidRDefault="00000000" w:rsidRPr="00000000" w14:paraId="000015A1">
      <w:pPr>
        <w:rPr/>
      </w:pPr>
      <w:r w:rsidDel="00000000" w:rsidR="00000000" w:rsidRPr="00000000">
        <w:rPr>
          <w:rtl w:val="0"/>
        </w:rPr>
        <w:t xml:space="preserve">  Khoá chính : id</w:t>
      </w:r>
    </w:p>
    <w:p w:rsidR="00000000" w:rsidDel="00000000" w:rsidP="00000000" w:rsidRDefault="00000000" w:rsidRPr="00000000" w14:paraId="000015A2">
      <w:pPr>
        <w:rPr/>
      </w:pPr>
      <w:r w:rsidDel="00000000" w:rsidR="00000000" w:rsidRPr="00000000">
        <w:rPr>
          <w:rtl w:val="0"/>
        </w:rPr>
        <w:t xml:space="preserve">  Duy nhất   : uk_mp_org_code (organizer_id, code)</w:t>
      </w:r>
    </w:p>
    <w:p w:rsidR="00000000" w:rsidDel="00000000" w:rsidP="00000000" w:rsidRDefault="00000000" w:rsidRPr="00000000" w14:paraId="000015A3">
      <w:pPr>
        <w:rPr/>
      </w:pPr>
      <w:r w:rsidDel="00000000" w:rsidR="00000000" w:rsidRPr="00000000">
        <w:rPr>
          <w:rtl w:val="0"/>
        </w:rPr>
        <w:t xml:space="preserve">  Tham chiếu tới:</w:t>
      </w:r>
    </w:p>
    <w:p w:rsidR="00000000" w:rsidDel="00000000" w:rsidP="00000000" w:rsidRDefault="00000000" w:rsidRPr="00000000" w14:paraId="000015A4">
      <w:pPr>
        <w:rPr/>
      </w:pPr>
      <w:r w:rsidDel="00000000" w:rsidR="00000000" w:rsidRPr="00000000">
        <w:rPr>
          <w:rtl w:val="0"/>
        </w:rPr>
        <w:t xml:space="preserve">      - organizer_id               -&gt; organizer_profile.id   [ON DELETE CASCADE]</w:t>
      </w:r>
    </w:p>
    <w:p w:rsidR="00000000" w:rsidDel="00000000" w:rsidP="00000000" w:rsidRDefault="00000000" w:rsidRPr="00000000" w14:paraId="000015A5">
      <w:pPr>
        <w:rPr/>
      </w:pPr>
      <w:r w:rsidDel="00000000" w:rsidR="00000000" w:rsidRPr="00000000">
        <w:rPr>
          <w:rtl w:val="0"/>
        </w:rPr>
        <w:t xml:space="preserve">      - workspace_id               -&gt; workspace.id   [ON DELETE CASCADE]</w:t>
      </w:r>
    </w:p>
    <w:p w:rsidR="00000000" w:rsidDel="00000000" w:rsidP="00000000" w:rsidRDefault="00000000" w:rsidRPr="00000000" w14:paraId="000015A6">
      <w:pPr>
        <w:rPr/>
      </w:pPr>
      <w:r w:rsidDel="00000000" w:rsidR="00000000" w:rsidRPr="00000000">
        <w:rPr>
          <w:rtl w:val="0"/>
        </w:rPr>
        <w:t xml:space="preserve">  Được tham chiếu bởi: membership_benefit.plan_id, membership_subscription.plan_id</w:t>
      </w:r>
    </w:p>
    <w:p w:rsidR="00000000" w:rsidDel="00000000" w:rsidP="00000000" w:rsidRDefault="00000000" w:rsidRPr="00000000" w14:paraId="000015A7">
      <w:pPr>
        <w:rPr/>
      </w:pPr>
      <w:r w:rsidDel="00000000" w:rsidR="00000000" w:rsidRPr="00000000">
        <w:rPr>
          <w:rtl w:val="0"/>
        </w:rPr>
      </w:r>
    </w:p>
    <w:p w:rsidR="00000000" w:rsidDel="00000000" w:rsidP="00000000" w:rsidRDefault="00000000" w:rsidRPr="00000000" w14:paraId="000015A8">
      <w:pPr>
        <w:rPr/>
      </w:pPr>
      <w:r w:rsidDel="00000000" w:rsidR="00000000" w:rsidRPr="00000000">
        <w:rPr>
          <w:rtl w:val="0"/>
        </w:rPr>
        <w:t xml:space="preserve">  DANH SÁCH THUỘC TÍNH</w:t>
      </w:r>
    </w:p>
    <w:p w:rsidR="00000000" w:rsidDel="00000000" w:rsidP="00000000" w:rsidRDefault="00000000" w:rsidRPr="00000000" w14:paraId="000015A9">
      <w:pPr>
        <w:rPr/>
      </w:pPr>
      <w:r w:rsidDel="00000000" w:rsidR="00000000" w:rsidRPr="00000000">
        <w:rPr>
          <w:rtl w:val="0"/>
        </w:rPr>
        <w:t xml:space="preserve">  --------------------------------------------------------------------------------------------------</w:t>
      </w:r>
    </w:p>
    <w:p w:rsidR="00000000" w:rsidDel="00000000" w:rsidP="00000000" w:rsidRDefault="00000000" w:rsidRPr="00000000" w14:paraId="000015AA">
      <w:pPr>
        <w:rPr/>
      </w:pPr>
      <w:r w:rsidDel="00000000" w:rsidR="00000000" w:rsidRPr="00000000">
        <w:rPr>
          <w:rtl w:val="0"/>
        </w:rPr>
        <w:t xml:space="preserve">    1. id                           BIGINT UNSIGNED            Null:NO   [PK]</w:t>
      </w:r>
    </w:p>
    <w:p w:rsidR="00000000" w:rsidDel="00000000" w:rsidP="00000000" w:rsidRDefault="00000000" w:rsidRPr="00000000" w14:paraId="000015AB">
      <w:pPr>
        <w:rPr/>
      </w:pPr>
      <w:r w:rsidDel="00000000" w:rsidR="00000000" w:rsidRPr="00000000">
        <w:rPr>
          <w:rtl w:val="0"/>
        </w:rPr>
        <w:t xml:space="preserve">        · AUTO_INCREMENT</w:t>
      </w:r>
    </w:p>
    <w:p w:rsidR="00000000" w:rsidDel="00000000" w:rsidP="00000000" w:rsidRDefault="00000000" w:rsidRPr="00000000" w14:paraId="000015AC">
      <w:pPr>
        <w:rPr/>
      </w:pPr>
      <w:r w:rsidDel="00000000" w:rsidR="00000000" w:rsidRPr="00000000">
        <w:rPr>
          <w:rtl w:val="0"/>
        </w:rPr>
        <w:t xml:space="preserve">        Khoá chính, tự tăng.</w:t>
      </w:r>
    </w:p>
    <w:p w:rsidR="00000000" w:rsidDel="00000000" w:rsidP="00000000" w:rsidRDefault="00000000" w:rsidRPr="00000000" w14:paraId="000015AD">
      <w:pPr>
        <w:rPr/>
      </w:pPr>
      <w:r w:rsidDel="00000000" w:rsidR="00000000" w:rsidRPr="00000000">
        <w:rPr>
          <w:rtl w:val="0"/>
        </w:rPr>
        <w:t xml:space="preserve">    2. organizer_id                 BIGINT UNSIGNED            Null:NO   [FK/UQ/IDX]</w:t>
      </w:r>
    </w:p>
    <w:p w:rsidR="00000000" w:rsidDel="00000000" w:rsidP="00000000" w:rsidRDefault="00000000" w:rsidRPr="00000000" w14:paraId="000015AE">
      <w:pPr>
        <w:rPr/>
      </w:pPr>
      <w:r w:rsidDel="00000000" w:rsidR="00000000" w:rsidRPr="00000000">
        <w:rPr>
          <w:rtl w:val="0"/>
        </w:rPr>
        <w:t xml:space="preserve">        Khoá ngoại tới bảng organizer_profile (Hồ sơ doanh nghiệp Organizer).</w:t>
      </w:r>
    </w:p>
    <w:p w:rsidR="00000000" w:rsidDel="00000000" w:rsidP="00000000" w:rsidRDefault="00000000" w:rsidRPr="00000000" w14:paraId="000015AF">
      <w:pPr>
        <w:rPr/>
      </w:pPr>
      <w:r w:rsidDel="00000000" w:rsidR="00000000" w:rsidRPr="00000000">
        <w:rPr>
          <w:rtl w:val="0"/>
        </w:rPr>
        <w:t xml:space="preserve">    3. workspace_id                 BIGINT UNSIGNED            Null:YES  [FK]</w:t>
      </w:r>
    </w:p>
    <w:p w:rsidR="00000000" w:rsidDel="00000000" w:rsidP="00000000" w:rsidRDefault="00000000" w:rsidRPr="00000000" w14:paraId="000015B0">
      <w:pPr>
        <w:rPr/>
      </w:pPr>
      <w:r w:rsidDel="00000000" w:rsidR="00000000" w:rsidRPr="00000000">
        <w:rPr>
          <w:rtl w:val="0"/>
        </w:rPr>
        <w:t xml:space="preserve">        NULL = dùng cho mọi workspace của Organizer.</w:t>
      </w:r>
    </w:p>
    <w:p w:rsidR="00000000" w:rsidDel="00000000" w:rsidP="00000000" w:rsidRDefault="00000000" w:rsidRPr="00000000" w14:paraId="000015B1">
      <w:pPr>
        <w:rPr/>
      </w:pPr>
      <w:r w:rsidDel="00000000" w:rsidR="00000000" w:rsidRPr="00000000">
        <w:rPr>
          <w:rtl w:val="0"/>
        </w:rPr>
        <w:t xml:space="preserve">    4. code                         VARCHAR(50)                Null:NO   [UQ]</w:t>
      </w:r>
    </w:p>
    <w:p w:rsidR="00000000" w:rsidDel="00000000" w:rsidP="00000000" w:rsidRDefault="00000000" w:rsidRPr="00000000" w14:paraId="000015B2">
      <w:pPr>
        <w:rPr/>
      </w:pPr>
      <w:r w:rsidDel="00000000" w:rsidR="00000000" w:rsidRPr="00000000">
        <w:rPr>
          <w:rtl w:val="0"/>
        </w:rPr>
        <w:t xml:space="preserve">        Mã định danh nghiệp vụ, duy nhất.</w:t>
      </w:r>
    </w:p>
    <w:p w:rsidR="00000000" w:rsidDel="00000000" w:rsidP="00000000" w:rsidRDefault="00000000" w:rsidRPr="00000000" w14:paraId="000015B3">
      <w:pPr>
        <w:rPr/>
      </w:pPr>
      <w:r w:rsidDel="00000000" w:rsidR="00000000" w:rsidRPr="00000000">
        <w:rPr>
          <w:rtl w:val="0"/>
        </w:rPr>
        <w:t xml:space="preserve">    5. name                         VARCHAR(150)               Null:NO  </w:t>
      </w:r>
    </w:p>
    <w:p w:rsidR="00000000" w:rsidDel="00000000" w:rsidP="00000000" w:rsidRDefault="00000000" w:rsidRPr="00000000" w14:paraId="000015B4">
      <w:pPr>
        <w:rPr/>
      </w:pPr>
      <w:r w:rsidDel="00000000" w:rsidR="00000000" w:rsidRPr="00000000">
        <w:rPr>
          <w:rtl w:val="0"/>
        </w:rPr>
        <w:t xml:space="preserve">        Tên hiển thị.</w:t>
      </w:r>
    </w:p>
    <w:p w:rsidR="00000000" w:rsidDel="00000000" w:rsidP="00000000" w:rsidRDefault="00000000" w:rsidRPr="00000000" w14:paraId="000015B5">
      <w:pPr>
        <w:rPr/>
      </w:pPr>
      <w:r w:rsidDel="00000000" w:rsidR="00000000" w:rsidRPr="00000000">
        <w:rPr>
          <w:rtl w:val="0"/>
        </w:rPr>
        <w:t xml:space="preserve">    6. description                  TEXT                       Null:YES </w:t>
      </w:r>
    </w:p>
    <w:p w:rsidR="00000000" w:rsidDel="00000000" w:rsidP="00000000" w:rsidRDefault="00000000" w:rsidRPr="00000000" w14:paraId="000015B6">
      <w:pPr>
        <w:rPr/>
      </w:pPr>
      <w:r w:rsidDel="00000000" w:rsidR="00000000" w:rsidRPr="00000000">
        <w:rPr>
          <w:rtl w:val="0"/>
        </w:rPr>
        <w:t xml:space="preserve">        Mô tả chi tiết.</w:t>
      </w:r>
    </w:p>
    <w:p w:rsidR="00000000" w:rsidDel="00000000" w:rsidP="00000000" w:rsidRDefault="00000000" w:rsidRPr="00000000" w14:paraId="000015B7">
      <w:pPr>
        <w:rPr/>
      </w:pPr>
      <w:r w:rsidDel="00000000" w:rsidR="00000000" w:rsidRPr="00000000">
        <w:rPr>
          <w:rtl w:val="0"/>
        </w:rPr>
        <w:t xml:space="preserve">    7. price                        DECIMAL(15,2)              Null:NO  </w:t>
      </w:r>
    </w:p>
    <w:p w:rsidR="00000000" w:rsidDel="00000000" w:rsidP="00000000" w:rsidRDefault="00000000" w:rsidRPr="00000000" w14:paraId="000015B8">
      <w:pPr>
        <w:rPr/>
      </w:pPr>
      <w:r w:rsidDel="00000000" w:rsidR="00000000" w:rsidRPr="00000000">
        <w:rPr>
          <w:rtl w:val="0"/>
        </w:rPr>
        <w:t xml:space="preserve">        Giá niêm yết.</w:t>
      </w:r>
    </w:p>
    <w:p w:rsidR="00000000" w:rsidDel="00000000" w:rsidP="00000000" w:rsidRDefault="00000000" w:rsidRPr="00000000" w14:paraId="000015B9">
      <w:pPr>
        <w:rPr/>
      </w:pPr>
      <w:r w:rsidDel="00000000" w:rsidR="00000000" w:rsidRPr="00000000">
        <w:rPr>
          <w:rtl w:val="0"/>
        </w:rPr>
        <w:t xml:space="preserve">    8. currency                     CHAR(3)                    Null:NO  </w:t>
      </w:r>
    </w:p>
    <w:p w:rsidR="00000000" w:rsidDel="00000000" w:rsidP="00000000" w:rsidRDefault="00000000" w:rsidRPr="00000000" w14:paraId="000015BA">
      <w:pPr>
        <w:rPr/>
      </w:pPr>
      <w:r w:rsidDel="00000000" w:rsidR="00000000" w:rsidRPr="00000000">
        <w:rPr>
          <w:rtl w:val="0"/>
        </w:rPr>
        <w:t xml:space="preserve">        · Mặc định = 'VND'</w:t>
      </w:r>
    </w:p>
    <w:p w:rsidR="00000000" w:rsidDel="00000000" w:rsidP="00000000" w:rsidRDefault="00000000" w:rsidRPr="00000000" w14:paraId="000015BB">
      <w:pPr>
        <w:rPr/>
      </w:pPr>
      <w:r w:rsidDel="00000000" w:rsidR="00000000" w:rsidRPr="00000000">
        <w:rPr>
          <w:rtl w:val="0"/>
        </w:rPr>
        <w:t xml:space="preserve">        Đơn vị tiền tệ theo ISO-4217, mặc định VND.</w:t>
      </w:r>
    </w:p>
    <w:p w:rsidR="00000000" w:rsidDel="00000000" w:rsidP="00000000" w:rsidRDefault="00000000" w:rsidRPr="00000000" w14:paraId="000015BC">
      <w:pPr>
        <w:rPr/>
      </w:pPr>
      <w:r w:rsidDel="00000000" w:rsidR="00000000" w:rsidRPr="00000000">
        <w:rPr>
          <w:rtl w:val="0"/>
        </w:rPr>
        <w:t xml:space="preserve">    9. billing_period               ENUM('MONTHLY','QUARTERLY','YEARLY') Null:NO  </w:t>
      </w:r>
    </w:p>
    <w:p w:rsidR="00000000" w:rsidDel="00000000" w:rsidP="00000000" w:rsidRDefault="00000000" w:rsidRPr="00000000" w14:paraId="000015BD">
      <w:pPr>
        <w:rPr/>
      </w:pPr>
      <w:r w:rsidDel="00000000" w:rsidR="00000000" w:rsidRPr="00000000">
        <w:rPr>
          <w:rtl w:val="0"/>
        </w:rPr>
        <w:t xml:space="preserve">        · Mặc định = 'MONTHLY'</w:t>
      </w:r>
    </w:p>
    <w:p w:rsidR="00000000" w:rsidDel="00000000" w:rsidP="00000000" w:rsidRDefault="00000000" w:rsidRPr="00000000" w14:paraId="000015BE">
      <w:pPr>
        <w:rPr/>
      </w:pPr>
      <w:r w:rsidDel="00000000" w:rsidR="00000000" w:rsidRPr="00000000">
        <w:rPr>
          <w:rtl w:val="0"/>
        </w:rPr>
        <w:t xml:space="preserve">        Chu kỳ thanh toán của gói hội viên.</w:t>
      </w:r>
    </w:p>
    <w:p w:rsidR="00000000" w:rsidDel="00000000" w:rsidP="00000000" w:rsidRDefault="00000000" w:rsidRPr="00000000" w14:paraId="000015BF">
      <w:pPr>
        <w:rPr/>
      </w:pPr>
      <w:r w:rsidDel="00000000" w:rsidR="00000000" w:rsidRPr="00000000">
        <w:rPr>
          <w:rtl w:val="0"/>
        </w:rPr>
        <w:t xml:space="preserve">        Giá trị hợp lệ: MONTHLY | QUARTERLY | YEARLY</w:t>
      </w:r>
    </w:p>
    <w:p w:rsidR="00000000" w:rsidDel="00000000" w:rsidP="00000000" w:rsidRDefault="00000000" w:rsidRPr="00000000" w14:paraId="000015C0">
      <w:pPr>
        <w:rPr/>
      </w:pPr>
      <w:r w:rsidDel="00000000" w:rsidR="00000000" w:rsidRPr="00000000">
        <w:rPr>
          <w:rtl w:val="0"/>
        </w:rPr>
        <w:t xml:space="preserve">   10. duration_days                SMALLINT UNSIGNED          Null:NO  </w:t>
      </w:r>
    </w:p>
    <w:p w:rsidR="00000000" w:rsidDel="00000000" w:rsidP="00000000" w:rsidRDefault="00000000" w:rsidRPr="00000000" w14:paraId="000015C1">
      <w:pPr>
        <w:rPr/>
      </w:pPr>
      <w:r w:rsidDel="00000000" w:rsidR="00000000" w:rsidRPr="00000000">
        <w:rPr>
          <w:rtl w:val="0"/>
        </w:rPr>
        <w:t xml:space="preserve">        · Mặc định = 30</w:t>
      </w:r>
    </w:p>
    <w:p w:rsidR="00000000" w:rsidDel="00000000" w:rsidP="00000000" w:rsidRDefault="00000000" w:rsidRPr="00000000" w14:paraId="000015C2">
      <w:pPr>
        <w:rPr/>
      </w:pPr>
      <w:r w:rsidDel="00000000" w:rsidR="00000000" w:rsidRPr="00000000">
        <w:rPr>
          <w:rtl w:val="0"/>
        </w:rPr>
        <w:t xml:space="preserve">        Số ngày thời lượng.</w:t>
      </w:r>
    </w:p>
    <w:p w:rsidR="00000000" w:rsidDel="00000000" w:rsidP="00000000" w:rsidRDefault="00000000" w:rsidRPr="00000000" w14:paraId="000015C3">
      <w:pPr>
        <w:rPr/>
      </w:pPr>
      <w:r w:rsidDel="00000000" w:rsidR="00000000" w:rsidRPr="00000000">
        <w:rPr>
          <w:rtl w:val="0"/>
        </w:rPr>
        <w:t xml:space="preserve">   11. max_subscribers              INT UNSIGNED               Null:YES </w:t>
      </w:r>
    </w:p>
    <w:p w:rsidR="00000000" w:rsidDel="00000000" w:rsidP="00000000" w:rsidRDefault="00000000" w:rsidRPr="00000000" w14:paraId="000015C4">
      <w:pPr>
        <w:rPr/>
      </w:pPr>
      <w:r w:rsidDel="00000000" w:rsidR="00000000" w:rsidRPr="00000000">
        <w:rPr>
          <w:rtl w:val="0"/>
        </w:rPr>
        <w:t xml:space="preserve">        Số người đăng ký tối đa; để trống nghĩa là không giới hạn.</w:t>
      </w:r>
    </w:p>
    <w:p w:rsidR="00000000" w:rsidDel="00000000" w:rsidP="00000000" w:rsidRDefault="00000000" w:rsidRPr="00000000" w14:paraId="000015C5">
      <w:pPr>
        <w:rPr/>
      </w:pPr>
      <w:r w:rsidDel="00000000" w:rsidR="00000000" w:rsidRPr="00000000">
        <w:rPr>
          <w:rtl w:val="0"/>
        </w:rPr>
        <w:t xml:space="preserve">   12. current_subscribers          INT UNSIGNED               Null:NO  </w:t>
      </w:r>
    </w:p>
    <w:p w:rsidR="00000000" w:rsidDel="00000000" w:rsidP="00000000" w:rsidRDefault="00000000" w:rsidRPr="00000000" w14:paraId="000015C6">
      <w:pPr>
        <w:rPr/>
      </w:pPr>
      <w:r w:rsidDel="00000000" w:rsidR="00000000" w:rsidRPr="00000000">
        <w:rPr>
          <w:rtl w:val="0"/>
        </w:rPr>
        <w:t xml:space="preserve">        · Mặc định = 0</w:t>
      </w:r>
    </w:p>
    <w:p w:rsidR="00000000" w:rsidDel="00000000" w:rsidP="00000000" w:rsidRDefault="00000000" w:rsidRPr="00000000" w14:paraId="000015C7">
      <w:pPr>
        <w:rPr/>
      </w:pPr>
      <w:r w:rsidDel="00000000" w:rsidR="00000000" w:rsidRPr="00000000">
        <w:rPr>
          <w:rtl w:val="0"/>
        </w:rPr>
        <w:t xml:space="preserve">        Số người đang đăng ký gói tại thời điểm hiện tại.</w:t>
      </w:r>
    </w:p>
    <w:p w:rsidR="00000000" w:rsidDel="00000000" w:rsidP="00000000" w:rsidRDefault="00000000" w:rsidRPr="00000000" w14:paraId="000015C8">
      <w:pPr>
        <w:rPr/>
      </w:pPr>
      <w:r w:rsidDel="00000000" w:rsidR="00000000" w:rsidRPr="00000000">
        <w:rPr>
          <w:rtl w:val="0"/>
        </w:rPr>
        <w:t xml:space="preserve">   13. is_active                    TINYINT(1)                 Null:NO   [IDX]</w:t>
      </w:r>
    </w:p>
    <w:p w:rsidR="00000000" w:rsidDel="00000000" w:rsidP="00000000" w:rsidRDefault="00000000" w:rsidRPr="00000000" w14:paraId="000015C9">
      <w:pPr>
        <w:rPr/>
      </w:pPr>
      <w:r w:rsidDel="00000000" w:rsidR="00000000" w:rsidRPr="00000000">
        <w:rPr>
          <w:rtl w:val="0"/>
        </w:rPr>
        <w:t xml:space="preserve">        · Mặc định = 0</w:t>
      </w:r>
    </w:p>
    <w:p w:rsidR="00000000" w:rsidDel="00000000" w:rsidP="00000000" w:rsidRDefault="00000000" w:rsidRPr="00000000" w14:paraId="000015CA">
      <w:pPr>
        <w:rPr/>
      </w:pPr>
      <w:r w:rsidDel="00000000" w:rsidR="00000000" w:rsidRPr="00000000">
        <w:rPr>
          <w:rtl w:val="0"/>
        </w:rPr>
        <w:t xml:space="preserve">        M15-UC14/UC15.</w:t>
      </w:r>
    </w:p>
    <w:p w:rsidR="00000000" w:rsidDel="00000000" w:rsidP="00000000" w:rsidRDefault="00000000" w:rsidRPr="00000000" w14:paraId="000015CB">
      <w:pPr>
        <w:rPr/>
      </w:pPr>
      <w:r w:rsidDel="00000000" w:rsidR="00000000" w:rsidRPr="00000000">
        <w:rPr>
          <w:rtl w:val="0"/>
        </w:rPr>
        <w:t xml:space="preserve">   14. display_order                SMALLINT UNSIGNED          Null:NO  </w:t>
      </w:r>
    </w:p>
    <w:p w:rsidR="00000000" w:rsidDel="00000000" w:rsidP="00000000" w:rsidRDefault="00000000" w:rsidRPr="00000000" w14:paraId="000015CC">
      <w:pPr>
        <w:rPr/>
      </w:pPr>
      <w:r w:rsidDel="00000000" w:rsidR="00000000" w:rsidRPr="00000000">
        <w:rPr>
          <w:rtl w:val="0"/>
        </w:rPr>
        <w:t xml:space="preserve">        · Mặc định = 0</w:t>
      </w:r>
    </w:p>
    <w:p w:rsidR="00000000" w:rsidDel="00000000" w:rsidP="00000000" w:rsidRDefault="00000000" w:rsidRPr="00000000" w14:paraId="000015CD">
      <w:pPr>
        <w:rPr/>
      </w:pPr>
      <w:r w:rsidDel="00000000" w:rsidR="00000000" w:rsidRPr="00000000">
        <w:rPr>
          <w:rtl w:val="0"/>
        </w:rPr>
        <w:t xml:space="preserve">        Thứ tự hiển thị, số nhỏ hiện trước.</w:t>
      </w:r>
    </w:p>
    <w:p w:rsidR="00000000" w:rsidDel="00000000" w:rsidP="00000000" w:rsidRDefault="00000000" w:rsidRPr="00000000" w14:paraId="000015CE">
      <w:pPr>
        <w:rPr/>
      </w:pPr>
      <w:r w:rsidDel="00000000" w:rsidR="00000000" w:rsidRPr="00000000">
        <w:rPr>
          <w:rtl w:val="0"/>
        </w:rPr>
        <w:t xml:space="preserve">   15. version                      INT UNSIGNED               Null:NO  </w:t>
      </w:r>
    </w:p>
    <w:p w:rsidR="00000000" w:rsidDel="00000000" w:rsidP="00000000" w:rsidRDefault="00000000" w:rsidRPr="00000000" w14:paraId="000015CF">
      <w:pPr>
        <w:rPr/>
      </w:pPr>
      <w:r w:rsidDel="00000000" w:rsidR="00000000" w:rsidRPr="00000000">
        <w:rPr>
          <w:rtl w:val="0"/>
        </w:rPr>
        <w:t xml:space="preserve">        · Mặc định = 0</w:t>
      </w:r>
    </w:p>
    <w:p w:rsidR="00000000" w:rsidDel="00000000" w:rsidP="00000000" w:rsidRDefault="00000000" w:rsidRPr="00000000" w14:paraId="000015D0">
      <w:pPr>
        <w:rPr/>
      </w:pPr>
      <w:r w:rsidDel="00000000" w:rsidR="00000000" w:rsidRPr="00000000">
        <w:rPr>
          <w:rtl w:val="0"/>
        </w:rPr>
        <w:t xml:space="preserve">        Số phiên bản dùng cho optimistic locking (JPA @Version) chống ghi đè đồng thời.</w:t>
      </w:r>
    </w:p>
    <w:p w:rsidR="00000000" w:rsidDel="00000000" w:rsidP="00000000" w:rsidRDefault="00000000" w:rsidRPr="00000000" w14:paraId="000015D1">
      <w:pPr>
        <w:rPr/>
      </w:pPr>
      <w:r w:rsidDel="00000000" w:rsidR="00000000" w:rsidRPr="00000000">
        <w:rPr>
          <w:rtl w:val="0"/>
        </w:rPr>
        <w:t xml:space="preserve">   16. created_at                   DATETIME(3)                Null:NO  </w:t>
      </w:r>
    </w:p>
    <w:p w:rsidR="00000000" w:rsidDel="00000000" w:rsidP="00000000" w:rsidRDefault="00000000" w:rsidRPr="00000000" w14:paraId="000015D2">
      <w:pPr>
        <w:rPr/>
      </w:pPr>
      <w:r w:rsidDel="00000000" w:rsidR="00000000" w:rsidRPr="00000000">
        <w:rPr>
          <w:rtl w:val="0"/>
        </w:rPr>
        <w:t xml:space="preserve">        · Mặc định = CURRENT_TIMESTAMP(3)</w:t>
      </w:r>
    </w:p>
    <w:p w:rsidR="00000000" w:rsidDel="00000000" w:rsidP="00000000" w:rsidRDefault="00000000" w:rsidRPr="00000000" w14:paraId="000015D3">
      <w:pPr>
        <w:rPr/>
      </w:pPr>
      <w:r w:rsidDel="00000000" w:rsidR="00000000" w:rsidRPr="00000000">
        <w:rPr>
          <w:rtl w:val="0"/>
        </w:rPr>
        <w:t xml:space="preserve">        Thời điểm bản ghi được tạo.</w:t>
      </w:r>
    </w:p>
    <w:p w:rsidR="00000000" w:rsidDel="00000000" w:rsidP="00000000" w:rsidRDefault="00000000" w:rsidRPr="00000000" w14:paraId="000015D4">
      <w:pPr>
        <w:rPr/>
      </w:pPr>
      <w:r w:rsidDel="00000000" w:rsidR="00000000" w:rsidRPr="00000000">
        <w:rPr>
          <w:rtl w:val="0"/>
        </w:rPr>
        <w:t xml:space="preserve">   17. updated_at                   DATETIME(3)                Null:NO  </w:t>
      </w:r>
    </w:p>
    <w:p w:rsidR="00000000" w:rsidDel="00000000" w:rsidP="00000000" w:rsidRDefault="00000000" w:rsidRPr="00000000" w14:paraId="000015D5">
      <w:pPr>
        <w:rPr/>
      </w:pPr>
      <w:r w:rsidDel="00000000" w:rsidR="00000000" w:rsidRPr="00000000">
        <w:rPr>
          <w:rtl w:val="0"/>
        </w:rPr>
        <w:t xml:space="preserve">        · Mặc định = CURRENT_TIMESTAMP(3)  |  AUTO-UPDATE</w:t>
      </w:r>
    </w:p>
    <w:p w:rsidR="00000000" w:rsidDel="00000000" w:rsidP="00000000" w:rsidRDefault="00000000" w:rsidRPr="00000000" w14:paraId="000015D6">
      <w:pPr>
        <w:rPr/>
      </w:pPr>
      <w:r w:rsidDel="00000000" w:rsidR="00000000" w:rsidRPr="00000000">
        <w:rPr>
          <w:rtl w:val="0"/>
        </w:rPr>
        <w:t xml:space="preserve">        Thời điểm cập nhật gần nhất (tự động cập nhật).</w:t>
      </w:r>
    </w:p>
    <w:p w:rsidR="00000000" w:rsidDel="00000000" w:rsidP="00000000" w:rsidRDefault="00000000" w:rsidRPr="00000000" w14:paraId="000015D7">
      <w:pPr>
        <w:rPr/>
      </w:pPr>
      <w:r w:rsidDel="00000000" w:rsidR="00000000" w:rsidRPr="00000000">
        <w:rPr>
          <w:rtl w:val="0"/>
        </w:rPr>
        <w:t xml:space="preserve">   18. deleted_at                   DATETIME(3)                Null:YES </w:t>
      </w:r>
    </w:p>
    <w:p w:rsidR="00000000" w:rsidDel="00000000" w:rsidP="00000000" w:rsidRDefault="00000000" w:rsidRPr="00000000" w14:paraId="000015D8">
      <w:pPr>
        <w:rPr/>
      </w:pPr>
      <w:r w:rsidDel="00000000" w:rsidR="00000000" w:rsidRPr="00000000">
        <w:rPr>
          <w:rtl w:val="0"/>
        </w:rPr>
        <w:t xml:space="preserve">        Thời điểm xoá mềm; NULL nghĩa là bản ghi còn hiệu lực.</w:t>
      </w:r>
    </w:p>
    <w:p w:rsidR="00000000" w:rsidDel="00000000" w:rsidP="00000000" w:rsidRDefault="00000000" w:rsidRPr="00000000" w14:paraId="000015D9">
      <w:pPr>
        <w:rPr/>
      </w:pPr>
      <w:r w:rsidDel="00000000" w:rsidR="00000000" w:rsidRPr="00000000">
        <w:rPr>
          <w:rtl w:val="0"/>
        </w:rPr>
      </w:r>
    </w:p>
    <w:p w:rsidR="00000000" w:rsidDel="00000000" w:rsidP="00000000" w:rsidRDefault="00000000" w:rsidRPr="00000000" w14:paraId="000015DA">
      <w:pPr>
        <w:rPr/>
      </w:pPr>
      <w:r w:rsidDel="00000000" w:rsidR="00000000" w:rsidRPr="00000000">
        <w:rPr>
          <w:rtl w:val="0"/>
        </w:rPr>
      </w:r>
    </w:p>
    <w:p w:rsidR="00000000" w:rsidDel="00000000" w:rsidP="00000000" w:rsidRDefault="00000000" w:rsidRPr="00000000" w14:paraId="000015DB">
      <w:pPr>
        <w:rPr/>
      </w:pPr>
      <w:r w:rsidDel="00000000" w:rsidR="00000000" w:rsidRPr="00000000">
        <w:rPr>
          <w:rtl w:val="0"/>
        </w:rPr>
        <w:t xml:space="preserve">====================================================================================================</w:t>
      </w:r>
    </w:p>
    <w:p w:rsidR="00000000" w:rsidDel="00000000" w:rsidP="00000000" w:rsidRDefault="00000000" w:rsidRPr="00000000" w14:paraId="000015DC">
      <w:pPr>
        <w:rPr/>
      </w:pPr>
      <w:r w:rsidDel="00000000" w:rsidR="00000000" w:rsidRPr="00000000">
        <w:rPr>
          <w:rtl w:val="0"/>
        </w:rPr>
        <w:t xml:space="preserve">BẢNG 63/95 :  MEMBERSHIP_BENEFIT</w:t>
      </w:r>
    </w:p>
    <w:p w:rsidR="00000000" w:rsidDel="00000000" w:rsidP="00000000" w:rsidRDefault="00000000" w:rsidRPr="00000000" w14:paraId="000015DD">
      <w:pPr>
        <w:rPr/>
      </w:pPr>
      <w:r w:rsidDel="00000000" w:rsidR="00000000" w:rsidRPr="00000000">
        <w:rPr>
          <w:rtl w:val="0"/>
        </w:rPr>
        <w:t xml:space="preserve">====================================================================================================</w:t>
      </w:r>
    </w:p>
    <w:p w:rsidR="00000000" w:rsidDel="00000000" w:rsidP="00000000" w:rsidRDefault="00000000" w:rsidRPr="00000000" w14:paraId="000015DE">
      <w:pPr>
        <w:rPr/>
      </w:pPr>
      <w:r w:rsidDel="00000000" w:rsidR="00000000" w:rsidRPr="00000000">
        <w:rPr>
          <w:rtl w:val="0"/>
        </w:rPr>
      </w:r>
    </w:p>
    <w:p w:rsidR="00000000" w:rsidDel="00000000" w:rsidP="00000000" w:rsidRDefault="00000000" w:rsidRPr="00000000" w14:paraId="000015DF">
      <w:pPr>
        <w:rPr/>
      </w:pPr>
      <w:r w:rsidDel="00000000" w:rsidR="00000000" w:rsidRPr="00000000">
        <w:rPr>
          <w:rtl w:val="0"/>
        </w:rPr>
        <w:t xml:space="preserve">Ý NGHĨA: Quyền lợi của gói hội viên (M15-UC31).</w:t>
      </w:r>
    </w:p>
    <w:p w:rsidR="00000000" w:rsidDel="00000000" w:rsidP="00000000" w:rsidRDefault="00000000" w:rsidRPr="00000000" w14:paraId="000015E0">
      <w:pPr>
        <w:rPr/>
      </w:pPr>
      <w:r w:rsidDel="00000000" w:rsidR="00000000" w:rsidRPr="00000000">
        <w:rPr>
          <w:rtl w:val="0"/>
        </w:rPr>
      </w:r>
    </w:p>
    <w:p w:rsidR="00000000" w:rsidDel="00000000" w:rsidP="00000000" w:rsidRDefault="00000000" w:rsidRPr="00000000" w14:paraId="000015E1">
      <w:pPr>
        <w:rPr/>
      </w:pPr>
      <w:r w:rsidDel="00000000" w:rsidR="00000000" w:rsidRPr="00000000">
        <w:rPr>
          <w:rtl w:val="0"/>
        </w:rPr>
        <w:t xml:space="preserve">  Khoá chính : id</w:t>
      </w:r>
    </w:p>
    <w:p w:rsidR="00000000" w:rsidDel="00000000" w:rsidP="00000000" w:rsidRDefault="00000000" w:rsidRPr="00000000" w14:paraId="000015E2">
      <w:pPr>
        <w:rPr/>
      </w:pPr>
      <w:r w:rsidDel="00000000" w:rsidR="00000000" w:rsidRPr="00000000">
        <w:rPr>
          <w:rtl w:val="0"/>
        </w:rPr>
        <w:t xml:space="preserve">  Tham chiếu tới:</w:t>
      </w:r>
    </w:p>
    <w:p w:rsidR="00000000" w:rsidDel="00000000" w:rsidP="00000000" w:rsidRDefault="00000000" w:rsidRPr="00000000" w14:paraId="000015E3">
      <w:pPr>
        <w:rPr/>
      </w:pPr>
      <w:r w:rsidDel="00000000" w:rsidR="00000000" w:rsidRPr="00000000">
        <w:rPr>
          <w:rtl w:val="0"/>
        </w:rPr>
        <w:t xml:space="preserve">      - plan_id                    -&gt; membership_plan.id   [ON DELETE CASCADE]</w:t>
      </w:r>
    </w:p>
    <w:p w:rsidR="00000000" w:rsidDel="00000000" w:rsidP="00000000" w:rsidRDefault="00000000" w:rsidRPr="00000000" w14:paraId="000015E4">
      <w:pPr>
        <w:rPr/>
      </w:pPr>
      <w:r w:rsidDel="00000000" w:rsidR="00000000" w:rsidRPr="00000000">
        <w:rPr>
          <w:rtl w:val="0"/>
        </w:rPr>
        <w:t xml:space="preserve">      - seat_type_id               -&gt; seat_type.id   [ON DELETE SET NULL]</w:t>
      </w:r>
    </w:p>
    <w:p w:rsidR="00000000" w:rsidDel="00000000" w:rsidP="00000000" w:rsidRDefault="00000000" w:rsidRPr="00000000" w14:paraId="000015E5">
      <w:pPr>
        <w:rPr/>
      </w:pPr>
      <w:r w:rsidDel="00000000" w:rsidR="00000000" w:rsidRPr="00000000">
        <w:rPr>
          <w:rtl w:val="0"/>
        </w:rPr>
        <w:t xml:space="preserve">      - resource_id                -&gt; workspace_resource.id   [ON DELETE SET NULL]</w:t>
      </w:r>
    </w:p>
    <w:p w:rsidR="00000000" w:rsidDel="00000000" w:rsidP="00000000" w:rsidRDefault="00000000" w:rsidRPr="00000000" w14:paraId="000015E6">
      <w:pPr>
        <w:rPr/>
      </w:pPr>
      <w:r w:rsidDel="00000000" w:rsidR="00000000" w:rsidRPr="00000000">
        <w:rPr>
          <w:rtl w:val="0"/>
        </w:rPr>
        <w:t xml:space="preserve">  Được tham chiếu bởi: membership_benefit_usage.benefit_id</w:t>
      </w:r>
    </w:p>
    <w:p w:rsidR="00000000" w:rsidDel="00000000" w:rsidP="00000000" w:rsidRDefault="00000000" w:rsidRPr="00000000" w14:paraId="000015E7">
      <w:pPr>
        <w:rPr/>
      </w:pPr>
      <w:r w:rsidDel="00000000" w:rsidR="00000000" w:rsidRPr="00000000">
        <w:rPr>
          <w:rtl w:val="0"/>
        </w:rPr>
      </w:r>
    </w:p>
    <w:p w:rsidR="00000000" w:rsidDel="00000000" w:rsidP="00000000" w:rsidRDefault="00000000" w:rsidRPr="00000000" w14:paraId="000015E8">
      <w:pPr>
        <w:rPr/>
      </w:pPr>
      <w:r w:rsidDel="00000000" w:rsidR="00000000" w:rsidRPr="00000000">
        <w:rPr>
          <w:rtl w:val="0"/>
        </w:rPr>
        <w:t xml:space="preserve">  DANH SÁCH THUỘC TÍNH</w:t>
      </w:r>
    </w:p>
    <w:p w:rsidR="00000000" w:rsidDel="00000000" w:rsidP="00000000" w:rsidRDefault="00000000" w:rsidRPr="00000000" w14:paraId="000015E9">
      <w:pPr>
        <w:rPr/>
      </w:pPr>
      <w:r w:rsidDel="00000000" w:rsidR="00000000" w:rsidRPr="00000000">
        <w:rPr>
          <w:rtl w:val="0"/>
        </w:rPr>
        <w:t xml:space="preserve">  --------------------------------------------------------------------------------------------------</w:t>
      </w:r>
    </w:p>
    <w:p w:rsidR="00000000" w:rsidDel="00000000" w:rsidP="00000000" w:rsidRDefault="00000000" w:rsidRPr="00000000" w14:paraId="000015EA">
      <w:pPr>
        <w:rPr/>
      </w:pPr>
      <w:r w:rsidDel="00000000" w:rsidR="00000000" w:rsidRPr="00000000">
        <w:rPr>
          <w:rtl w:val="0"/>
        </w:rPr>
        <w:t xml:space="preserve">    1. id                           BIGINT UNSIGNED            Null:NO   [PK]</w:t>
      </w:r>
    </w:p>
    <w:p w:rsidR="00000000" w:rsidDel="00000000" w:rsidP="00000000" w:rsidRDefault="00000000" w:rsidRPr="00000000" w14:paraId="000015EB">
      <w:pPr>
        <w:rPr/>
      </w:pPr>
      <w:r w:rsidDel="00000000" w:rsidR="00000000" w:rsidRPr="00000000">
        <w:rPr>
          <w:rtl w:val="0"/>
        </w:rPr>
        <w:t xml:space="preserve">        · AUTO_INCREMENT</w:t>
      </w:r>
    </w:p>
    <w:p w:rsidR="00000000" w:rsidDel="00000000" w:rsidP="00000000" w:rsidRDefault="00000000" w:rsidRPr="00000000" w14:paraId="000015EC">
      <w:pPr>
        <w:rPr/>
      </w:pPr>
      <w:r w:rsidDel="00000000" w:rsidR="00000000" w:rsidRPr="00000000">
        <w:rPr>
          <w:rtl w:val="0"/>
        </w:rPr>
        <w:t xml:space="preserve">        Khoá chính, tự tăng.</w:t>
      </w:r>
    </w:p>
    <w:p w:rsidR="00000000" w:rsidDel="00000000" w:rsidP="00000000" w:rsidRDefault="00000000" w:rsidRPr="00000000" w14:paraId="000015ED">
      <w:pPr>
        <w:rPr/>
      </w:pPr>
      <w:r w:rsidDel="00000000" w:rsidR="00000000" w:rsidRPr="00000000">
        <w:rPr>
          <w:rtl w:val="0"/>
        </w:rPr>
        <w:t xml:space="preserve">    2. plan_id                      BIGINT UNSIGNED            Null:NO   [FK/IDX]</w:t>
      </w:r>
    </w:p>
    <w:p w:rsidR="00000000" w:rsidDel="00000000" w:rsidP="00000000" w:rsidRDefault="00000000" w:rsidRPr="00000000" w14:paraId="000015EE">
      <w:pPr>
        <w:rPr/>
      </w:pPr>
      <w:r w:rsidDel="00000000" w:rsidR="00000000" w:rsidRPr="00000000">
        <w:rPr>
          <w:rtl w:val="0"/>
        </w:rPr>
        <w:t xml:space="preserve">        Khoá ngoại tới bảng membership_plan (Gói hội viên).</w:t>
      </w:r>
    </w:p>
    <w:p w:rsidR="00000000" w:rsidDel="00000000" w:rsidP="00000000" w:rsidRDefault="00000000" w:rsidRPr="00000000" w14:paraId="000015EF">
      <w:pPr>
        <w:rPr/>
      </w:pPr>
      <w:r w:rsidDel="00000000" w:rsidR="00000000" w:rsidRPr="00000000">
        <w:rPr>
          <w:rtl w:val="0"/>
        </w:rPr>
        <w:t xml:space="preserve">    3. benefit_type                 ENUM('DISCOUNT_PERCENT','DISCOUNT_FIXED','FREE_HOURS','FREE_BOOKINGS','FIXED_SEAT', 'PRIORITY_BOOKING','FREE_AMENITY','WAIVE_PLATFORM_FEE') Null:NO  </w:t>
      </w:r>
    </w:p>
    <w:p w:rsidR="00000000" w:rsidDel="00000000" w:rsidP="00000000" w:rsidRDefault="00000000" w:rsidRPr="00000000" w14:paraId="000015F0">
      <w:pPr>
        <w:rPr/>
      </w:pPr>
      <w:r w:rsidDel="00000000" w:rsidR="00000000" w:rsidRPr="00000000">
        <w:rPr>
          <w:rtl w:val="0"/>
        </w:rPr>
        <w:t xml:space="preserve">        Phân loại quyền lợi.</w:t>
      </w:r>
    </w:p>
    <w:p w:rsidR="00000000" w:rsidDel="00000000" w:rsidP="00000000" w:rsidRDefault="00000000" w:rsidRPr="00000000" w14:paraId="000015F1">
      <w:pPr>
        <w:rPr/>
      </w:pPr>
      <w:r w:rsidDel="00000000" w:rsidR="00000000" w:rsidRPr="00000000">
        <w:rPr>
          <w:rtl w:val="0"/>
        </w:rPr>
        <w:t xml:space="preserve">        Giá trị hợp lệ: DISCOUNT_PERCENT | DISCOUNT_FIXED | FREE_HOURS | FREE_BOOKINGS | FIXED_SEAT</w:t>
      </w:r>
    </w:p>
    <w:p w:rsidR="00000000" w:rsidDel="00000000" w:rsidP="00000000" w:rsidRDefault="00000000" w:rsidRPr="00000000" w14:paraId="000015F2">
      <w:pPr>
        <w:rPr/>
      </w:pPr>
      <w:r w:rsidDel="00000000" w:rsidR="00000000" w:rsidRPr="00000000">
        <w:rPr>
          <w:rtl w:val="0"/>
        </w:rPr>
        <w:t xml:space="preserve">        | PRIORITY_BOOKING | FREE_AMENITY | WAIVE_PLATFORM_FEE</w:t>
      </w:r>
    </w:p>
    <w:p w:rsidR="00000000" w:rsidDel="00000000" w:rsidP="00000000" w:rsidRDefault="00000000" w:rsidRPr="00000000" w14:paraId="000015F3">
      <w:pPr>
        <w:rPr/>
      </w:pPr>
      <w:r w:rsidDel="00000000" w:rsidR="00000000" w:rsidRPr="00000000">
        <w:rPr>
          <w:rtl w:val="0"/>
        </w:rPr>
        <w:t xml:space="preserve">    4. benefit_value                DECIMAL(15,2)              Null:YES </w:t>
      </w:r>
    </w:p>
    <w:p w:rsidR="00000000" w:rsidDel="00000000" w:rsidP="00000000" w:rsidRDefault="00000000" w:rsidRPr="00000000" w14:paraId="000015F4">
      <w:pPr>
        <w:rPr/>
      </w:pPr>
      <w:r w:rsidDel="00000000" w:rsidR="00000000" w:rsidRPr="00000000">
        <w:rPr>
          <w:rtl w:val="0"/>
        </w:rPr>
        <w:t xml:space="preserve">        Giá trị quyền lợi hội viên; ý nghĩa phụ thuộc loại quyền lợi.</w:t>
      </w:r>
    </w:p>
    <w:p w:rsidR="00000000" w:rsidDel="00000000" w:rsidP="00000000" w:rsidRDefault="00000000" w:rsidRPr="00000000" w14:paraId="000015F5">
      <w:pPr>
        <w:rPr/>
      </w:pPr>
      <w:r w:rsidDel="00000000" w:rsidR="00000000" w:rsidRPr="00000000">
        <w:rPr>
          <w:rtl w:val="0"/>
        </w:rPr>
        <w:t xml:space="preserve">    5. seat_type_id                 BIGINT UNSIGNED            Null:YES  [FK]</w:t>
      </w:r>
    </w:p>
    <w:p w:rsidR="00000000" w:rsidDel="00000000" w:rsidP="00000000" w:rsidRDefault="00000000" w:rsidRPr="00000000" w14:paraId="000015F6">
      <w:pPr>
        <w:rPr/>
      </w:pPr>
      <w:r w:rsidDel="00000000" w:rsidR="00000000" w:rsidRPr="00000000">
        <w:rPr>
          <w:rtl w:val="0"/>
        </w:rPr>
        <w:t xml:space="preserve">        Giới hạn phạm vi quyền lợi.</w:t>
      </w:r>
    </w:p>
    <w:p w:rsidR="00000000" w:rsidDel="00000000" w:rsidP="00000000" w:rsidRDefault="00000000" w:rsidRPr="00000000" w14:paraId="000015F7">
      <w:pPr>
        <w:rPr/>
      </w:pPr>
      <w:r w:rsidDel="00000000" w:rsidR="00000000" w:rsidRPr="00000000">
        <w:rPr>
          <w:rtl w:val="0"/>
        </w:rPr>
        <w:t xml:space="preserve">    6. resource_id                  BIGINT UNSIGNED            Null:YES  [FK]</w:t>
      </w:r>
    </w:p>
    <w:p w:rsidR="00000000" w:rsidDel="00000000" w:rsidP="00000000" w:rsidRDefault="00000000" w:rsidRPr="00000000" w14:paraId="000015F8">
      <w:pPr>
        <w:rPr/>
      </w:pPr>
      <w:r w:rsidDel="00000000" w:rsidR="00000000" w:rsidRPr="00000000">
        <w:rPr>
          <w:rtl w:val="0"/>
        </w:rPr>
        <w:t xml:space="preserve">        Chỗ ngồi cố định (FIXED_SEAT)</w:t>
      </w:r>
    </w:p>
    <w:p w:rsidR="00000000" w:rsidDel="00000000" w:rsidP="00000000" w:rsidRDefault="00000000" w:rsidRPr="00000000" w14:paraId="000015F9">
      <w:pPr>
        <w:rPr/>
      </w:pPr>
      <w:r w:rsidDel="00000000" w:rsidR="00000000" w:rsidRPr="00000000">
        <w:rPr>
          <w:rtl w:val="0"/>
        </w:rPr>
        <w:t xml:space="preserve">    7. quota_per_period             INT UNSIGNED               Null:YES </w:t>
      </w:r>
    </w:p>
    <w:p w:rsidR="00000000" w:rsidDel="00000000" w:rsidP="00000000" w:rsidRDefault="00000000" w:rsidRPr="00000000" w14:paraId="000015FA">
      <w:pPr>
        <w:rPr/>
      </w:pPr>
      <w:r w:rsidDel="00000000" w:rsidR="00000000" w:rsidRPr="00000000">
        <w:rPr>
          <w:rtl w:val="0"/>
        </w:rPr>
        <w:t xml:space="preserve">        Hạn mức sử dụng quyền lợi trong mỗi chu kỳ.</w:t>
      </w:r>
    </w:p>
    <w:p w:rsidR="00000000" w:rsidDel="00000000" w:rsidP="00000000" w:rsidRDefault="00000000" w:rsidRPr="00000000" w14:paraId="000015FB">
      <w:pPr>
        <w:rPr/>
      </w:pPr>
      <w:r w:rsidDel="00000000" w:rsidR="00000000" w:rsidRPr="00000000">
        <w:rPr>
          <w:rtl w:val="0"/>
        </w:rPr>
        <w:t xml:space="preserve">    8. description                  VARCHAR(500)               Null:YES </w:t>
      </w:r>
    </w:p>
    <w:p w:rsidR="00000000" w:rsidDel="00000000" w:rsidP="00000000" w:rsidRDefault="00000000" w:rsidRPr="00000000" w14:paraId="000015FC">
      <w:pPr>
        <w:rPr/>
      </w:pPr>
      <w:r w:rsidDel="00000000" w:rsidR="00000000" w:rsidRPr="00000000">
        <w:rPr>
          <w:rtl w:val="0"/>
        </w:rPr>
        <w:t xml:space="preserve">        Mô tả chi tiết.</w:t>
      </w:r>
    </w:p>
    <w:p w:rsidR="00000000" w:rsidDel="00000000" w:rsidP="00000000" w:rsidRDefault="00000000" w:rsidRPr="00000000" w14:paraId="000015FD">
      <w:pPr>
        <w:rPr/>
      </w:pPr>
      <w:r w:rsidDel="00000000" w:rsidR="00000000" w:rsidRPr="00000000">
        <w:rPr>
          <w:rtl w:val="0"/>
        </w:rPr>
      </w:r>
    </w:p>
    <w:p w:rsidR="00000000" w:rsidDel="00000000" w:rsidP="00000000" w:rsidRDefault="00000000" w:rsidRPr="00000000" w14:paraId="000015FE">
      <w:pPr>
        <w:rPr/>
      </w:pPr>
      <w:r w:rsidDel="00000000" w:rsidR="00000000" w:rsidRPr="00000000">
        <w:rPr>
          <w:rtl w:val="0"/>
        </w:rPr>
      </w:r>
    </w:p>
    <w:p w:rsidR="00000000" w:rsidDel="00000000" w:rsidP="00000000" w:rsidRDefault="00000000" w:rsidRPr="00000000" w14:paraId="000015FF">
      <w:pPr>
        <w:rPr/>
      </w:pPr>
      <w:r w:rsidDel="00000000" w:rsidR="00000000" w:rsidRPr="00000000">
        <w:rPr>
          <w:rtl w:val="0"/>
        </w:rPr>
        <w:t xml:space="preserve">====================================================================================================</w:t>
      </w:r>
    </w:p>
    <w:p w:rsidR="00000000" w:rsidDel="00000000" w:rsidP="00000000" w:rsidRDefault="00000000" w:rsidRPr="00000000" w14:paraId="00001600">
      <w:pPr>
        <w:rPr/>
      </w:pPr>
      <w:r w:rsidDel="00000000" w:rsidR="00000000" w:rsidRPr="00000000">
        <w:rPr>
          <w:rtl w:val="0"/>
        </w:rPr>
        <w:t xml:space="preserve">BẢNG 64/95 :  MEMBERSHIP_SUBSCRIPTION</w:t>
      </w:r>
    </w:p>
    <w:p w:rsidR="00000000" w:rsidDel="00000000" w:rsidP="00000000" w:rsidRDefault="00000000" w:rsidRPr="00000000" w14:paraId="00001601">
      <w:pPr>
        <w:rPr/>
      </w:pPr>
      <w:r w:rsidDel="00000000" w:rsidR="00000000" w:rsidRPr="00000000">
        <w:rPr>
          <w:rtl w:val="0"/>
        </w:rPr>
        <w:t xml:space="preserve">====================================================================================================</w:t>
      </w:r>
    </w:p>
    <w:p w:rsidR="00000000" w:rsidDel="00000000" w:rsidP="00000000" w:rsidRDefault="00000000" w:rsidRPr="00000000" w14:paraId="00001602">
      <w:pPr>
        <w:rPr/>
      </w:pPr>
      <w:r w:rsidDel="00000000" w:rsidR="00000000" w:rsidRPr="00000000">
        <w:rPr>
          <w:rtl w:val="0"/>
        </w:rPr>
      </w:r>
    </w:p>
    <w:p w:rsidR="00000000" w:rsidDel="00000000" w:rsidP="00000000" w:rsidRDefault="00000000" w:rsidRPr="00000000" w14:paraId="00001603">
      <w:pPr>
        <w:rPr/>
      </w:pPr>
      <w:r w:rsidDel="00000000" w:rsidR="00000000" w:rsidRPr="00000000">
        <w:rPr>
          <w:rtl w:val="0"/>
        </w:rPr>
        <w:t xml:space="preserve">Ý NGHĨA: Đăng ký gói hội viên của Customer (M15-UC16..UC19).</w:t>
      </w:r>
    </w:p>
    <w:p w:rsidR="00000000" w:rsidDel="00000000" w:rsidP="00000000" w:rsidRDefault="00000000" w:rsidRPr="00000000" w14:paraId="00001604">
      <w:pPr>
        <w:rPr/>
      </w:pPr>
      <w:r w:rsidDel="00000000" w:rsidR="00000000" w:rsidRPr="00000000">
        <w:rPr>
          <w:rtl w:val="0"/>
        </w:rPr>
      </w:r>
    </w:p>
    <w:p w:rsidR="00000000" w:rsidDel="00000000" w:rsidP="00000000" w:rsidRDefault="00000000" w:rsidRPr="00000000" w14:paraId="00001605">
      <w:pPr>
        <w:rPr/>
      </w:pPr>
      <w:r w:rsidDel="00000000" w:rsidR="00000000" w:rsidRPr="00000000">
        <w:rPr>
          <w:rtl w:val="0"/>
        </w:rPr>
        <w:t xml:space="preserve">  Khoá chính : id</w:t>
      </w:r>
    </w:p>
    <w:p w:rsidR="00000000" w:rsidDel="00000000" w:rsidP="00000000" w:rsidRDefault="00000000" w:rsidRPr="00000000" w14:paraId="00001606">
      <w:pPr>
        <w:rPr/>
      </w:pPr>
      <w:r w:rsidDel="00000000" w:rsidR="00000000" w:rsidRPr="00000000">
        <w:rPr>
          <w:rtl w:val="0"/>
        </w:rPr>
        <w:t xml:space="preserve">  Duy nhất   : uk_ms_code (subscription_code)</w:t>
      </w:r>
    </w:p>
    <w:p w:rsidR="00000000" w:rsidDel="00000000" w:rsidP="00000000" w:rsidRDefault="00000000" w:rsidRPr="00000000" w14:paraId="00001607">
      <w:pPr>
        <w:rPr/>
      </w:pPr>
      <w:r w:rsidDel="00000000" w:rsidR="00000000" w:rsidRPr="00000000">
        <w:rPr>
          <w:rtl w:val="0"/>
        </w:rPr>
        <w:t xml:space="preserve">  Tham chiếu tới:</w:t>
      </w:r>
    </w:p>
    <w:p w:rsidR="00000000" w:rsidDel="00000000" w:rsidP="00000000" w:rsidRDefault="00000000" w:rsidRPr="00000000" w14:paraId="00001608">
      <w:pPr>
        <w:rPr/>
      </w:pPr>
      <w:r w:rsidDel="00000000" w:rsidR="00000000" w:rsidRPr="00000000">
        <w:rPr>
          <w:rtl w:val="0"/>
        </w:rPr>
        <w:t xml:space="preserve">      - customer_id                -&gt; user_account.id   [ON DELETE CASCADE]</w:t>
      </w:r>
    </w:p>
    <w:p w:rsidR="00000000" w:rsidDel="00000000" w:rsidP="00000000" w:rsidRDefault="00000000" w:rsidRPr="00000000" w14:paraId="00001609">
      <w:pPr>
        <w:rPr/>
      </w:pPr>
      <w:r w:rsidDel="00000000" w:rsidR="00000000" w:rsidRPr="00000000">
        <w:rPr>
          <w:rtl w:val="0"/>
        </w:rPr>
        <w:t xml:space="preserve">      - plan_id                    -&gt; membership_plan.id   [ON DELETE RESTRICT]</w:t>
      </w:r>
    </w:p>
    <w:p w:rsidR="00000000" w:rsidDel="00000000" w:rsidP="00000000" w:rsidRDefault="00000000" w:rsidRPr="00000000" w14:paraId="0000160A">
      <w:pPr>
        <w:rPr/>
      </w:pPr>
      <w:r w:rsidDel="00000000" w:rsidR="00000000" w:rsidRPr="00000000">
        <w:rPr>
          <w:rtl w:val="0"/>
        </w:rPr>
        <w:t xml:space="preserve">      - renewed_from_id            -&gt; membership_subscription.id   [ON DELETE SET NULL]</w:t>
      </w:r>
    </w:p>
    <w:p w:rsidR="00000000" w:rsidDel="00000000" w:rsidP="00000000" w:rsidRDefault="00000000" w:rsidRPr="00000000" w14:paraId="0000160B">
      <w:pPr>
        <w:rPr/>
      </w:pPr>
      <w:r w:rsidDel="00000000" w:rsidR="00000000" w:rsidRPr="00000000">
        <w:rPr>
          <w:rtl w:val="0"/>
        </w:rPr>
        <w:t xml:space="preserve">  Được tham chiếu bởi: booking.subscription_id, membership_benefit_usage.subscription_id, payment.subscription_id</w:t>
      </w:r>
    </w:p>
    <w:p w:rsidR="00000000" w:rsidDel="00000000" w:rsidP="00000000" w:rsidRDefault="00000000" w:rsidRPr="00000000" w14:paraId="0000160C">
      <w:pPr>
        <w:rPr/>
      </w:pPr>
      <w:r w:rsidDel="00000000" w:rsidR="00000000" w:rsidRPr="00000000">
        <w:rPr>
          <w:rtl w:val="0"/>
        </w:rPr>
      </w:r>
    </w:p>
    <w:p w:rsidR="00000000" w:rsidDel="00000000" w:rsidP="00000000" w:rsidRDefault="00000000" w:rsidRPr="00000000" w14:paraId="0000160D">
      <w:pPr>
        <w:rPr/>
      </w:pPr>
      <w:r w:rsidDel="00000000" w:rsidR="00000000" w:rsidRPr="00000000">
        <w:rPr>
          <w:rtl w:val="0"/>
        </w:rPr>
        <w:t xml:space="preserve">  DANH SÁCH THUỘC TÍNH</w:t>
      </w:r>
    </w:p>
    <w:p w:rsidR="00000000" w:rsidDel="00000000" w:rsidP="00000000" w:rsidRDefault="00000000" w:rsidRPr="00000000" w14:paraId="0000160E">
      <w:pPr>
        <w:rPr/>
      </w:pPr>
      <w:r w:rsidDel="00000000" w:rsidR="00000000" w:rsidRPr="00000000">
        <w:rPr>
          <w:rtl w:val="0"/>
        </w:rPr>
        <w:t xml:space="preserve">  --------------------------------------------------------------------------------------------------</w:t>
      </w:r>
    </w:p>
    <w:p w:rsidR="00000000" w:rsidDel="00000000" w:rsidP="00000000" w:rsidRDefault="00000000" w:rsidRPr="00000000" w14:paraId="0000160F">
      <w:pPr>
        <w:rPr/>
      </w:pPr>
      <w:r w:rsidDel="00000000" w:rsidR="00000000" w:rsidRPr="00000000">
        <w:rPr>
          <w:rtl w:val="0"/>
        </w:rPr>
        <w:t xml:space="preserve">    1. id                           BIGINT UNSIGNED            Null:NO   [PK]</w:t>
      </w:r>
    </w:p>
    <w:p w:rsidR="00000000" w:rsidDel="00000000" w:rsidP="00000000" w:rsidRDefault="00000000" w:rsidRPr="00000000" w14:paraId="00001610">
      <w:pPr>
        <w:rPr/>
      </w:pPr>
      <w:r w:rsidDel="00000000" w:rsidR="00000000" w:rsidRPr="00000000">
        <w:rPr>
          <w:rtl w:val="0"/>
        </w:rPr>
        <w:t xml:space="preserve">        · AUTO_INCREMENT</w:t>
      </w:r>
    </w:p>
    <w:p w:rsidR="00000000" w:rsidDel="00000000" w:rsidP="00000000" w:rsidRDefault="00000000" w:rsidRPr="00000000" w14:paraId="00001611">
      <w:pPr>
        <w:rPr/>
      </w:pPr>
      <w:r w:rsidDel="00000000" w:rsidR="00000000" w:rsidRPr="00000000">
        <w:rPr>
          <w:rtl w:val="0"/>
        </w:rPr>
        <w:t xml:space="preserve">        Khoá chính, tự tăng.</w:t>
      </w:r>
    </w:p>
    <w:p w:rsidR="00000000" w:rsidDel="00000000" w:rsidP="00000000" w:rsidRDefault="00000000" w:rsidRPr="00000000" w14:paraId="00001612">
      <w:pPr>
        <w:rPr/>
      </w:pPr>
      <w:r w:rsidDel="00000000" w:rsidR="00000000" w:rsidRPr="00000000">
        <w:rPr>
          <w:rtl w:val="0"/>
        </w:rPr>
        <w:t xml:space="preserve">    2. subscription_code            VARCHAR(30)                Null:NO   [UQ]</w:t>
      </w:r>
    </w:p>
    <w:p w:rsidR="00000000" w:rsidDel="00000000" w:rsidP="00000000" w:rsidRDefault="00000000" w:rsidRPr="00000000" w14:paraId="00001613">
      <w:pPr>
        <w:rPr/>
      </w:pPr>
      <w:r w:rsidDel="00000000" w:rsidR="00000000" w:rsidRPr="00000000">
        <w:rPr>
          <w:rtl w:val="0"/>
        </w:rPr>
        <w:t xml:space="preserve">        Mã đăng ký gói hội viên.</w:t>
      </w:r>
    </w:p>
    <w:p w:rsidR="00000000" w:rsidDel="00000000" w:rsidP="00000000" w:rsidRDefault="00000000" w:rsidRPr="00000000" w14:paraId="00001614">
      <w:pPr>
        <w:rPr/>
      </w:pPr>
      <w:r w:rsidDel="00000000" w:rsidR="00000000" w:rsidRPr="00000000">
        <w:rPr>
          <w:rtl w:val="0"/>
        </w:rPr>
        <w:t xml:space="preserve">    3. customer_id                  BIGINT UNSIGNED            Null:NO   [FK/IDX]</w:t>
      </w:r>
    </w:p>
    <w:p w:rsidR="00000000" w:rsidDel="00000000" w:rsidP="00000000" w:rsidRDefault="00000000" w:rsidRPr="00000000" w14:paraId="00001615">
      <w:pPr>
        <w:rPr/>
      </w:pPr>
      <w:r w:rsidDel="00000000" w:rsidR="00000000" w:rsidRPr="00000000">
        <w:rPr>
          <w:rtl w:val="0"/>
        </w:rPr>
        <w:t xml:space="preserve">        Khoá ngoại tới bảng user_account (Tài khoản đăng nhập).</w:t>
      </w:r>
    </w:p>
    <w:p w:rsidR="00000000" w:rsidDel="00000000" w:rsidP="00000000" w:rsidRDefault="00000000" w:rsidRPr="00000000" w14:paraId="00001616">
      <w:pPr>
        <w:rPr/>
      </w:pPr>
      <w:r w:rsidDel="00000000" w:rsidR="00000000" w:rsidRPr="00000000">
        <w:rPr>
          <w:rtl w:val="0"/>
        </w:rPr>
        <w:t xml:space="preserve">    4. plan_id                      BIGINT UNSIGNED            Null:NO   [FK/IDX]</w:t>
      </w:r>
    </w:p>
    <w:p w:rsidR="00000000" w:rsidDel="00000000" w:rsidP="00000000" w:rsidRDefault="00000000" w:rsidRPr="00000000" w14:paraId="00001617">
      <w:pPr>
        <w:rPr/>
      </w:pPr>
      <w:r w:rsidDel="00000000" w:rsidR="00000000" w:rsidRPr="00000000">
        <w:rPr>
          <w:rtl w:val="0"/>
        </w:rPr>
        <w:t xml:space="preserve">        Khoá ngoại tới bảng membership_plan (Gói hội viên).</w:t>
      </w:r>
    </w:p>
    <w:p w:rsidR="00000000" w:rsidDel="00000000" w:rsidP="00000000" w:rsidRDefault="00000000" w:rsidRPr="00000000" w14:paraId="00001618">
      <w:pPr>
        <w:rPr/>
      </w:pPr>
      <w:r w:rsidDel="00000000" w:rsidR="00000000" w:rsidRPr="00000000">
        <w:rPr>
          <w:rtl w:val="0"/>
        </w:rPr>
        <w:t xml:space="preserve">    5. status                       ENUM('PENDING_PAYMENT','ACTIVE','EXPIRED','CANCELLED','SUSPENDED') Null:NO   [IDX]</w:t>
      </w:r>
    </w:p>
    <w:p w:rsidR="00000000" w:rsidDel="00000000" w:rsidP="00000000" w:rsidRDefault="00000000" w:rsidRPr="00000000" w14:paraId="00001619">
      <w:pPr>
        <w:rPr/>
      </w:pPr>
      <w:r w:rsidDel="00000000" w:rsidR="00000000" w:rsidRPr="00000000">
        <w:rPr>
          <w:rtl w:val="0"/>
        </w:rPr>
        <w:t xml:space="preserve">        · Mặc định = 'PENDING_PAYMENT'</w:t>
      </w:r>
    </w:p>
    <w:p w:rsidR="00000000" w:rsidDel="00000000" w:rsidP="00000000" w:rsidRDefault="00000000" w:rsidRPr="00000000" w14:paraId="0000161A">
      <w:pPr>
        <w:rPr/>
      </w:pPr>
      <w:r w:rsidDel="00000000" w:rsidR="00000000" w:rsidRPr="00000000">
        <w:rPr>
          <w:rtl w:val="0"/>
        </w:rPr>
        <w:t xml:space="preserve">        Trạng thái hiện tại của bản ghi.</w:t>
      </w:r>
    </w:p>
    <w:p w:rsidR="00000000" w:rsidDel="00000000" w:rsidP="00000000" w:rsidRDefault="00000000" w:rsidRPr="00000000" w14:paraId="0000161B">
      <w:pPr>
        <w:rPr/>
      </w:pPr>
      <w:r w:rsidDel="00000000" w:rsidR="00000000" w:rsidRPr="00000000">
        <w:rPr>
          <w:rtl w:val="0"/>
        </w:rPr>
        <w:t xml:space="preserve">        Giá trị hợp lệ: PENDING_PAYMENT | ACTIVE | EXPIRED | CANCELLED | SUSPENDED</w:t>
      </w:r>
    </w:p>
    <w:p w:rsidR="00000000" w:rsidDel="00000000" w:rsidP="00000000" w:rsidRDefault="00000000" w:rsidRPr="00000000" w14:paraId="0000161C">
      <w:pPr>
        <w:rPr/>
      </w:pPr>
      <w:r w:rsidDel="00000000" w:rsidR="00000000" w:rsidRPr="00000000">
        <w:rPr>
          <w:rtl w:val="0"/>
        </w:rPr>
        <w:t xml:space="preserve">    6. start_at                     DATETIME(3)                Null:YES </w:t>
      </w:r>
    </w:p>
    <w:p w:rsidR="00000000" w:rsidDel="00000000" w:rsidP="00000000" w:rsidRDefault="00000000" w:rsidRPr="00000000" w14:paraId="0000161D">
      <w:pPr>
        <w:rPr/>
      </w:pPr>
      <w:r w:rsidDel="00000000" w:rsidR="00000000" w:rsidRPr="00000000">
        <w:rPr>
          <w:rtl w:val="0"/>
        </w:rPr>
        <w:t xml:space="preserve">        Thời điểm bắt đầu.</w:t>
      </w:r>
    </w:p>
    <w:p w:rsidR="00000000" w:rsidDel="00000000" w:rsidP="00000000" w:rsidRDefault="00000000" w:rsidRPr="00000000" w14:paraId="0000161E">
      <w:pPr>
        <w:rPr/>
      </w:pPr>
      <w:r w:rsidDel="00000000" w:rsidR="00000000" w:rsidRPr="00000000">
        <w:rPr>
          <w:rtl w:val="0"/>
        </w:rPr>
        <w:t xml:space="preserve">    7. end_at                       DATETIME(3)                Null:YES  [IDX]</w:t>
      </w:r>
    </w:p>
    <w:p w:rsidR="00000000" w:rsidDel="00000000" w:rsidP="00000000" w:rsidRDefault="00000000" w:rsidRPr="00000000" w14:paraId="0000161F">
      <w:pPr>
        <w:rPr/>
      </w:pPr>
      <w:r w:rsidDel="00000000" w:rsidR="00000000" w:rsidRPr="00000000">
        <w:rPr>
          <w:rtl w:val="0"/>
        </w:rPr>
        <w:t xml:space="preserve">        BR-21: quyền lợi hết hiệu lực sau mốc này.</w:t>
      </w:r>
    </w:p>
    <w:p w:rsidR="00000000" w:rsidDel="00000000" w:rsidP="00000000" w:rsidRDefault="00000000" w:rsidRPr="00000000" w14:paraId="00001620">
      <w:pPr>
        <w:rPr/>
      </w:pPr>
      <w:r w:rsidDel="00000000" w:rsidR="00000000" w:rsidRPr="00000000">
        <w:rPr>
          <w:rtl w:val="0"/>
        </w:rPr>
        <w:t xml:space="preserve">    8. auto_renew                   TINYINT(1)                 Null:NO  </w:t>
      </w:r>
    </w:p>
    <w:p w:rsidR="00000000" w:rsidDel="00000000" w:rsidP="00000000" w:rsidRDefault="00000000" w:rsidRPr="00000000" w14:paraId="00001621">
      <w:pPr>
        <w:rPr/>
      </w:pPr>
      <w:r w:rsidDel="00000000" w:rsidR="00000000" w:rsidRPr="00000000">
        <w:rPr>
          <w:rtl w:val="0"/>
        </w:rPr>
        <w:t xml:space="preserve">        · Mặc định = 0</w:t>
      </w:r>
    </w:p>
    <w:p w:rsidR="00000000" w:rsidDel="00000000" w:rsidP="00000000" w:rsidRDefault="00000000" w:rsidRPr="00000000" w14:paraId="00001622">
      <w:pPr>
        <w:rPr/>
      </w:pPr>
      <w:r w:rsidDel="00000000" w:rsidR="00000000" w:rsidRPr="00000000">
        <w:rPr>
          <w:rtl w:val="0"/>
        </w:rPr>
        <w:t xml:space="preserve">        Cờ tự động gia hạn khi gói hết hạn.</w:t>
      </w:r>
    </w:p>
    <w:p w:rsidR="00000000" w:rsidDel="00000000" w:rsidP="00000000" w:rsidRDefault="00000000" w:rsidRPr="00000000" w14:paraId="00001623">
      <w:pPr>
        <w:rPr/>
      </w:pPr>
      <w:r w:rsidDel="00000000" w:rsidR="00000000" w:rsidRPr="00000000">
        <w:rPr>
          <w:rtl w:val="0"/>
        </w:rPr>
        <w:t xml:space="preserve">    9. renewed_from_id              BIGINT UNSIGNED            Null:YES  [FK]</w:t>
      </w:r>
    </w:p>
    <w:p w:rsidR="00000000" w:rsidDel="00000000" w:rsidP="00000000" w:rsidRDefault="00000000" w:rsidRPr="00000000" w14:paraId="00001624">
      <w:pPr>
        <w:rPr/>
      </w:pPr>
      <w:r w:rsidDel="00000000" w:rsidR="00000000" w:rsidRPr="00000000">
        <w:rPr>
          <w:rtl w:val="0"/>
        </w:rPr>
        <w:t xml:space="preserve">        Khoá ngoại tới bảng membership_subscription (Đăng ký gói hội viên của Customer). Có thể bỏ</w:t>
      </w:r>
    </w:p>
    <w:p w:rsidR="00000000" w:rsidDel="00000000" w:rsidP="00000000" w:rsidRDefault="00000000" w:rsidRPr="00000000" w14:paraId="00001625">
      <w:pPr>
        <w:rPr/>
      </w:pPr>
      <w:r w:rsidDel="00000000" w:rsidR="00000000" w:rsidRPr="00000000">
        <w:rPr>
          <w:rtl w:val="0"/>
        </w:rPr>
        <w:t xml:space="preserve">        trống.</w:t>
      </w:r>
    </w:p>
    <w:p w:rsidR="00000000" w:rsidDel="00000000" w:rsidP="00000000" w:rsidRDefault="00000000" w:rsidRPr="00000000" w14:paraId="00001626">
      <w:pPr>
        <w:rPr/>
      </w:pPr>
      <w:r w:rsidDel="00000000" w:rsidR="00000000" w:rsidRPr="00000000">
        <w:rPr>
          <w:rtl w:val="0"/>
        </w:rPr>
        <w:t xml:space="preserve">   10. renewal_count                SMALLINT UNSIGNED          Null:NO  </w:t>
      </w:r>
    </w:p>
    <w:p w:rsidR="00000000" w:rsidDel="00000000" w:rsidP="00000000" w:rsidRDefault="00000000" w:rsidRPr="00000000" w14:paraId="00001627">
      <w:pPr>
        <w:rPr/>
      </w:pPr>
      <w:r w:rsidDel="00000000" w:rsidR="00000000" w:rsidRPr="00000000">
        <w:rPr>
          <w:rtl w:val="0"/>
        </w:rPr>
        <w:t xml:space="preserve">        · Mặc định = 0</w:t>
      </w:r>
    </w:p>
    <w:p w:rsidR="00000000" w:rsidDel="00000000" w:rsidP="00000000" w:rsidRDefault="00000000" w:rsidRPr="00000000" w14:paraId="00001628">
      <w:pPr>
        <w:rPr/>
      </w:pPr>
      <w:r w:rsidDel="00000000" w:rsidR="00000000" w:rsidRPr="00000000">
        <w:rPr>
          <w:rtl w:val="0"/>
        </w:rPr>
        <w:t xml:space="preserve">        Số lượng gia hạn.</w:t>
      </w:r>
    </w:p>
    <w:p w:rsidR="00000000" w:rsidDel="00000000" w:rsidP="00000000" w:rsidRDefault="00000000" w:rsidRPr="00000000" w14:paraId="00001629">
      <w:pPr>
        <w:rPr/>
      </w:pPr>
      <w:r w:rsidDel="00000000" w:rsidR="00000000" w:rsidRPr="00000000">
        <w:rPr>
          <w:rtl w:val="0"/>
        </w:rPr>
        <w:t xml:space="preserve">   11. price_paid                   DECIMAL(15,2)              Null:NO  </w:t>
      </w:r>
    </w:p>
    <w:p w:rsidR="00000000" w:rsidDel="00000000" w:rsidP="00000000" w:rsidRDefault="00000000" w:rsidRPr="00000000" w14:paraId="0000162A">
      <w:pPr>
        <w:rPr/>
      </w:pPr>
      <w:r w:rsidDel="00000000" w:rsidR="00000000" w:rsidRPr="00000000">
        <w:rPr>
          <w:rtl w:val="0"/>
        </w:rPr>
        <w:t xml:space="preserve">        · Mặc định = 0</w:t>
      </w:r>
    </w:p>
    <w:p w:rsidR="00000000" w:rsidDel="00000000" w:rsidP="00000000" w:rsidRDefault="00000000" w:rsidRPr="00000000" w14:paraId="0000162B">
      <w:pPr>
        <w:rPr/>
      </w:pPr>
      <w:r w:rsidDel="00000000" w:rsidR="00000000" w:rsidRPr="00000000">
        <w:rPr>
          <w:rtl w:val="0"/>
        </w:rPr>
        <w:t xml:space="preserve">        Số tiền khách hàng đã thanh toán thực tế.</w:t>
      </w:r>
    </w:p>
    <w:p w:rsidR="00000000" w:rsidDel="00000000" w:rsidP="00000000" w:rsidRDefault="00000000" w:rsidRPr="00000000" w14:paraId="0000162C">
      <w:pPr>
        <w:rPr/>
      </w:pPr>
      <w:r w:rsidDel="00000000" w:rsidR="00000000" w:rsidRPr="00000000">
        <w:rPr>
          <w:rtl w:val="0"/>
        </w:rPr>
        <w:t xml:space="preserve">   12. currency                     CHAR(3)                    Null:NO  </w:t>
      </w:r>
    </w:p>
    <w:p w:rsidR="00000000" w:rsidDel="00000000" w:rsidP="00000000" w:rsidRDefault="00000000" w:rsidRPr="00000000" w14:paraId="0000162D">
      <w:pPr>
        <w:rPr/>
      </w:pPr>
      <w:r w:rsidDel="00000000" w:rsidR="00000000" w:rsidRPr="00000000">
        <w:rPr>
          <w:rtl w:val="0"/>
        </w:rPr>
        <w:t xml:space="preserve">        · Mặc định = 'VND'</w:t>
      </w:r>
    </w:p>
    <w:p w:rsidR="00000000" w:rsidDel="00000000" w:rsidP="00000000" w:rsidRDefault="00000000" w:rsidRPr="00000000" w14:paraId="0000162E">
      <w:pPr>
        <w:rPr/>
      </w:pPr>
      <w:r w:rsidDel="00000000" w:rsidR="00000000" w:rsidRPr="00000000">
        <w:rPr>
          <w:rtl w:val="0"/>
        </w:rPr>
        <w:t xml:space="preserve">        Đơn vị tiền tệ theo ISO-4217, mặc định VND.</w:t>
      </w:r>
    </w:p>
    <w:p w:rsidR="00000000" w:rsidDel="00000000" w:rsidP="00000000" w:rsidRDefault="00000000" w:rsidRPr="00000000" w14:paraId="0000162F">
      <w:pPr>
        <w:rPr/>
      </w:pPr>
      <w:r w:rsidDel="00000000" w:rsidR="00000000" w:rsidRPr="00000000">
        <w:rPr>
          <w:rtl w:val="0"/>
        </w:rPr>
        <w:t xml:space="preserve">   13. cancelled_at                 DATETIME(3)                Null:YES </w:t>
      </w:r>
    </w:p>
    <w:p w:rsidR="00000000" w:rsidDel="00000000" w:rsidP="00000000" w:rsidRDefault="00000000" w:rsidRPr="00000000" w14:paraId="00001630">
      <w:pPr>
        <w:rPr/>
      </w:pPr>
      <w:r w:rsidDel="00000000" w:rsidR="00000000" w:rsidRPr="00000000">
        <w:rPr>
          <w:rtl w:val="0"/>
        </w:rPr>
        <w:t xml:space="preserve">        Mốc thời gian: huỷ.</w:t>
      </w:r>
    </w:p>
    <w:p w:rsidR="00000000" w:rsidDel="00000000" w:rsidP="00000000" w:rsidRDefault="00000000" w:rsidRPr="00000000" w14:paraId="00001631">
      <w:pPr>
        <w:rPr/>
      </w:pPr>
      <w:r w:rsidDel="00000000" w:rsidR="00000000" w:rsidRPr="00000000">
        <w:rPr>
          <w:rtl w:val="0"/>
        </w:rPr>
        <w:t xml:space="preserve">   14. cancel_reason                VARCHAR(500)               Null:YES </w:t>
      </w:r>
    </w:p>
    <w:p w:rsidR="00000000" w:rsidDel="00000000" w:rsidP="00000000" w:rsidRDefault="00000000" w:rsidRPr="00000000" w14:paraId="00001632">
      <w:pPr>
        <w:rPr/>
      </w:pPr>
      <w:r w:rsidDel="00000000" w:rsidR="00000000" w:rsidRPr="00000000">
        <w:rPr>
          <w:rtl w:val="0"/>
        </w:rPr>
        <w:t xml:space="preserve">        Lý do huỷ.</w:t>
      </w:r>
    </w:p>
    <w:p w:rsidR="00000000" w:rsidDel="00000000" w:rsidP="00000000" w:rsidRDefault="00000000" w:rsidRPr="00000000" w14:paraId="00001633">
      <w:pPr>
        <w:rPr/>
      </w:pPr>
      <w:r w:rsidDel="00000000" w:rsidR="00000000" w:rsidRPr="00000000">
        <w:rPr>
          <w:rtl w:val="0"/>
        </w:rPr>
        <w:t xml:space="preserve">   15. version                      INT UNSIGNED               Null:NO  </w:t>
      </w:r>
    </w:p>
    <w:p w:rsidR="00000000" w:rsidDel="00000000" w:rsidP="00000000" w:rsidRDefault="00000000" w:rsidRPr="00000000" w14:paraId="00001634">
      <w:pPr>
        <w:rPr/>
      </w:pPr>
      <w:r w:rsidDel="00000000" w:rsidR="00000000" w:rsidRPr="00000000">
        <w:rPr>
          <w:rtl w:val="0"/>
        </w:rPr>
        <w:t xml:space="preserve">        · Mặc định = 0</w:t>
      </w:r>
    </w:p>
    <w:p w:rsidR="00000000" w:rsidDel="00000000" w:rsidP="00000000" w:rsidRDefault="00000000" w:rsidRPr="00000000" w14:paraId="00001635">
      <w:pPr>
        <w:rPr/>
      </w:pPr>
      <w:r w:rsidDel="00000000" w:rsidR="00000000" w:rsidRPr="00000000">
        <w:rPr>
          <w:rtl w:val="0"/>
        </w:rPr>
        <w:t xml:space="preserve">        Số phiên bản dùng cho optimistic locking (JPA @Version) chống ghi đè đồng thời.</w:t>
      </w:r>
    </w:p>
    <w:p w:rsidR="00000000" w:rsidDel="00000000" w:rsidP="00000000" w:rsidRDefault="00000000" w:rsidRPr="00000000" w14:paraId="00001636">
      <w:pPr>
        <w:rPr/>
      </w:pPr>
      <w:r w:rsidDel="00000000" w:rsidR="00000000" w:rsidRPr="00000000">
        <w:rPr>
          <w:rtl w:val="0"/>
        </w:rPr>
        <w:t xml:space="preserve">   16. created_at                   DATETIME(3)                Null:NO  </w:t>
      </w:r>
    </w:p>
    <w:p w:rsidR="00000000" w:rsidDel="00000000" w:rsidP="00000000" w:rsidRDefault="00000000" w:rsidRPr="00000000" w14:paraId="00001637">
      <w:pPr>
        <w:rPr/>
      </w:pPr>
      <w:r w:rsidDel="00000000" w:rsidR="00000000" w:rsidRPr="00000000">
        <w:rPr>
          <w:rtl w:val="0"/>
        </w:rPr>
        <w:t xml:space="preserve">        · Mặc định = CURRENT_TIMESTAMP(3)</w:t>
      </w:r>
    </w:p>
    <w:p w:rsidR="00000000" w:rsidDel="00000000" w:rsidP="00000000" w:rsidRDefault="00000000" w:rsidRPr="00000000" w14:paraId="00001638">
      <w:pPr>
        <w:rPr/>
      </w:pPr>
      <w:r w:rsidDel="00000000" w:rsidR="00000000" w:rsidRPr="00000000">
        <w:rPr>
          <w:rtl w:val="0"/>
        </w:rPr>
        <w:t xml:space="preserve">        Thời điểm bản ghi được tạo.</w:t>
      </w:r>
    </w:p>
    <w:p w:rsidR="00000000" w:rsidDel="00000000" w:rsidP="00000000" w:rsidRDefault="00000000" w:rsidRPr="00000000" w14:paraId="00001639">
      <w:pPr>
        <w:rPr/>
      </w:pPr>
      <w:r w:rsidDel="00000000" w:rsidR="00000000" w:rsidRPr="00000000">
        <w:rPr>
          <w:rtl w:val="0"/>
        </w:rPr>
        <w:t xml:space="preserve">   17. updated_at                   DATETIME(3)                Null:NO  </w:t>
      </w:r>
    </w:p>
    <w:p w:rsidR="00000000" w:rsidDel="00000000" w:rsidP="00000000" w:rsidRDefault="00000000" w:rsidRPr="00000000" w14:paraId="0000163A">
      <w:pPr>
        <w:rPr/>
      </w:pPr>
      <w:r w:rsidDel="00000000" w:rsidR="00000000" w:rsidRPr="00000000">
        <w:rPr>
          <w:rtl w:val="0"/>
        </w:rPr>
        <w:t xml:space="preserve">        · Mặc định = CURRENT_TIMESTAMP(3)  |  AUTO-UPDATE</w:t>
      </w:r>
    </w:p>
    <w:p w:rsidR="00000000" w:rsidDel="00000000" w:rsidP="00000000" w:rsidRDefault="00000000" w:rsidRPr="00000000" w14:paraId="0000163B">
      <w:pPr>
        <w:rPr/>
      </w:pPr>
      <w:r w:rsidDel="00000000" w:rsidR="00000000" w:rsidRPr="00000000">
        <w:rPr>
          <w:rtl w:val="0"/>
        </w:rPr>
        <w:t xml:space="preserve">        Thời điểm cập nhật gần nhất (tự động cập nhật).</w:t>
      </w:r>
    </w:p>
    <w:p w:rsidR="00000000" w:rsidDel="00000000" w:rsidP="00000000" w:rsidRDefault="00000000" w:rsidRPr="00000000" w14:paraId="0000163C">
      <w:pPr>
        <w:rPr/>
      </w:pPr>
      <w:r w:rsidDel="00000000" w:rsidR="00000000" w:rsidRPr="00000000">
        <w:rPr>
          <w:rtl w:val="0"/>
        </w:rPr>
      </w:r>
    </w:p>
    <w:p w:rsidR="00000000" w:rsidDel="00000000" w:rsidP="00000000" w:rsidRDefault="00000000" w:rsidRPr="00000000" w14:paraId="0000163D">
      <w:pPr>
        <w:rPr/>
      </w:pPr>
      <w:r w:rsidDel="00000000" w:rsidR="00000000" w:rsidRPr="00000000">
        <w:rPr>
          <w:rtl w:val="0"/>
        </w:rPr>
      </w:r>
    </w:p>
    <w:p w:rsidR="00000000" w:rsidDel="00000000" w:rsidP="00000000" w:rsidRDefault="00000000" w:rsidRPr="00000000" w14:paraId="0000163E">
      <w:pPr>
        <w:rPr/>
      </w:pPr>
      <w:r w:rsidDel="00000000" w:rsidR="00000000" w:rsidRPr="00000000">
        <w:rPr>
          <w:rtl w:val="0"/>
        </w:rPr>
        <w:t xml:space="preserve">====================================================================================================</w:t>
      </w:r>
    </w:p>
    <w:p w:rsidR="00000000" w:rsidDel="00000000" w:rsidP="00000000" w:rsidRDefault="00000000" w:rsidRPr="00000000" w14:paraId="0000163F">
      <w:pPr>
        <w:rPr/>
      </w:pPr>
      <w:r w:rsidDel="00000000" w:rsidR="00000000" w:rsidRPr="00000000">
        <w:rPr>
          <w:rtl w:val="0"/>
        </w:rPr>
        <w:t xml:space="preserve">BẢNG 65/95 :  MEMBERSHIP_BENEFIT_USAGE</w:t>
      </w:r>
    </w:p>
    <w:p w:rsidR="00000000" w:rsidDel="00000000" w:rsidP="00000000" w:rsidRDefault="00000000" w:rsidRPr="00000000" w14:paraId="00001640">
      <w:pPr>
        <w:rPr/>
      </w:pPr>
      <w:r w:rsidDel="00000000" w:rsidR="00000000" w:rsidRPr="00000000">
        <w:rPr>
          <w:rtl w:val="0"/>
        </w:rPr>
        <w:t xml:space="preserve">====================================================================================================</w:t>
      </w:r>
    </w:p>
    <w:p w:rsidR="00000000" w:rsidDel="00000000" w:rsidP="00000000" w:rsidRDefault="00000000" w:rsidRPr="00000000" w14:paraId="00001641">
      <w:pPr>
        <w:rPr/>
      </w:pPr>
      <w:r w:rsidDel="00000000" w:rsidR="00000000" w:rsidRPr="00000000">
        <w:rPr>
          <w:rtl w:val="0"/>
        </w:rPr>
      </w:r>
    </w:p>
    <w:p w:rsidR="00000000" w:rsidDel="00000000" w:rsidP="00000000" w:rsidRDefault="00000000" w:rsidRPr="00000000" w14:paraId="00001642">
      <w:pPr>
        <w:rPr/>
      </w:pPr>
      <w:r w:rsidDel="00000000" w:rsidR="00000000" w:rsidRPr="00000000">
        <w:rPr>
          <w:rtl w:val="0"/>
        </w:rPr>
        <w:t xml:space="preserve">Ý NGHĨA: Nhật ký sử dụng quyền lợi hội viên (M15-UC31).</w:t>
      </w:r>
    </w:p>
    <w:p w:rsidR="00000000" w:rsidDel="00000000" w:rsidP="00000000" w:rsidRDefault="00000000" w:rsidRPr="00000000" w14:paraId="00001643">
      <w:pPr>
        <w:rPr/>
      </w:pPr>
      <w:r w:rsidDel="00000000" w:rsidR="00000000" w:rsidRPr="00000000">
        <w:rPr>
          <w:rtl w:val="0"/>
        </w:rPr>
      </w:r>
    </w:p>
    <w:p w:rsidR="00000000" w:rsidDel="00000000" w:rsidP="00000000" w:rsidRDefault="00000000" w:rsidRPr="00000000" w14:paraId="00001644">
      <w:pPr>
        <w:rPr/>
      </w:pPr>
      <w:r w:rsidDel="00000000" w:rsidR="00000000" w:rsidRPr="00000000">
        <w:rPr>
          <w:rtl w:val="0"/>
        </w:rPr>
        <w:t xml:space="preserve">  Khoá chính : id</w:t>
      </w:r>
    </w:p>
    <w:p w:rsidR="00000000" w:rsidDel="00000000" w:rsidP="00000000" w:rsidRDefault="00000000" w:rsidRPr="00000000" w14:paraId="00001645">
      <w:pPr>
        <w:rPr/>
      </w:pPr>
      <w:r w:rsidDel="00000000" w:rsidR="00000000" w:rsidRPr="00000000">
        <w:rPr>
          <w:rtl w:val="0"/>
        </w:rPr>
        <w:t xml:space="preserve">  Tham chiếu tới:</w:t>
      </w:r>
    </w:p>
    <w:p w:rsidR="00000000" w:rsidDel="00000000" w:rsidP="00000000" w:rsidRDefault="00000000" w:rsidRPr="00000000" w14:paraId="00001646">
      <w:pPr>
        <w:rPr/>
      </w:pPr>
      <w:r w:rsidDel="00000000" w:rsidR="00000000" w:rsidRPr="00000000">
        <w:rPr>
          <w:rtl w:val="0"/>
        </w:rPr>
        <w:t xml:space="preserve">      - subscription_id            -&gt; membership_subscription.id   [ON DELETE CASCADE]</w:t>
      </w:r>
    </w:p>
    <w:p w:rsidR="00000000" w:rsidDel="00000000" w:rsidP="00000000" w:rsidRDefault="00000000" w:rsidRPr="00000000" w14:paraId="00001647">
      <w:pPr>
        <w:rPr/>
      </w:pPr>
      <w:r w:rsidDel="00000000" w:rsidR="00000000" w:rsidRPr="00000000">
        <w:rPr>
          <w:rtl w:val="0"/>
        </w:rPr>
        <w:t xml:space="preserve">      - benefit_id                 -&gt; membership_benefit.id   [ON DELETE CASCADE]</w:t>
      </w:r>
    </w:p>
    <w:p w:rsidR="00000000" w:rsidDel="00000000" w:rsidP="00000000" w:rsidRDefault="00000000" w:rsidRPr="00000000" w14:paraId="00001648">
      <w:pPr>
        <w:rPr/>
      </w:pPr>
      <w:r w:rsidDel="00000000" w:rsidR="00000000" w:rsidRPr="00000000">
        <w:rPr>
          <w:rtl w:val="0"/>
        </w:rPr>
        <w:t xml:space="preserve">      - booking_id                 -&gt; booking.id   [ON DELETE SET NULL]</w:t>
      </w:r>
    </w:p>
    <w:p w:rsidR="00000000" w:rsidDel="00000000" w:rsidP="00000000" w:rsidRDefault="00000000" w:rsidRPr="00000000" w14:paraId="00001649">
      <w:pPr>
        <w:rPr/>
      </w:pPr>
      <w:r w:rsidDel="00000000" w:rsidR="00000000" w:rsidRPr="00000000">
        <w:rPr>
          <w:rtl w:val="0"/>
        </w:rPr>
      </w:r>
    </w:p>
    <w:p w:rsidR="00000000" w:rsidDel="00000000" w:rsidP="00000000" w:rsidRDefault="00000000" w:rsidRPr="00000000" w14:paraId="0000164A">
      <w:pPr>
        <w:rPr/>
      </w:pPr>
      <w:r w:rsidDel="00000000" w:rsidR="00000000" w:rsidRPr="00000000">
        <w:rPr>
          <w:rtl w:val="0"/>
        </w:rPr>
        <w:t xml:space="preserve">  DANH SÁCH THUỘC TÍNH</w:t>
      </w:r>
    </w:p>
    <w:p w:rsidR="00000000" w:rsidDel="00000000" w:rsidP="00000000" w:rsidRDefault="00000000" w:rsidRPr="00000000" w14:paraId="0000164B">
      <w:pPr>
        <w:rPr/>
      </w:pPr>
      <w:r w:rsidDel="00000000" w:rsidR="00000000" w:rsidRPr="00000000">
        <w:rPr>
          <w:rtl w:val="0"/>
        </w:rPr>
        <w:t xml:space="preserve">  --------------------------------------------------------------------------------------------------</w:t>
      </w:r>
    </w:p>
    <w:p w:rsidR="00000000" w:rsidDel="00000000" w:rsidP="00000000" w:rsidRDefault="00000000" w:rsidRPr="00000000" w14:paraId="0000164C">
      <w:pPr>
        <w:rPr/>
      </w:pPr>
      <w:r w:rsidDel="00000000" w:rsidR="00000000" w:rsidRPr="00000000">
        <w:rPr>
          <w:rtl w:val="0"/>
        </w:rPr>
        <w:t xml:space="preserve">    1. id                           BIGINT UNSIGNED            Null:NO   [PK]</w:t>
      </w:r>
    </w:p>
    <w:p w:rsidR="00000000" w:rsidDel="00000000" w:rsidP="00000000" w:rsidRDefault="00000000" w:rsidRPr="00000000" w14:paraId="0000164D">
      <w:pPr>
        <w:rPr/>
      </w:pPr>
      <w:r w:rsidDel="00000000" w:rsidR="00000000" w:rsidRPr="00000000">
        <w:rPr>
          <w:rtl w:val="0"/>
        </w:rPr>
        <w:t xml:space="preserve">        · AUTO_INCREMENT</w:t>
      </w:r>
    </w:p>
    <w:p w:rsidR="00000000" w:rsidDel="00000000" w:rsidP="00000000" w:rsidRDefault="00000000" w:rsidRPr="00000000" w14:paraId="0000164E">
      <w:pPr>
        <w:rPr/>
      </w:pPr>
      <w:r w:rsidDel="00000000" w:rsidR="00000000" w:rsidRPr="00000000">
        <w:rPr>
          <w:rtl w:val="0"/>
        </w:rPr>
        <w:t xml:space="preserve">        Khoá chính, tự tăng.</w:t>
      </w:r>
    </w:p>
    <w:p w:rsidR="00000000" w:rsidDel="00000000" w:rsidP="00000000" w:rsidRDefault="00000000" w:rsidRPr="00000000" w14:paraId="0000164F">
      <w:pPr>
        <w:rPr/>
      </w:pPr>
      <w:r w:rsidDel="00000000" w:rsidR="00000000" w:rsidRPr="00000000">
        <w:rPr>
          <w:rtl w:val="0"/>
        </w:rPr>
        <w:t xml:space="preserve">    2. subscription_id              BIGINT UNSIGNED            Null:NO   [FK/IDX]</w:t>
      </w:r>
    </w:p>
    <w:p w:rsidR="00000000" w:rsidDel="00000000" w:rsidP="00000000" w:rsidRDefault="00000000" w:rsidRPr="00000000" w14:paraId="00001650">
      <w:pPr>
        <w:rPr/>
      </w:pPr>
      <w:r w:rsidDel="00000000" w:rsidR="00000000" w:rsidRPr="00000000">
        <w:rPr>
          <w:rtl w:val="0"/>
        </w:rPr>
        <w:t xml:space="preserve">        Khoá ngoại tới bảng membership_subscription (Đăng ký gói hội viên của Customer).</w:t>
      </w:r>
    </w:p>
    <w:p w:rsidR="00000000" w:rsidDel="00000000" w:rsidP="00000000" w:rsidRDefault="00000000" w:rsidRPr="00000000" w14:paraId="00001651">
      <w:pPr>
        <w:rPr/>
      </w:pPr>
      <w:r w:rsidDel="00000000" w:rsidR="00000000" w:rsidRPr="00000000">
        <w:rPr>
          <w:rtl w:val="0"/>
        </w:rPr>
        <w:t xml:space="preserve">    3. benefit_id                   BIGINT UNSIGNED            Null:NO   [FK]</w:t>
      </w:r>
    </w:p>
    <w:p w:rsidR="00000000" w:rsidDel="00000000" w:rsidP="00000000" w:rsidRDefault="00000000" w:rsidRPr="00000000" w14:paraId="00001652">
      <w:pPr>
        <w:rPr/>
      </w:pPr>
      <w:r w:rsidDel="00000000" w:rsidR="00000000" w:rsidRPr="00000000">
        <w:rPr>
          <w:rtl w:val="0"/>
        </w:rPr>
        <w:t xml:space="preserve">        Khoá ngoại tới bảng membership_benefit (Quyền lợi của gói hội viên).</w:t>
      </w:r>
    </w:p>
    <w:p w:rsidR="00000000" w:rsidDel="00000000" w:rsidP="00000000" w:rsidRDefault="00000000" w:rsidRPr="00000000" w14:paraId="00001653">
      <w:pPr>
        <w:rPr/>
      </w:pPr>
      <w:r w:rsidDel="00000000" w:rsidR="00000000" w:rsidRPr="00000000">
        <w:rPr>
          <w:rtl w:val="0"/>
        </w:rPr>
        <w:t xml:space="preserve">    4. booking_id                   BIGINT UNSIGNED            Null:YES  [FK/IDX]</w:t>
      </w:r>
    </w:p>
    <w:p w:rsidR="00000000" w:rsidDel="00000000" w:rsidP="00000000" w:rsidRDefault="00000000" w:rsidRPr="00000000" w14:paraId="00001654">
      <w:pPr>
        <w:rPr/>
      </w:pPr>
      <w:r w:rsidDel="00000000" w:rsidR="00000000" w:rsidRPr="00000000">
        <w:rPr>
          <w:rtl w:val="0"/>
        </w:rPr>
        <w:t xml:space="preserve">        Khoá ngoại tới bảng booking (Đơn đặt chỗ). Có thể bỏ trống.</w:t>
      </w:r>
    </w:p>
    <w:p w:rsidR="00000000" w:rsidDel="00000000" w:rsidP="00000000" w:rsidRDefault="00000000" w:rsidRPr="00000000" w14:paraId="00001655">
      <w:pPr>
        <w:rPr/>
      </w:pPr>
      <w:r w:rsidDel="00000000" w:rsidR="00000000" w:rsidRPr="00000000">
        <w:rPr>
          <w:rtl w:val="0"/>
        </w:rPr>
        <w:t xml:space="preserve">    5. used_value                   DECIMAL(15,2)              Null:NO  </w:t>
      </w:r>
    </w:p>
    <w:p w:rsidR="00000000" w:rsidDel="00000000" w:rsidP="00000000" w:rsidRDefault="00000000" w:rsidRPr="00000000" w14:paraId="00001656">
      <w:pPr>
        <w:rPr/>
      </w:pPr>
      <w:r w:rsidDel="00000000" w:rsidR="00000000" w:rsidRPr="00000000">
        <w:rPr>
          <w:rtl w:val="0"/>
        </w:rPr>
        <w:t xml:space="preserve">        · Mặc định = 0</w:t>
      </w:r>
    </w:p>
    <w:p w:rsidR="00000000" w:rsidDel="00000000" w:rsidP="00000000" w:rsidRDefault="00000000" w:rsidRPr="00000000" w14:paraId="00001657">
      <w:pPr>
        <w:rPr/>
      </w:pPr>
      <w:r w:rsidDel="00000000" w:rsidR="00000000" w:rsidRPr="00000000">
        <w:rPr>
          <w:rtl w:val="0"/>
        </w:rPr>
        <w:t xml:space="preserve">        Số giờ/lượt/số tiền đã dùng.</w:t>
      </w:r>
    </w:p>
    <w:p w:rsidR="00000000" w:rsidDel="00000000" w:rsidP="00000000" w:rsidRDefault="00000000" w:rsidRPr="00000000" w14:paraId="00001658">
      <w:pPr>
        <w:rPr/>
      </w:pPr>
      <w:r w:rsidDel="00000000" w:rsidR="00000000" w:rsidRPr="00000000">
        <w:rPr>
          <w:rtl w:val="0"/>
        </w:rPr>
        <w:t xml:space="preserve">    6. period_start                 DATE                       Null:YES  [IDX]</w:t>
      </w:r>
    </w:p>
    <w:p w:rsidR="00000000" w:rsidDel="00000000" w:rsidP="00000000" w:rsidRDefault="00000000" w:rsidRPr="00000000" w14:paraId="00001659">
      <w:pPr>
        <w:rPr/>
      </w:pPr>
      <w:r w:rsidDel="00000000" w:rsidR="00000000" w:rsidRPr="00000000">
        <w:rPr>
          <w:rtl w:val="0"/>
        </w:rPr>
        <w:t xml:space="preserve">        Ngày bắt đầu kỳ tính toán.</w:t>
      </w:r>
    </w:p>
    <w:p w:rsidR="00000000" w:rsidDel="00000000" w:rsidP="00000000" w:rsidRDefault="00000000" w:rsidRPr="00000000" w14:paraId="0000165A">
      <w:pPr>
        <w:rPr/>
      </w:pPr>
      <w:r w:rsidDel="00000000" w:rsidR="00000000" w:rsidRPr="00000000">
        <w:rPr>
          <w:rtl w:val="0"/>
        </w:rPr>
        <w:t xml:space="preserve">    7. period_end                   DATE                       Null:YES  [IDX]</w:t>
      </w:r>
    </w:p>
    <w:p w:rsidR="00000000" w:rsidDel="00000000" w:rsidP="00000000" w:rsidRDefault="00000000" w:rsidRPr="00000000" w14:paraId="0000165B">
      <w:pPr>
        <w:rPr/>
      </w:pPr>
      <w:r w:rsidDel="00000000" w:rsidR="00000000" w:rsidRPr="00000000">
        <w:rPr>
          <w:rtl w:val="0"/>
        </w:rPr>
        <w:t xml:space="preserve">        Ngày kết thúc kỳ tính toán.</w:t>
      </w:r>
    </w:p>
    <w:p w:rsidR="00000000" w:rsidDel="00000000" w:rsidP="00000000" w:rsidRDefault="00000000" w:rsidRPr="00000000" w14:paraId="0000165C">
      <w:pPr>
        <w:rPr/>
      </w:pPr>
      <w:r w:rsidDel="00000000" w:rsidR="00000000" w:rsidRPr="00000000">
        <w:rPr>
          <w:rtl w:val="0"/>
        </w:rPr>
        <w:t xml:space="preserve">    8. used_at                      DATETIME(3)                Null:NO  </w:t>
      </w:r>
    </w:p>
    <w:p w:rsidR="00000000" w:rsidDel="00000000" w:rsidP="00000000" w:rsidRDefault="00000000" w:rsidRPr="00000000" w14:paraId="0000165D">
      <w:pPr>
        <w:rPr/>
      </w:pPr>
      <w:r w:rsidDel="00000000" w:rsidR="00000000" w:rsidRPr="00000000">
        <w:rPr>
          <w:rtl w:val="0"/>
        </w:rPr>
        <w:t xml:space="preserve">        · Mặc định = CURRENT_TIMESTAMP(3)</w:t>
      </w:r>
    </w:p>
    <w:p w:rsidR="00000000" w:rsidDel="00000000" w:rsidP="00000000" w:rsidRDefault="00000000" w:rsidRPr="00000000" w14:paraId="0000165E">
      <w:pPr>
        <w:rPr/>
      </w:pPr>
      <w:r w:rsidDel="00000000" w:rsidR="00000000" w:rsidRPr="00000000">
        <w:rPr>
          <w:rtl w:val="0"/>
        </w:rPr>
        <w:t xml:space="preserve">        Thời điểm được sử dụng.</w:t>
      </w:r>
    </w:p>
    <w:p w:rsidR="00000000" w:rsidDel="00000000" w:rsidP="00000000" w:rsidRDefault="00000000" w:rsidRPr="00000000" w14:paraId="0000165F">
      <w:pPr>
        <w:rPr/>
      </w:pPr>
      <w:r w:rsidDel="00000000" w:rsidR="00000000" w:rsidRPr="00000000">
        <w:rPr>
          <w:rtl w:val="0"/>
        </w:rPr>
      </w:r>
    </w:p>
    <w:p w:rsidR="00000000" w:rsidDel="00000000" w:rsidP="00000000" w:rsidRDefault="00000000" w:rsidRPr="00000000" w14:paraId="00001660">
      <w:pPr>
        <w:rPr/>
      </w:pPr>
      <w:r w:rsidDel="00000000" w:rsidR="00000000" w:rsidRPr="00000000">
        <w:rPr>
          <w:rtl w:val="0"/>
        </w:rPr>
      </w:r>
    </w:p>
    <w:p w:rsidR="00000000" w:rsidDel="00000000" w:rsidP="00000000" w:rsidRDefault="00000000" w:rsidRPr="00000000" w14:paraId="00001661">
      <w:pPr>
        <w:rPr/>
      </w:pPr>
      <w:r w:rsidDel="00000000" w:rsidR="00000000" w:rsidRPr="00000000">
        <w:rPr>
          <w:rtl w:val="0"/>
        </w:rPr>
        <w:t xml:space="preserve">====================================================================================================</w:t>
      </w:r>
    </w:p>
    <w:p w:rsidR="00000000" w:rsidDel="00000000" w:rsidP="00000000" w:rsidRDefault="00000000" w:rsidRPr="00000000" w14:paraId="00001662">
      <w:pPr>
        <w:rPr/>
      </w:pPr>
      <w:r w:rsidDel="00000000" w:rsidR="00000000" w:rsidRPr="00000000">
        <w:rPr>
          <w:rtl w:val="0"/>
        </w:rPr>
        <w:t xml:space="preserve">BẢNG 66/95 :  DISCOUNT_RULE</w:t>
      </w:r>
    </w:p>
    <w:p w:rsidR="00000000" w:rsidDel="00000000" w:rsidP="00000000" w:rsidRDefault="00000000" w:rsidRPr="00000000" w14:paraId="00001663">
      <w:pPr>
        <w:rPr/>
      </w:pPr>
      <w:r w:rsidDel="00000000" w:rsidR="00000000" w:rsidRPr="00000000">
        <w:rPr>
          <w:rtl w:val="0"/>
        </w:rPr>
        <w:t xml:space="preserve">====================================================================================================</w:t>
      </w:r>
    </w:p>
    <w:p w:rsidR="00000000" w:rsidDel="00000000" w:rsidP="00000000" w:rsidRDefault="00000000" w:rsidRPr="00000000" w14:paraId="00001664">
      <w:pPr>
        <w:rPr/>
      </w:pPr>
      <w:r w:rsidDel="00000000" w:rsidR="00000000" w:rsidRPr="00000000">
        <w:rPr>
          <w:rtl w:val="0"/>
        </w:rPr>
      </w:r>
    </w:p>
    <w:p w:rsidR="00000000" w:rsidDel="00000000" w:rsidP="00000000" w:rsidRDefault="00000000" w:rsidRPr="00000000" w14:paraId="00001665">
      <w:pPr>
        <w:rPr/>
      </w:pPr>
      <w:r w:rsidDel="00000000" w:rsidR="00000000" w:rsidRPr="00000000">
        <w:rPr>
          <w:rtl w:val="0"/>
        </w:rPr>
        <w:t xml:space="preserve">Ý NGHĨA: Quy tắc giảm giá / mã khuyến mãi (BR-22).</w:t>
      </w:r>
    </w:p>
    <w:p w:rsidR="00000000" w:rsidDel="00000000" w:rsidP="00000000" w:rsidRDefault="00000000" w:rsidRPr="00000000" w14:paraId="00001666">
      <w:pPr>
        <w:rPr/>
      </w:pPr>
      <w:r w:rsidDel="00000000" w:rsidR="00000000" w:rsidRPr="00000000">
        <w:rPr>
          <w:rtl w:val="0"/>
        </w:rPr>
      </w:r>
    </w:p>
    <w:p w:rsidR="00000000" w:rsidDel="00000000" w:rsidP="00000000" w:rsidRDefault="00000000" w:rsidRPr="00000000" w14:paraId="00001667">
      <w:pPr>
        <w:rPr/>
      </w:pPr>
      <w:r w:rsidDel="00000000" w:rsidR="00000000" w:rsidRPr="00000000">
        <w:rPr>
          <w:rtl w:val="0"/>
        </w:rPr>
        <w:t xml:space="preserve">  Khoá chính : id</w:t>
      </w:r>
    </w:p>
    <w:p w:rsidR="00000000" w:rsidDel="00000000" w:rsidP="00000000" w:rsidRDefault="00000000" w:rsidRPr="00000000" w14:paraId="00001668">
      <w:pPr>
        <w:rPr/>
      </w:pPr>
      <w:r w:rsidDel="00000000" w:rsidR="00000000" w:rsidRPr="00000000">
        <w:rPr>
          <w:rtl w:val="0"/>
        </w:rPr>
        <w:t xml:space="preserve">  Duy nhất   : uk_dr_code (code)</w:t>
      </w:r>
    </w:p>
    <w:p w:rsidR="00000000" w:rsidDel="00000000" w:rsidP="00000000" w:rsidRDefault="00000000" w:rsidRPr="00000000" w14:paraId="00001669">
      <w:pPr>
        <w:rPr/>
      </w:pPr>
      <w:r w:rsidDel="00000000" w:rsidR="00000000" w:rsidRPr="00000000">
        <w:rPr>
          <w:rtl w:val="0"/>
        </w:rPr>
        <w:t xml:space="preserve">  Tham chiếu tới:</w:t>
      </w:r>
    </w:p>
    <w:p w:rsidR="00000000" w:rsidDel="00000000" w:rsidP="00000000" w:rsidRDefault="00000000" w:rsidRPr="00000000" w14:paraId="0000166A">
      <w:pPr>
        <w:rPr/>
      </w:pPr>
      <w:r w:rsidDel="00000000" w:rsidR="00000000" w:rsidRPr="00000000">
        <w:rPr>
          <w:rtl w:val="0"/>
        </w:rPr>
        <w:t xml:space="preserve">      - organizer_id               -&gt; organizer_profile.id   [ON DELETE CASCADE]</w:t>
      </w:r>
    </w:p>
    <w:p w:rsidR="00000000" w:rsidDel="00000000" w:rsidP="00000000" w:rsidRDefault="00000000" w:rsidRPr="00000000" w14:paraId="0000166B">
      <w:pPr>
        <w:rPr/>
      </w:pPr>
      <w:r w:rsidDel="00000000" w:rsidR="00000000" w:rsidRPr="00000000">
        <w:rPr>
          <w:rtl w:val="0"/>
        </w:rPr>
        <w:t xml:space="preserve">      - workspace_id               -&gt; workspace.id   [ON DELETE CASCADE]</w:t>
      </w:r>
    </w:p>
    <w:p w:rsidR="00000000" w:rsidDel="00000000" w:rsidP="00000000" w:rsidRDefault="00000000" w:rsidRPr="00000000" w14:paraId="0000166C">
      <w:pPr>
        <w:rPr/>
      </w:pPr>
      <w:r w:rsidDel="00000000" w:rsidR="00000000" w:rsidRPr="00000000">
        <w:rPr>
          <w:rtl w:val="0"/>
        </w:rPr>
        <w:t xml:space="preserve">      - campaign_id                -&gt; promotional_campaign.id   [ON DELETE SET NULL]</w:t>
      </w:r>
    </w:p>
    <w:p w:rsidR="00000000" w:rsidDel="00000000" w:rsidP="00000000" w:rsidRDefault="00000000" w:rsidRPr="00000000" w14:paraId="0000166D">
      <w:pPr>
        <w:rPr/>
      </w:pPr>
      <w:r w:rsidDel="00000000" w:rsidR="00000000" w:rsidRPr="00000000">
        <w:rPr>
          <w:rtl w:val="0"/>
        </w:rPr>
        <w:t xml:space="preserve">  Được tham chiếu bởi: discount_redemption.discount_rule_id</w:t>
      </w:r>
    </w:p>
    <w:p w:rsidR="00000000" w:rsidDel="00000000" w:rsidP="00000000" w:rsidRDefault="00000000" w:rsidRPr="00000000" w14:paraId="0000166E">
      <w:pPr>
        <w:rPr/>
      </w:pPr>
      <w:r w:rsidDel="00000000" w:rsidR="00000000" w:rsidRPr="00000000">
        <w:rPr>
          <w:rtl w:val="0"/>
        </w:rPr>
      </w:r>
    </w:p>
    <w:p w:rsidR="00000000" w:rsidDel="00000000" w:rsidP="00000000" w:rsidRDefault="00000000" w:rsidRPr="00000000" w14:paraId="0000166F">
      <w:pPr>
        <w:rPr/>
      </w:pPr>
      <w:r w:rsidDel="00000000" w:rsidR="00000000" w:rsidRPr="00000000">
        <w:rPr>
          <w:rtl w:val="0"/>
        </w:rPr>
        <w:t xml:space="preserve">  DANH SÁCH THUỘC TÍNH</w:t>
      </w:r>
    </w:p>
    <w:p w:rsidR="00000000" w:rsidDel="00000000" w:rsidP="00000000" w:rsidRDefault="00000000" w:rsidRPr="00000000" w14:paraId="00001670">
      <w:pPr>
        <w:rPr/>
      </w:pPr>
      <w:r w:rsidDel="00000000" w:rsidR="00000000" w:rsidRPr="00000000">
        <w:rPr>
          <w:rtl w:val="0"/>
        </w:rPr>
        <w:t xml:space="preserve">  --------------------------------------------------------------------------------------------------</w:t>
      </w:r>
    </w:p>
    <w:p w:rsidR="00000000" w:rsidDel="00000000" w:rsidP="00000000" w:rsidRDefault="00000000" w:rsidRPr="00000000" w14:paraId="00001671">
      <w:pPr>
        <w:rPr/>
      </w:pPr>
      <w:r w:rsidDel="00000000" w:rsidR="00000000" w:rsidRPr="00000000">
        <w:rPr>
          <w:rtl w:val="0"/>
        </w:rPr>
        <w:t xml:space="preserve">    1. id                           BIGINT UNSIGNED            Null:NO   [PK]</w:t>
      </w:r>
    </w:p>
    <w:p w:rsidR="00000000" w:rsidDel="00000000" w:rsidP="00000000" w:rsidRDefault="00000000" w:rsidRPr="00000000" w14:paraId="00001672">
      <w:pPr>
        <w:rPr/>
      </w:pPr>
      <w:r w:rsidDel="00000000" w:rsidR="00000000" w:rsidRPr="00000000">
        <w:rPr>
          <w:rtl w:val="0"/>
        </w:rPr>
        <w:t xml:space="preserve">        · AUTO_INCREMENT</w:t>
      </w:r>
    </w:p>
    <w:p w:rsidR="00000000" w:rsidDel="00000000" w:rsidP="00000000" w:rsidRDefault="00000000" w:rsidRPr="00000000" w14:paraId="00001673">
      <w:pPr>
        <w:rPr/>
      </w:pPr>
      <w:r w:rsidDel="00000000" w:rsidR="00000000" w:rsidRPr="00000000">
        <w:rPr>
          <w:rtl w:val="0"/>
        </w:rPr>
        <w:t xml:space="preserve">        Khoá chính, tự tăng.</w:t>
      </w:r>
    </w:p>
    <w:p w:rsidR="00000000" w:rsidDel="00000000" w:rsidP="00000000" w:rsidRDefault="00000000" w:rsidRPr="00000000" w14:paraId="00001674">
      <w:pPr>
        <w:rPr/>
      </w:pPr>
      <w:r w:rsidDel="00000000" w:rsidR="00000000" w:rsidRPr="00000000">
        <w:rPr>
          <w:rtl w:val="0"/>
        </w:rPr>
        <w:t xml:space="preserve">    2. owner_scope                  ENUM('PLATFORM','ORGANIZER') Null:NO   [IDX]</w:t>
      </w:r>
    </w:p>
    <w:p w:rsidR="00000000" w:rsidDel="00000000" w:rsidP="00000000" w:rsidRDefault="00000000" w:rsidRPr="00000000" w14:paraId="00001675">
      <w:pPr>
        <w:rPr/>
      </w:pPr>
      <w:r w:rsidDel="00000000" w:rsidR="00000000" w:rsidRPr="00000000">
        <w:rPr>
          <w:rtl w:val="0"/>
        </w:rPr>
        <w:t xml:space="preserve">        · Mặc định = 'ORGANIZER'</w:t>
      </w:r>
    </w:p>
    <w:p w:rsidR="00000000" w:rsidDel="00000000" w:rsidP="00000000" w:rsidRDefault="00000000" w:rsidRPr="00000000" w14:paraId="00001676">
      <w:pPr>
        <w:rPr/>
      </w:pPr>
      <w:r w:rsidDel="00000000" w:rsidR="00000000" w:rsidRPr="00000000">
        <w:rPr>
          <w:rtl w:val="0"/>
        </w:rPr>
        <w:t xml:space="preserve">        Chủ thể sở hữu quy tắc: nền tảng hay đơn vị vận hành.</w:t>
      </w:r>
    </w:p>
    <w:p w:rsidR="00000000" w:rsidDel="00000000" w:rsidP="00000000" w:rsidRDefault="00000000" w:rsidRPr="00000000" w14:paraId="00001677">
      <w:pPr>
        <w:rPr/>
      </w:pPr>
      <w:r w:rsidDel="00000000" w:rsidR="00000000" w:rsidRPr="00000000">
        <w:rPr>
          <w:rtl w:val="0"/>
        </w:rPr>
        <w:t xml:space="preserve">        Giá trị hợp lệ: PLATFORM | ORGANIZER</w:t>
      </w:r>
    </w:p>
    <w:p w:rsidR="00000000" w:rsidDel="00000000" w:rsidP="00000000" w:rsidRDefault="00000000" w:rsidRPr="00000000" w14:paraId="00001678">
      <w:pPr>
        <w:rPr/>
      </w:pPr>
      <w:r w:rsidDel="00000000" w:rsidR="00000000" w:rsidRPr="00000000">
        <w:rPr>
          <w:rtl w:val="0"/>
        </w:rPr>
        <w:t xml:space="preserve">    3. organizer_id                 BIGINT UNSIGNED            Null:YES  [FK/IDX]</w:t>
      </w:r>
    </w:p>
    <w:p w:rsidR="00000000" w:rsidDel="00000000" w:rsidP="00000000" w:rsidRDefault="00000000" w:rsidRPr="00000000" w14:paraId="00001679">
      <w:pPr>
        <w:rPr/>
      </w:pPr>
      <w:r w:rsidDel="00000000" w:rsidR="00000000" w:rsidRPr="00000000">
        <w:rPr>
          <w:rtl w:val="0"/>
        </w:rPr>
        <w:t xml:space="preserve">        Khoá ngoại tới bảng organizer_profile (Hồ sơ doanh nghiệp Organizer). Có thể bỏ trống.</w:t>
      </w:r>
    </w:p>
    <w:p w:rsidR="00000000" w:rsidDel="00000000" w:rsidP="00000000" w:rsidRDefault="00000000" w:rsidRPr="00000000" w14:paraId="0000167A">
      <w:pPr>
        <w:rPr/>
      </w:pPr>
      <w:r w:rsidDel="00000000" w:rsidR="00000000" w:rsidRPr="00000000">
        <w:rPr>
          <w:rtl w:val="0"/>
        </w:rPr>
        <w:t xml:space="preserve">    4. workspace_id                 BIGINT UNSIGNED            Null:YES  [FK/IDX]</w:t>
      </w:r>
    </w:p>
    <w:p w:rsidR="00000000" w:rsidDel="00000000" w:rsidP="00000000" w:rsidRDefault="00000000" w:rsidRPr="00000000" w14:paraId="0000167B">
      <w:pPr>
        <w:rPr/>
      </w:pPr>
      <w:r w:rsidDel="00000000" w:rsidR="00000000" w:rsidRPr="00000000">
        <w:rPr>
          <w:rtl w:val="0"/>
        </w:rPr>
        <w:t xml:space="preserve">        Khoá ngoại tới bảng workspace (Không gian làm việc). Có thể bỏ trống.</w:t>
      </w:r>
    </w:p>
    <w:p w:rsidR="00000000" w:rsidDel="00000000" w:rsidP="00000000" w:rsidRDefault="00000000" w:rsidRPr="00000000" w14:paraId="0000167C">
      <w:pPr>
        <w:rPr/>
      </w:pPr>
      <w:r w:rsidDel="00000000" w:rsidR="00000000" w:rsidRPr="00000000">
        <w:rPr>
          <w:rtl w:val="0"/>
        </w:rPr>
        <w:t xml:space="preserve">    5. campaign_id                  BIGINT UNSIGNED            Null:YES  [FK]</w:t>
      </w:r>
    </w:p>
    <w:p w:rsidR="00000000" w:rsidDel="00000000" w:rsidP="00000000" w:rsidRDefault="00000000" w:rsidRPr="00000000" w14:paraId="0000167D">
      <w:pPr>
        <w:rPr/>
      </w:pPr>
      <w:r w:rsidDel="00000000" w:rsidR="00000000" w:rsidRPr="00000000">
        <w:rPr>
          <w:rtl w:val="0"/>
        </w:rPr>
        <w:t xml:space="preserve">        Thuộc chiến dịch khuyến mãi (M17-UC21)</w:t>
      </w:r>
    </w:p>
    <w:p w:rsidR="00000000" w:rsidDel="00000000" w:rsidP="00000000" w:rsidRDefault="00000000" w:rsidRPr="00000000" w14:paraId="0000167E">
      <w:pPr>
        <w:rPr/>
      </w:pPr>
      <w:r w:rsidDel="00000000" w:rsidR="00000000" w:rsidRPr="00000000">
        <w:rPr>
          <w:rtl w:val="0"/>
        </w:rPr>
        <w:t xml:space="preserve">    6. code                         VARCHAR(50)                Null:YES  [UQ]</w:t>
      </w:r>
    </w:p>
    <w:p w:rsidR="00000000" w:rsidDel="00000000" w:rsidP="00000000" w:rsidRDefault="00000000" w:rsidRPr="00000000" w14:paraId="0000167F">
      <w:pPr>
        <w:rPr/>
      </w:pPr>
      <w:r w:rsidDel="00000000" w:rsidR="00000000" w:rsidRPr="00000000">
        <w:rPr>
          <w:rtl w:val="0"/>
        </w:rPr>
        <w:t xml:space="preserve">        Mã nhập tay; NULL = tự động áp dụng.</w:t>
      </w:r>
    </w:p>
    <w:p w:rsidR="00000000" w:rsidDel="00000000" w:rsidP="00000000" w:rsidRDefault="00000000" w:rsidRPr="00000000" w14:paraId="00001680">
      <w:pPr>
        <w:rPr/>
      </w:pPr>
      <w:r w:rsidDel="00000000" w:rsidR="00000000" w:rsidRPr="00000000">
        <w:rPr>
          <w:rtl w:val="0"/>
        </w:rPr>
        <w:t xml:space="preserve">    7. name                         VARCHAR(150)               Null:NO  </w:t>
      </w:r>
    </w:p>
    <w:p w:rsidR="00000000" w:rsidDel="00000000" w:rsidP="00000000" w:rsidRDefault="00000000" w:rsidRPr="00000000" w14:paraId="00001681">
      <w:pPr>
        <w:rPr/>
      </w:pPr>
      <w:r w:rsidDel="00000000" w:rsidR="00000000" w:rsidRPr="00000000">
        <w:rPr>
          <w:rtl w:val="0"/>
        </w:rPr>
        <w:t xml:space="preserve">        Tên hiển thị.</w:t>
      </w:r>
    </w:p>
    <w:p w:rsidR="00000000" w:rsidDel="00000000" w:rsidP="00000000" w:rsidRDefault="00000000" w:rsidRPr="00000000" w14:paraId="00001682">
      <w:pPr>
        <w:rPr/>
      </w:pPr>
      <w:r w:rsidDel="00000000" w:rsidR="00000000" w:rsidRPr="00000000">
        <w:rPr>
          <w:rtl w:val="0"/>
        </w:rPr>
        <w:t xml:space="preserve">    8. description                  VARCHAR(500)               Null:YES </w:t>
      </w:r>
    </w:p>
    <w:p w:rsidR="00000000" w:rsidDel="00000000" w:rsidP="00000000" w:rsidRDefault="00000000" w:rsidRPr="00000000" w14:paraId="00001683">
      <w:pPr>
        <w:rPr/>
      </w:pPr>
      <w:r w:rsidDel="00000000" w:rsidR="00000000" w:rsidRPr="00000000">
        <w:rPr>
          <w:rtl w:val="0"/>
        </w:rPr>
        <w:t xml:space="preserve">        Mô tả chi tiết.</w:t>
      </w:r>
    </w:p>
    <w:p w:rsidR="00000000" w:rsidDel="00000000" w:rsidP="00000000" w:rsidRDefault="00000000" w:rsidRPr="00000000" w14:paraId="00001684">
      <w:pPr>
        <w:rPr/>
      </w:pPr>
      <w:r w:rsidDel="00000000" w:rsidR="00000000" w:rsidRPr="00000000">
        <w:rPr>
          <w:rtl w:val="0"/>
        </w:rPr>
        <w:t xml:space="preserve">    9. discount_type                ENUM('PERCENT','FIXED_AMOUNT','FREE_HOURS') Null:NO  </w:t>
      </w:r>
    </w:p>
    <w:p w:rsidR="00000000" w:rsidDel="00000000" w:rsidP="00000000" w:rsidRDefault="00000000" w:rsidRPr="00000000" w14:paraId="00001685">
      <w:pPr>
        <w:rPr/>
      </w:pPr>
      <w:r w:rsidDel="00000000" w:rsidR="00000000" w:rsidRPr="00000000">
        <w:rPr>
          <w:rtl w:val="0"/>
        </w:rPr>
        <w:t xml:space="preserve">        Phân loại giảm giá.</w:t>
      </w:r>
    </w:p>
    <w:p w:rsidR="00000000" w:rsidDel="00000000" w:rsidP="00000000" w:rsidRDefault="00000000" w:rsidRPr="00000000" w14:paraId="00001686">
      <w:pPr>
        <w:rPr/>
      </w:pPr>
      <w:r w:rsidDel="00000000" w:rsidR="00000000" w:rsidRPr="00000000">
        <w:rPr>
          <w:rtl w:val="0"/>
        </w:rPr>
        <w:t xml:space="preserve">        Giá trị hợp lệ: PERCENT | FIXED_AMOUNT | FREE_HOURS</w:t>
      </w:r>
    </w:p>
    <w:p w:rsidR="00000000" w:rsidDel="00000000" w:rsidP="00000000" w:rsidRDefault="00000000" w:rsidRPr="00000000" w14:paraId="00001687">
      <w:pPr>
        <w:rPr/>
      </w:pPr>
      <w:r w:rsidDel="00000000" w:rsidR="00000000" w:rsidRPr="00000000">
        <w:rPr>
          <w:rtl w:val="0"/>
        </w:rPr>
        <w:t xml:space="preserve">   10. discount_value               DECIMAL(15,2)              Null:NO  </w:t>
      </w:r>
    </w:p>
    <w:p w:rsidR="00000000" w:rsidDel="00000000" w:rsidP="00000000" w:rsidRDefault="00000000" w:rsidRPr="00000000" w14:paraId="00001688">
      <w:pPr>
        <w:rPr/>
      </w:pPr>
      <w:r w:rsidDel="00000000" w:rsidR="00000000" w:rsidRPr="00000000">
        <w:rPr>
          <w:rtl w:val="0"/>
        </w:rPr>
        <w:t xml:space="preserve">        Giá trị giảm giá; là phần trăm hoặc số tiền tuỳ theo kiểu giảm giá.</w:t>
      </w:r>
    </w:p>
    <w:p w:rsidR="00000000" w:rsidDel="00000000" w:rsidP="00000000" w:rsidRDefault="00000000" w:rsidRPr="00000000" w14:paraId="00001689">
      <w:pPr>
        <w:rPr/>
      </w:pPr>
      <w:r w:rsidDel="00000000" w:rsidR="00000000" w:rsidRPr="00000000">
        <w:rPr>
          <w:rtl w:val="0"/>
        </w:rPr>
        <w:t xml:space="preserve">   11. max_discount_amount          DECIMAL(15,2)              Null:YES </w:t>
      </w:r>
    </w:p>
    <w:p w:rsidR="00000000" w:rsidDel="00000000" w:rsidP="00000000" w:rsidRDefault="00000000" w:rsidRPr="00000000" w14:paraId="0000168A">
      <w:pPr>
        <w:rPr/>
      </w:pPr>
      <w:r w:rsidDel="00000000" w:rsidR="00000000" w:rsidRPr="00000000">
        <w:rPr>
          <w:rtl w:val="0"/>
        </w:rPr>
        <w:t xml:space="preserve">        Số tiền tối đa giảm giá (đơn vị theo cột currency).</w:t>
      </w:r>
    </w:p>
    <w:p w:rsidR="00000000" w:rsidDel="00000000" w:rsidP="00000000" w:rsidRDefault="00000000" w:rsidRPr="00000000" w14:paraId="0000168B">
      <w:pPr>
        <w:rPr/>
      </w:pPr>
      <w:r w:rsidDel="00000000" w:rsidR="00000000" w:rsidRPr="00000000">
        <w:rPr>
          <w:rtl w:val="0"/>
        </w:rPr>
        <w:t xml:space="preserve">   12. min_order_amount             DECIMAL(15,2)              Null:YES </w:t>
      </w:r>
    </w:p>
    <w:p w:rsidR="00000000" w:rsidDel="00000000" w:rsidP="00000000" w:rsidRDefault="00000000" w:rsidRPr="00000000" w14:paraId="0000168C">
      <w:pPr>
        <w:rPr/>
      </w:pPr>
      <w:r w:rsidDel="00000000" w:rsidR="00000000" w:rsidRPr="00000000">
        <w:rPr>
          <w:rtl w:val="0"/>
        </w:rPr>
        <w:t xml:space="preserve">        Số tiền tối thiểu đơn hàng (đơn vị theo cột currency).</w:t>
      </w:r>
    </w:p>
    <w:p w:rsidR="00000000" w:rsidDel="00000000" w:rsidP="00000000" w:rsidRDefault="00000000" w:rsidRPr="00000000" w14:paraId="0000168D">
      <w:pPr>
        <w:rPr/>
      </w:pPr>
      <w:r w:rsidDel="00000000" w:rsidR="00000000" w:rsidRPr="00000000">
        <w:rPr>
          <w:rtl w:val="0"/>
        </w:rPr>
        <w:t xml:space="preserve">   13. min_duration_minutes         INT UNSIGNED               Null:YES </w:t>
      </w:r>
    </w:p>
    <w:p w:rsidR="00000000" w:rsidDel="00000000" w:rsidP="00000000" w:rsidRDefault="00000000" w:rsidRPr="00000000" w14:paraId="0000168E">
      <w:pPr>
        <w:rPr/>
      </w:pPr>
      <w:r w:rsidDel="00000000" w:rsidR="00000000" w:rsidRPr="00000000">
        <w:rPr>
          <w:rtl w:val="0"/>
        </w:rPr>
        <w:t xml:space="preserve">        Số phút tối thiểu thời lượng.</w:t>
      </w:r>
    </w:p>
    <w:p w:rsidR="00000000" w:rsidDel="00000000" w:rsidP="00000000" w:rsidRDefault="00000000" w:rsidRPr="00000000" w14:paraId="0000168F">
      <w:pPr>
        <w:rPr/>
      </w:pPr>
      <w:r w:rsidDel="00000000" w:rsidR="00000000" w:rsidRPr="00000000">
        <w:rPr>
          <w:rtl w:val="0"/>
        </w:rPr>
        <w:t xml:space="preserve">   14. applicable_seat_type_id      BIGINT UNSIGNED            Null:YES </w:t>
      </w:r>
    </w:p>
    <w:p w:rsidR="00000000" w:rsidDel="00000000" w:rsidP="00000000" w:rsidRDefault="00000000" w:rsidRPr="00000000" w14:paraId="00001690">
      <w:pPr>
        <w:rPr/>
      </w:pPr>
      <w:r w:rsidDel="00000000" w:rsidR="00000000" w:rsidRPr="00000000">
        <w:rPr>
          <w:rtl w:val="0"/>
        </w:rPr>
        <w:t xml:space="preserve">        Giới hạn ưu đãi chỉ áp dụng cho một loại chỗ ngồi cụ thể; để trống nghĩa là áp dụng cho mọi</w:t>
      </w:r>
    </w:p>
    <w:p w:rsidR="00000000" w:rsidDel="00000000" w:rsidP="00000000" w:rsidRDefault="00000000" w:rsidRPr="00000000" w14:paraId="00001691">
      <w:pPr>
        <w:rPr/>
      </w:pPr>
      <w:r w:rsidDel="00000000" w:rsidR="00000000" w:rsidRPr="00000000">
        <w:rPr>
          <w:rtl w:val="0"/>
        </w:rPr>
        <w:t xml:space="preserve">        loại.</w:t>
      </w:r>
    </w:p>
    <w:p w:rsidR="00000000" w:rsidDel="00000000" w:rsidP="00000000" w:rsidRDefault="00000000" w:rsidRPr="00000000" w14:paraId="00001692">
      <w:pPr>
        <w:rPr/>
      </w:pPr>
      <w:r w:rsidDel="00000000" w:rsidR="00000000" w:rsidRPr="00000000">
        <w:rPr>
          <w:rtl w:val="0"/>
        </w:rPr>
        <w:t xml:space="preserve">   15. first_booking_only           TINYINT(1)                 Null:NO  </w:t>
      </w:r>
    </w:p>
    <w:p w:rsidR="00000000" w:rsidDel="00000000" w:rsidP="00000000" w:rsidRDefault="00000000" w:rsidRPr="00000000" w14:paraId="00001693">
      <w:pPr>
        <w:rPr/>
      </w:pPr>
      <w:r w:rsidDel="00000000" w:rsidR="00000000" w:rsidRPr="00000000">
        <w:rPr>
          <w:rtl w:val="0"/>
        </w:rPr>
        <w:t xml:space="preserve">        · Mặc định = 0</w:t>
      </w:r>
    </w:p>
    <w:p w:rsidR="00000000" w:rsidDel="00000000" w:rsidP="00000000" w:rsidRDefault="00000000" w:rsidRPr="00000000" w14:paraId="00001694">
      <w:pPr>
        <w:rPr/>
      </w:pPr>
      <w:r w:rsidDel="00000000" w:rsidR="00000000" w:rsidRPr="00000000">
        <w:rPr>
          <w:rtl w:val="0"/>
        </w:rPr>
        <w:t xml:space="preserve">        Chỉ áp dụng cho lần đặt chỗ đầu tiên của khách hàng.</w:t>
      </w:r>
    </w:p>
    <w:p w:rsidR="00000000" w:rsidDel="00000000" w:rsidP="00000000" w:rsidRDefault="00000000" w:rsidRPr="00000000" w14:paraId="00001695">
      <w:pPr>
        <w:rPr/>
      </w:pPr>
      <w:r w:rsidDel="00000000" w:rsidR="00000000" w:rsidRPr="00000000">
        <w:rPr>
          <w:rtl w:val="0"/>
        </w:rPr>
        <w:t xml:space="preserve">   16. requires_membership          TINYINT(1)                 Null:NO  </w:t>
      </w:r>
    </w:p>
    <w:p w:rsidR="00000000" w:rsidDel="00000000" w:rsidP="00000000" w:rsidRDefault="00000000" w:rsidRPr="00000000" w14:paraId="00001696">
      <w:pPr>
        <w:rPr/>
      </w:pPr>
      <w:r w:rsidDel="00000000" w:rsidR="00000000" w:rsidRPr="00000000">
        <w:rPr>
          <w:rtl w:val="0"/>
        </w:rPr>
        <w:t xml:space="preserve">        · Mặc định = 0</w:t>
      </w:r>
    </w:p>
    <w:p w:rsidR="00000000" w:rsidDel="00000000" w:rsidP="00000000" w:rsidRDefault="00000000" w:rsidRPr="00000000" w14:paraId="00001697">
      <w:pPr>
        <w:rPr/>
      </w:pPr>
      <w:r w:rsidDel="00000000" w:rsidR="00000000" w:rsidRPr="00000000">
        <w:rPr>
          <w:rtl w:val="0"/>
        </w:rPr>
        <w:t xml:space="preserve">        Bắt buộc khách hàng phải đang có gói hội viên còn hiệu lực.</w:t>
      </w:r>
    </w:p>
    <w:p w:rsidR="00000000" w:rsidDel="00000000" w:rsidP="00000000" w:rsidRDefault="00000000" w:rsidRPr="00000000" w14:paraId="00001698">
      <w:pPr>
        <w:rPr/>
      </w:pPr>
      <w:r w:rsidDel="00000000" w:rsidR="00000000" w:rsidRPr="00000000">
        <w:rPr>
          <w:rtl w:val="0"/>
        </w:rPr>
        <w:t xml:space="preserve">   17. usage_limit_total            INT UNSIGNED               Null:YES </w:t>
      </w:r>
    </w:p>
    <w:p w:rsidR="00000000" w:rsidDel="00000000" w:rsidP="00000000" w:rsidRDefault="00000000" w:rsidRPr="00000000" w14:paraId="00001699">
      <w:pPr>
        <w:rPr/>
      </w:pPr>
      <w:r w:rsidDel="00000000" w:rsidR="00000000" w:rsidRPr="00000000">
        <w:rPr>
          <w:rtl w:val="0"/>
        </w:rPr>
        <w:t xml:space="preserve">        Tổng số lượt được sử dụng trên toàn hệ thống.</w:t>
      </w:r>
    </w:p>
    <w:p w:rsidR="00000000" w:rsidDel="00000000" w:rsidP="00000000" w:rsidRDefault="00000000" w:rsidRPr="00000000" w14:paraId="0000169A">
      <w:pPr>
        <w:rPr/>
      </w:pPr>
      <w:r w:rsidDel="00000000" w:rsidR="00000000" w:rsidRPr="00000000">
        <w:rPr>
          <w:rtl w:val="0"/>
        </w:rPr>
        <w:t xml:space="preserve">   18. usage_limit_per_user         INT UNSIGNED               Null:YES </w:t>
      </w:r>
    </w:p>
    <w:p w:rsidR="00000000" w:rsidDel="00000000" w:rsidP="00000000" w:rsidRDefault="00000000" w:rsidRPr="00000000" w14:paraId="0000169B">
      <w:pPr>
        <w:rPr/>
      </w:pPr>
      <w:r w:rsidDel="00000000" w:rsidR="00000000" w:rsidRPr="00000000">
        <w:rPr>
          <w:rtl w:val="0"/>
        </w:rPr>
        <w:t xml:space="preserve">        Số lượt tối đa mỗi khách hàng được sử dụng.</w:t>
      </w:r>
    </w:p>
    <w:p w:rsidR="00000000" w:rsidDel="00000000" w:rsidP="00000000" w:rsidRDefault="00000000" w:rsidRPr="00000000" w14:paraId="0000169C">
      <w:pPr>
        <w:rPr/>
      </w:pPr>
      <w:r w:rsidDel="00000000" w:rsidR="00000000" w:rsidRPr="00000000">
        <w:rPr>
          <w:rtl w:val="0"/>
        </w:rPr>
        <w:t xml:space="preserve">   19. used_count                   INT UNSIGNED               Null:NO  </w:t>
      </w:r>
    </w:p>
    <w:p w:rsidR="00000000" w:rsidDel="00000000" w:rsidP="00000000" w:rsidRDefault="00000000" w:rsidRPr="00000000" w14:paraId="0000169D">
      <w:pPr>
        <w:rPr/>
      </w:pPr>
      <w:r w:rsidDel="00000000" w:rsidR="00000000" w:rsidRPr="00000000">
        <w:rPr>
          <w:rtl w:val="0"/>
        </w:rPr>
        <w:t xml:space="preserve">        · Mặc định = 0</w:t>
      </w:r>
    </w:p>
    <w:p w:rsidR="00000000" w:rsidDel="00000000" w:rsidP="00000000" w:rsidRDefault="00000000" w:rsidRPr="00000000" w14:paraId="0000169E">
      <w:pPr>
        <w:rPr/>
      </w:pPr>
      <w:r w:rsidDel="00000000" w:rsidR="00000000" w:rsidRPr="00000000">
        <w:rPr>
          <w:rtl w:val="0"/>
        </w:rPr>
        <w:t xml:space="preserve">        Số lượng sử dụng.</w:t>
      </w:r>
    </w:p>
    <w:p w:rsidR="00000000" w:rsidDel="00000000" w:rsidP="00000000" w:rsidRDefault="00000000" w:rsidRPr="00000000" w14:paraId="0000169F">
      <w:pPr>
        <w:rPr/>
      </w:pPr>
      <w:r w:rsidDel="00000000" w:rsidR="00000000" w:rsidRPr="00000000">
        <w:rPr>
          <w:rtl w:val="0"/>
        </w:rPr>
        <w:t xml:space="preserve">   20. start_at                     DATETIME(3)                Null:NO   [IDX]</w:t>
      </w:r>
    </w:p>
    <w:p w:rsidR="00000000" w:rsidDel="00000000" w:rsidP="00000000" w:rsidRDefault="00000000" w:rsidRPr="00000000" w14:paraId="000016A0">
      <w:pPr>
        <w:rPr/>
      </w:pPr>
      <w:r w:rsidDel="00000000" w:rsidR="00000000" w:rsidRPr="00000000">
        <w:rPr>
          <w:rtl w:val="0"/>
        </w:rPr>
        <w:t xml:space="preserve">        Thời điểm bắt đầu.</w:t>
      </w:r>
    </w:p>
    <w:p w:rsidR="00000000" w:rsidDel="00000000" w:rsidP="00000000" w:rsidRDefault="00000000" w:rsidRPr="00000000" w14:paraId="000016A1">
      <w:pPr>
        <w:rPr/>
      </w:pPr>
      <w:r w:rsidDel="00000000" w:rsidR="00000000" w:rsidRPr="00000000">
        <w:rPr>
          <w:rtl w:val="0"/>
        </w:rPr>
        <w:t xml:space="preserve">   21. end_at                       DATETIME(3)                Null:NO   [IDX]</w:t>
      </w:r>
    </w:p>
    <w:p w:rsidR="00000000" w:rsidDel="00000000" w:rsidP="00000000" w:rsidRDefault="00000000" w:rsidRPr="00000000" w14:paraId="000016A2">
      <w:pPr>
        <w:rPr/>
      </w:pPr>
      <w:r w:rsidDel="00000000" w:rsidR="00000000" w:rsidRPr="00000000">
        <w:rPr>
          <w:rtl w:val="0"/>
        </w:rPr>
        <w:t xml:space="preserve">        Thời điểm kết thúc.</w:t>
      </w:r>
    </w:p>
    <w:p w:rsidR="00000000" w:rsidDel="00000000" w:rsidP="00000000" w:rsidRDefault="00000000" w:rsidRPr="00000000" w14:paraId="000016A3">
      <w:pPr>
        <w:rPr/>
      </w:pPr>
      <w:r w:rsidDel="00000000" w:rsidR="00000000" w:rsidRPr="00000000">
        <w:rPr>
          <w:rtl w:val="0"/>
        </w:rPr>
        <w:t xml:space="preserve">   22. is_active                    TINYINT(1)                 Null:NO   [IDX]</w:t>
      </w:r>
    </w:p>
    <w:p w:rsidR="00000000" w:rsidDel="00000000" w:rsidP="00000000" w:rsidRDefault="00000000" w:rsidRPr="00000000" w14:paraId="000016A4">
      <w:pPr>
        <w:rPr/>
      </w:pPr>
      <w:r w:rsidDel="00000000" w:rsidR="00000000" w:rsidRPr="00000000">
        <w:rPr>
          <w:rtl w:val="0"/>
        </w:rPr>
        <w:t xml:space="preserve">        · Mặc định = 0</w:t>
      </w:r>
    </w:p>
    <w:p w:rsidR="00000000" w:rsidDel="00000000" w:rsidP="00000000" w:rsidRDefault="00000000" w:rsidRPr="00000000" w14:paraId="000016A5">
      <w:pPr>
        <w:rPr/>
      </w:pPr>
      <w:r w:rsidDel="00000000" w:rsidR="00000000" w:rsidRPr="00000000">
        <w:rPr>
          <w:rtl w:val="0"/>
        </w:rPr>
        <w:t xml:space="preserve">        Cờ bật/tắt hiệu lực.</w:t>
      </w:r>
    </w:p>
    <w:p w:rsidR="00000000" w:rsidDel="00000000" w:rsidP="00000000" w:rsidRDefault="00000000" w:rsidRPr="00000000" w14:paraId="000016A6">
      <w:pPr>
        <w:rPr/>
      </w:pPr>
      <w:r w:rsidDel="00000000" w:rsidR="00000000" w:rsidRPr="00000000">
        <w:rPr>
          <w:rtl w:val="0"/>
        </w:rPr>
        <w:t xml:space="preserve">   23. extra_condition              JSON                       Null:YES </w:t>
      </w:r>
    </w:p>
    <w:p w:rsidR="00000000" w:rsidDel="00000000" w:rsidP="00000000" w:rsidRDefault="00000000" w:rsidRPr="00000000" w14:paraId="000016A7">
      <w:pPr>
        <w:rPr/>
      </w:pPr>
      <w:r w:rsidDel="00000000" w:rsidR="00000000" w:rsidRPr="00000000">
        <w:rPr>
          <w:rtl w:val="0"/>
        </w:rPr>
        <w:t xml:space="preserve">        Điều kiện áp dụng bổ sung chưa có cột riêng, lưu dạng JSON.</w:t>
      </w:r>
    </w:p>
    <w:p w:rsidR="00000000" w:rsidDel="00000000" w:rsidP="00000000" w:rsidRDefault="00000000" w:rsidRPr="00000000" w14:paraId="000016A8">
      <w:pPr>
        <w:rPr/>
      </w:pPr>
      <w:r w:rsidDel="00000000" w:rsidR="00000000" w:rsidRPr="00000000">
        <w:rPr>
          <w:rtl w:val="0"/>
        </w:rPr>
        <w:t xml:space="preserve">   24. created_by                   BIGINT UNSIGNED            Null:YES </w:t>
      </w:r>
    </w:p>
    <w:p w:rsidR="00000000" w:rsidDel="00000000" w:rsidP="00000000" w:rsidRDefault="00000000" w:rsidRPr="00000000" w14:paraId="000016A9">
      <w:pPr>
        <w:rPr/>
      </w:pPr>
      <w:r w:rsidDel="00000000" w:rsidR="00000000" w:rsidRPr="00000000">
        <w:rPr>
          <w:rtl w:val="0"/>
        </w:rPr>
        <w:t xml:space="preserve">        Người tạo bản ghi.</w:t>
      </w:r>
    </w:p>
    <w:p w:rsidR="00000000" w:rsidDel="00000000" w:rsidP="00000000" w:rsidRDefault="00000000" w:rsidRPr="00000000" w14:paraId="000016AA">
      <w:pPr>
        <w:rPr/>
      </w:pPr>
      <w:r w:rsidDel="00000000" w:rsidR="00000000" w:rsidRPr="00000000">
        <w:rPr>
          <w:rtl w:val="0"/>
        </w:rPr>
        <w:t xml:space="preserve">   25. created_at                   DATETIME(3)                Null:NO  </w:t>
      </w:r>
    </w:p>
    <w:p w:rsidR="00000000" w:rsidDel="00000000" w:rsidP="00000000" w:rsidRDefault="00000000" w:rsidRPr="00000000" w14:paraId="000016AB">
      <w:pPr>
        <w:rPr/>
      </w:pPr>
      <w:r w:rsidDel="00000000" w:rsidR="00000000" w:rsidRPr="00000000">
        <w:rPr>
          <w:rtl w:val="0"/>
        </w:rPr>
        <w:t xml:space="preserve">        · Mặc định = CURRENT_TIMESTAMP(3)</w:t>
      </w:r>
    </w:p>
    <w:p w:rsidR="00000000" w:rsidDel="00000000" w:rsidP="00000000" w:rsidRDefault="00000000" w:rsidRPr="00000000" w14:paraId="000016AC">
      <w:pPr>
        <w:rPr/>
      </w:pPr>
      <w:r w:rsidDel="00000000" w:rsidR="00000000" w:rsidRPr="00000000">
        <w:rPr>
          <w:rtl w:val="0"/>
        </w:rPr>
        <w:t xml:space="preserve">        Thời điểm bản ghi được tạo.</w:t>
      </w:r>
    </w:p>
    <w:p w:rsidR="00000000" w:rsidDel="00000000" w:rsidP="00000000" w:rsidRDefault="00000000" w:rsidRPr="00000000" w14:paraId="000016AD">
      <w:pPr>
        <w:rPr/>
      </w:pPr>
      <w:r w:rsidDel="00000000" w:rsidR="00000000" w:rsidRPr="00000000">
        <w:rPr>
          <w:rtl w:val="0"/>
        </w:rPr>
        <w:t xml:space="preserve">   26. updated_at                   DATETIME(3)                Null:NO  </w:t>
      </w:r>
    </w:p>
    <w:p w:rsidR="00000000" w:rsidDel="00000000" w:rsidP="00000000" w:rsidRDefault="00000000" w:rsidRPr="00000000" w14:paraId="000016AE">
      <w:pPr>
        <w:rPr/>
      </w:pPr>
      <w:r w:rsidDel="00000000" w:rsidR="00000000" w:rsidRPr="00000000">
        <w:rPr>
          <w:rtl w:val="0"/>
        </w:rPr>
        <w:t xml:space="preserve">        · Mặc định = CURRENT_TIMESTAMP(3)  |  AUTO-UPDATE</w:t>
      </w:r>
    </w:p>
    <w:p w:rsidR="00000000" w:rsidDel="00000000" w:rsidP="00000000" w:rsidRDefault="00000000" w:rsidRPr="00000000" w14:paraId="000016AF">
      <w:pPr>
        <w:rPr/>
      </w:pPr>
      <w:r w:rsidDel="00000000" w:rsidR="00000000" w:rsidRPr="00000000">
        <w:rPr>
          <w:rtl w:val="0"/>
        </w:rPr>
        <w:t xml:space="preserve">        Thời điểm cập nhật gần nhất (tự động cập nhật).</w:t>
      </w:r>
    </w:p>
    <w:p w:rsidR="00000000" w:rsidDel="00000000" w:rsidP="00000000" w:rsidRDefault="00000000" w:rsidRPr="00000000" w14:paraId="000016B0">
      <w:pPr>
        <w:rPr/>
      </w:pPr>
      <w:r w:rsidDel="00000000" w:rsidR="00000000" w:rsidRPr="00000000">
        <w:rPr>
          <w:rtl w:val="0"/>
        </w:rPr>
        <w:t xml:space="preserve">   27. deleted_at                   DATETIME(3)                Null:YES </w:t>
      </w:r>
    </w:p>
    <w:p w:rsidR="00000000" w:rsidDel="00000000" w:rsidP="00000000" w:rsidRDefault="00000000" w:rsidRPr="00000000" w14:paraId="000016B1">
      <w:pPr>
        <w:rPr/>
      </w:pPr>
      <w:r w:rsidDel="00000000" w:rsidR="00000000" w:rsidRPr="00000000">
        <w:rPr>
          <w:rtl w:val="0"/>
        </w:rPr>
        <w:t xml:space="preserve">        Thời điểm xoá mềm; NULL nghĩa là bản ghi còn hiệu lực.</w:t>
      </w:r>
    </w:p>
    <w:p w:rsidR="00000000" w:rsidDel="00000000" w:rsidP="00000000" w:rsidRDefault="00000000" w:rsidRPr="00000000" w14:paraId="000016B2">
      <w:pPr>
        <w:rPr/>
      </w:pPr>
      <w:r w:rsidDel="00000000" w:rsidR="00000000" w:rsidRPr="00000000">
        <w:rPr>
          <w:rtl w:val="0"/>
        </w:rPr>
      </w:r>
    </w:p>
    <w:p w:rsidR="00000000" w:rsidDel="00000000" w:rsidP="00000000" w:rsidRDefault="00000000" w:rsidRPr="00000000" w14:paraId="000016B3">
      <w:pPr>
        <w:rPr/>
      </w:pPr>
      <w:r w:rsidDel="00000000" w:rsidR="00000000" w:rsidRPr="00000000">
        <w:rPr>
          <w:rtl w:val="0"/>
        </w:rPr>
      </w:r>
    </w:p>
    <w:p w:rsidR="00000000" w:rsidDel="00000000" w:rsidP="00000000" w:rsidRDefault="00000000" w:rsidRPr="00000000" w14:paraId="000016B4">
      <w:pPr>
        <w:rPr/>
      </w:pPr>
      <w:r w:rsidDel="00000000" w:rsidR="00000000" w:rsidRPr="00000000">
        <w:rPr>
          <w:rtl w:val="0"/>
        </w:rPr>
        <w:t xml:space="preserve">====================================================================================================</w:t>
      </w:r>
    </w:p>
    <w:p w:rsidR="00000000" w:rsidDel="00000000" w:rsidP="00000000" w:rsidRDefault="00000000" w:rsidRPr="00000000" w14:paraId="000016B5">
      <w:pPr>
        <w:rPr/>
      </w:pPr>
      <w:r w:rsidDel="00000000" w:rsidR="00000000" w:rsidRPr="00000000">
        <w:rPr>
          <w:rtl w:val="0"/>
        </w:rPr>
        <w:t xml:space="preserve">BẢNG 67/95 :  DISCOUNT_REDEMPTION</w:t>
      </w:r>
    </w:p>
    <w:p w:rsidR="00000000" w:rsidDel="00000000" w:rsidP="00000000" w:rsidRDefault="00000000" w:rsidRPr="00000000" w14:paraId="000016B6">
      <w:pPr>
        <w:rPr/>
      </w:pPr>
      <w:r w:rsidDel="00000000" w:rsidR="00000000" w:rsidRPr="00000000">
        <w:rPr>
          <w:rtl w:val="0"/>
        </w:rPr>
        <w:t xml:space="preserve">====================================================================================================</w:t>
      </w:r>
    </w:p>
    <w:p w:rsidR="00000000" w:rsidDel="00000000" w:rsidP="00000000" w:rsidRDefault="00000000" w:rsidRPr="00000000" w14:paraId="000016B7">
      <w:pPr>
        <w:rPr/>
      </w:pPr>
      <w:r w:rsidDel="00000000" w:rsidR="00000000" w:rsidRPr="00000000">
        <w:rPr>
          <w:rtl w:val="0"/>
        </w:rPr>
      </w:r>
    </w:p>
    <w:p w:rsidR="00000000" w:rsidDel="00000000" w:rsidP="00000000" w:rsidRDefault="00000000" w:rsidRPr="00000000" w14:paraId="000016B8">
      <w:pPr>
        <w:rPr/>
      </w:pPr>
      <w:r w:rsidDel="00000000" w:rsidR="00000000" w:rsidRPr="00000000">
        <w:rPr>
          <w:rtl w:val="0"/>
        </w:rPr>
        <w:t xml:space="preserve">Ý NGHĨA: Lượt sử dụng mã giảm giá (M15-UC30).</w:t>
      </w:r>
    </w:p>
    <w:p w:rsidR="00000000" w:rsidDel="00000000" w:rsidP="00000000" w:rsidRDefault="00000000" w:rsidRPr="00000000" w14:paraId="000016B9">
      <w:pPr>
        <w:rPr/>
      </w:pPr>
      <w:r w:rsidDel="00000000" w:rsidR="00000000" w:rsidRPr="00000000">
        <w:rPr>
          <w:rtl w:val="0"/>
        </w:rPr>
      </w:r>
    </w:p>
    <w:p w:rsidR="00000000" w:rsidDel="00000000" w:rsidP="00000000" w:rsidRDefault="00000000" w:rsidRPr="00000000" w14:paraId="000016BA">
      <w:pPr>
        <w:rPr/>
      </w:pPr>
      <w:r w:rsidDel="00000000" w:rsidR="00000000" w:rsidRPr="00000000">
        <w:rPr>
          <w:rtl w:val="0"/>
        </w:rPr>
        <w:t xml:space="preserve">  Khoá chính : id</w:t>
      </w:r>
    </w:p>
    <w:p w:rsidR="00000000" w:rsidDel="00000000" w:rsidP="00000000" w:rsidRDefault="00000000" w:rsidRPr="00000000" w14:paraId="000016BB">
      <w:pPr>
        <w:rPr/>
      </w:pPr>
      <w:r w:rsidDel="00000000" w:rsidR="00000000" w:rsidRPr="00000000">
        <w:rPr>
          <w:rtl w:val="0"/>
        </w:rPr>
        <w:t xml:space="preserve">  Duy nhất   : uk_drd_rule_booking (discount_rule_id, booking_id)</w:t>
      </w:r>
    </w:p>
    <w:p w:rsidR="00000000" w:rsidDel="00000000" w:rsidP="00000000" w:rsidRDefault="00000000" w:rsidRPr="00000000" w14:paraId="000016BC">
      <w:pPr>
        <w:rPr/>
      </w:pPr>
      <w:r w:rsidDel="00000000" w:rsidR="00000000" w:rsidRPr="00000000">
        <w:rPr>
          <w:rtl w:val="0"/>
        </w:rPr>
        <w:t xml:space="preserve">  Tham chiếu tới:</w:t>
      </w:r>
    </w:p>
    <w:p w:rsidR="00000000" w:rsidDel="00000000" w:rsidP="00000000" w:rsidRDefault="00000000" w:rsidRPr="00000000" w14:paraId="000016BD">
      <w:pPr>
        <w:rPr/>
      </w:pPr>
      <w:r w:rsidDel="00000000" w:rsidR="00000000" w:rsidRPr="00000000">
        <w:rPr>
          <w:rtl w:val="0"/>
        </w:rPr>
        <w:t xml:space="preserve">      - discount_rule_id           -&gt; discount_rule.id   [ON DELETE CASCADE]</w:t>
      </w:r>
    </w:p>
    <w:p w:rsidR="00000000" w:rsidDel="00000000" w:rsidP="00000000" w:rsidRDefault="00000000" w:rsidRPr="00000000" w14:paraId="000016BE">
      <w:pPr>
        <w:rPr/>
      </w:pPr>
      <w:r w:rsidDel="00000000" w:rsidR="00000000" w:rsidRPr="00000000">
        <w:rPr>
          <w:rtl w:val="0"/>
        </w:rPr>
        <w:t xml:space="preserve">      - booking_id                 -&gt; booking.id   [ON DELETE CASCADE]</w:t>
      </w:r>
    </w:p>
    <w:p w:rsidR="00000000" w:rsidDel="00000000" w:rsidP="00000000" w:rsidRDefault="00000000" w:rsidRPr="00000000" w14:paraId="000016BF">
      <w:pPr>
        <w:rPr/>
      </w:pPr>
      <w:r w:rsidDel="00000000" w:rsidR="00000000" w:rsidRPr="00000000">
        <w:rPr>
          <w:rtl w:val="0"/>
        </w:rPr>
        <w:t xml:space="preserve">      - customer_id                -&gt; user_account.id   [ON DELETE CASCADE]</w:t>
      </w:r>
    </w:p>
    <w:p w:rsidR="00000000" w:rsidDel="00000000" w:rsidP="00000000" w:rsidRDefault="00000000" w:rsidRPr="00000000" w14:paraId="000016C0">
      <w:pPr>
        <w:rPr/>
      </w:pPr>
      <w:r w:rsidDel="00000000" w:rsidR="00000000" w:rsidRPr="00000000">
        <w:rPr>
          <w:rtl w:val="0"/>
        </w:rPr>
      </w:r>
    </w:p>
    <w:p w:rsidR="00000000" w:rsidDel="00000000" w:rsidP="00000000" w:rsidRDefault="00000000" w:rsidRPr="00000000" w14:paraId="000016C1">
      <w:pPr>
        <w:rPr/>
      </w:pPr>
      <w:r w:rsidDel="00000000" w:rsidR="00000000" w:rsidRPr="00000000">
        <w:rPr>
          <w:rtl w:val="0"/>
        </w:rPr>
        <w:t xml:space="preserve">  DANH SÁCH THUỘC TÍNH</w:t>
      </w:r>
    </w:p>
    <w:p w:rsidR="00000000" w:rsidDel="00000000" w:rsidP="00000000" w:rsidRDefault="00000000" w:rsidRPr="00000000" w14:paraId="000016C2">
      <w:pPr>
        <w:rPr/>
      </w:pPr>
      <w:r w:rsidDel="00000000" w:rsidR="00000000" w:rsidRPr="00000000">
        <w:rPr>
          <w:rtl w:val="0"/>
        </w:rPr>
        <w:t xml:space="preserve">  --------------------------------------------------------------------------------------------------</w:t>
      </w:r>
    </w:p>
    <w:p w:rsidR="00000000" w:rsidDel="00000000" w:rsidP="00000000" w:rsidRDefault="00000000" w:rsidRPr="00000000" w14:paraId="000016C3">
      <w:pPr>
        <w:rPr/>
      </w:pPr>
      <w:r w:rsidDel="00000000" w:rsidR="00000000" w:rsidRPr="00000000">
        <w:rPr>
          <w:rtl w:val="0"/>
        </w:rPr>
        <w:t xml:space="preserve">    1. id                           BIGINT UNSIGNED            Null:NO   [PK]</w:t>
      </w:r>
    </w:p>
    <w:p w:rsidR="00000000" w:rsidDel="00000000" w:rsidP="00000000" w:rsidRDefault="00000000" w:rsidRPr="00000000" w14:paraId="000016C4">
      <w:pPr>
        <w:rPr/>
      </w:pPr>
      <w:r w:rsidDel="00000000" w:rsidR="00000000" w:rsidRPr="00000000">
        <w:rPr>
          <w:rtl w:val="0"/>
        </w:rPr>
        <w:t xml:space="preserve">        · AUTO_INCREMENT</w:t>
      </w:r>
    </w:p>
    <w:p w:rsidR="00000000" w:rsidDel="00000000" w:rsidP="00000000" w:rsidRDefault="00000000" w:rsidRPr="00000000" w14:paraId="000016C5">
      <w:pPr>
        <w:rPr/>
      </w:pPr>
      <w:r w:rsidDel="00000000" w:rsidR="00000000" w:rsidRPr="00000000">
        <w:rPr>
          <w:rtl w:val="0"/>
        </w:rPr>
        <w:t xml:space="preserve">        Khoá chính, tự tăng.</w:t>
      </w:r>
    </w:p>
    <w:p w:rsidR="00000000" w:rsidDel="00000000" w:rsidP="00000000" w:rsidRDefault="00000000" w:rsidRPr="00000000" w14:paraId="000016C6">
      <w:pPr>
        <w:rPr/>
      </w:pPr>
      <w:r w:rsidDel="00000000" w:rsidR="00000000" w:rsidRPr="00000000">
        <w:rPr>
          <w:rtl w:val="0"/>
        </w:rPr>
        <w:t xml:space="preserve">    2. discount_rule_id             BIGINT UNSIGNED            Null:NO   [FK/UQ/IDX]</w:t>
      </w:r>
    </w:p>
    <w:p w:rsidR="00000000" w:rsidDel="00000000" w:rsidP="00000000" w:rsidRDefault="00000000" w:rsidRPr="00000000" w14:paraId="000016C7">
      <w:pPr>
        <w:rPr/>
      </w:pPr>
      <w:r w:rsidDel="00000000" w:rsidR="00000000" w:rsidRPr="00000000">
        <w:rPr>
          <w:rtl w:val="0"/>
        </w:rPr>
        <w:t xml:space="preserve">        Khoá ngoại tới bảng discount_rule (Quy tắc giảm giá / mã khuyến mãi).</w:t>
      </w:r>
    </w:p>
    <w:p w:rsidR="00000000" w:rsidDel="00000000" w:rsidP="00000000" w:rsidRDefault="00000000" w:rsidRPr="00000000" w14:paraId="000016C8">
      <w:pPr>
        <w:rPr/>
      </w:pPr>
      <w:r w:rsidDel="00000000" w:rsidR="00000000" w:rsidRPr="00000000">
        <w:rPr>
          <w:rtl w:val="0"/>
        </w:rPr>
        <w:t xml:space="preserve">    3. booking_id                   BIGINT UNSIGNED            Null:NO   [FK/UQ]</w:t>
      </w:r>
    </w:p>
    <w:p w:rsidR="00000000" w:rsidDel="00000000" w:rsidP="00000000" w:rsidRDefault="00000000" w:rsidRPr="00000000" w14:paraId="000016C9">
      <w:pPr>
        <w:rPr/>
      </w:pPr>
      <w:r w:rsidDel="00000000" w:rsidR="00000000" w:rsidRPr="00000000">
        <w:rPr>
          <w:rtl w:val="0"/>
        </w:rPr>
        <w:t xml:space="preserve">        Khoá ngoại tới bảng booking (Đơn đặt chỗ).</w:t>
      </w:r>
    </w:p>
    <w:p w:rsidR="00000000" w:rsidDel="00000000" w:rsidP="00000000" w:rsidRDefault="00000000" w:rsidRPr="00000000" w14:paraId="000016CA">
      <w:pPr>
        <w:rPr/>
      </w:pPr>
      <w:r w:rsidDel="00000000" w:rsidR="00000000" w:rsidRPr="00000000">
        <w:rPr>
          <w:rtl w:val="0"/>
        </w:rPr>
        <w:t xml:space="preserve">    4. customer_id                  BIGINT UNSIGNED            Null:NO   [FK/IDX]</w:t>
      </w:r>
    </w:p>
    <w:p w:rsidR="00000000" w:rsidDel="00000000" w:rsidP="00000000" w:rsidRDefault="00000000" w:rsidRPr="00000000" w14:paraId="000016CB">
      <w:pPr>
        <w:rPr/>
      </w:pPr>
      <w:r w:rsidDel="00000000" w:rsidR="00000000" w:rsidRPr="00000000">
        <w:rPr>
          <w:rtl w:val="0"/>
        </w:rPr>
        <w:t xml:space="preserve">        Khoá ngoại tới bảng user_account (Tài khoản đăng nhập).</w:t>
      </w:r>
    </w:p>
    <w:p w:rsidR="00000000" w:rsidDel="00000000" w:rsidP="00000000" w:rsidRDefault="00000000" w:rsidRPr="00000000" w14:paraId="000016CC">
      <w:pPr>
        <w:rPr/>
      </w:pPr>
      <w:r w:rsidDel="00000000" w:rsidR="00000000" w:rsidRPr="00000000">
        <w:rPr>
          <w:rtl w:val="0"/>
        </w:rPr>
        <w:t xml:space="preserve">    5. discount_amount              DECIMAL(15,2)              Null:NO  </w:t>
      </w:r>
    </w:p>
    <w:p w:rsidR="00000000" w:rsidDel="00000000" w:rsidP="00000000" w:rsidRDefault="00000000" w:rsidRPr="00000000" w14:paraId="000016CD">
      <w:pPr>
        <w:rPr/>
      </w:pPr>
      <w:r w:rsidDel="00000000" w:rsidR="00000000" w:rsidRPr="00000000">
        <w:rPr>
          <w:rtl w:val="0"/>
        </w:rPr>
        <w:t xml:space="preserve">        Số tiền giảm giá (đơn vị theo cột currency).</w:t>
      </w:r>
    </w:p>
    <w:p w:rsidR="00000000" w:rsidDel="00000000" w:rsidP="00000000" w:rsidRDefault="00000000" w:rsidRPr="00000000" w14:paraId="000016CE">
      <w:pPr>
        <w:rPr/>
      </w:pPr>
      <w:r w:rsidDel="00000000" w:rsidR="00000000" w:rsidRPr="00000000">
        <w:rPr>
          <w:rtl w:val="0"/>
        </w:rPr>
        <w:t xml:space="preserve">    6. redeemed_at                  DATETIME(3)                Null:NO  </w:t>
      </w:r>
    </w:p>
    <w:p w:rsidR="00000000" w:rsidDel="00000000" w:rsidP="00000000" w:rsidRDefault="00000000" w:rsidRPr="00000000" w14:paraId="000016CF">
      <w:pPr>
        <w:rPr/>
      </w:pPr>
      <w:r w:rsidDel="00000000" w:rsidR="00000000" w:rsidRPr="00000000">
        <w:rPr>
          <w:rtl w:val="0"/>
        </w:rPr>
        <w:t xml:space="preserve">        · Mặc định = CURRENT_TIMESTAMP(3)</w:t>
      </w:r>
    </w:p>
    <w:p w:rsidR="00000000" w:rsidDel="00000000" w:rsidP="00000000" w:rsidRDefault="00000000" w:rsidRPr="00000000" w14:paraId="000016D0">
      <w:pPr>
        <w:rPr/>
      </w:pPr>
      <w:r w:rsidDel="00000000" w:rsidR="00000000" w:rsidRPr="00000000">
        <w:rPr>
          <w:rtl w:val="0"/>
        </w:rPr>
        <w:t xml:space="preserve">        Mốc thời gian: đổi ưu đãi.</w:t>
      </w:r>
    </w:p>
    <w:p w:rsidR="00000000" w:rsidDel="00000000" w:rsidP="00000000" w:rsidRDefault="00000000" w:rsidRPr="00000000" w14:paraId="000016D1">
      <w:pPr>
        <w:rPr/>
      </w:pPr>
      <w:r w:rsidDel="00000000" w:rsidR="00000000" w:rsidRPr="00000000">
        <w:rPr>
          <w:rtl w:val="0"/>
        </w:rPr>
        <w:t xml:space="preserve">    7. reverted_at                  DATETIME(3)                Null:YES </w:t>
      </w:r>
    </w:p>
    <w:p w:rsidR="00000000" w:rsidDel="00000000" w:rsidP="00000000" w:rsidRDefault="00000000" w:rsidRPr="00000000" w14:paraId="000016D2">
      <w:pPr>
        <w:rPr/>
      </w:pPr>
      <w:r w:rsidDel="00000000" w:rsidR="00000000" w:rsidRPr="00000000">
        <w:rPr>
          <w:rtl w:val="0"/>
        </w:rPr>
        <w:t xml:space="preserve">        Hoàn lại lượt dùng khi huỷ booking.</w:t>
      </w:r>
    </w:p>
    <w:p w:rsidR="00000000" w:rsidDel="00000000" w:rsidP="00000000" w:rsidRDefault="00000000" w:rsidRPr="00000000" w14:paraId="000016D3">
      <w:pPr>
        <w:rPr/>
      </w:pPr>
      <w:r w:rsidDel="00000000" w:rsidR="00000000" w:rsidRPr="00000000">
        <w:rPr>
          <w:rtl w:val="0"/>
        </w:rPr>
      </w:r>
    </w:p>
    <w:p w:rsidR="00000000" w:rsidDel="00000000" w:rsidP="00000000" w:rsidRDefault="00000000" w:rsidRPr="00000000" w14:paraId="000016D4">
      <w:pPr>
        <w:rPr/>
      </w:pPr>
      <w:r w:rsidDel="00000000" w:rsidR="00000000" w:rsidRPr="00000000">
        <w:rPr>
          <w:rtl w:val="0"/>
        </w:rPr>
      </w:r>
    </w:p>
    <w:p w:rsidR="00000000" w:rsidDel="00000000" w:rsidP="00000000" w:rsidRDefault="00000000" w:rsidRPr="00000000" w14:paraId="000016D5">
      <w:pPr>
        <w:rPr/>
      </w:pPr>
      <w:r w:rsidDel="00000000" w:rsidR="00000000" w:rsidRPr="00000000">
        <w:rPr>
          <w:rtl w:val="0"/>
        </w:rPr>
        <w:t xml:space="preserve">====================================================================================================</w:t>
      </w:r>
    </w:p>
    <w:p w:rsidR="00000000" w:rsidDel="00000000" w:rsidP="00000000" w:rsidRDefault="00000000" w:rsidRPr="00000000" w14:paraId="000016D6">
      <w:pPr>
        <w:rPr/>
      </w:pPr>
      <w:r w:rsidDel="00000000" w:rsidR="00000000" w:rsidRPr="00000000">
        <w:rPr>
          <w:rtl w:val="0"/>
        </w:rPr>
        <w:t xml:space="preserve">BẢNG 68/95 :  PLATFORM_FEE_RULE</w:t>
      </w:r>
    </w:p>
    <w:p w:rsidR="00000000" w:rsidDel="00000000" w:rsidP="00000000" w:rsidRDefault="00000000" w:rsidRPr="00000000" w14:paraId="000016D7">
      <w:pPr>
        <w:rPr/>
      </w:pPr>
      <w:r w:rsidDel="00000000" w:rsidR="00000000" w:rsidRPr="00000000">
        <w:rPr>
          <w:rtl w:val="0"/>
        </w:rPr>
        <w:t xml:space="preserve">====================================================================================================</w:t>
      </w:r>
    </w:p>
    <w:p w:rsidR="00000000" w:rsidDel="00000000" w:rsidP="00000000" w:rsidRDefault="00000000" w:rsidRPr="00000000" w14:paraId="000016D8">
      <w:pPr>
        <w:rPr/>
      </w:pPr>
      <w:r w:rsidDel="00000000" w:rsidR="00000000" w:rsidRPr="00000000">
        <w:rPr>
          <w:rtl w:val="0"/>
        </w:rPr>
      </w:r>
    </w:p>
    <w:p w:rsidR="00000000" w:rsidDel="00000000" w:rsidP="00000000" w:rsidRDefault="00000000" w:rsidRPr="00000000" w14:paraId="000016D9">
      <w:pPr>
        <w:rPr/>
      </w:pPr>
      <w:r w:rsidDel="00000000" w:rsidR="00000000" w:rsidRPr="00000000">
        <w:rPr>
          <w:rtl w:val="0"/>
        </w:rPr>
        <w:t xml:space="preserve">Ý NGHĨA: Quy tắc phí nền tảng / hoa hồng (BR-30, BR-32).</w:t>
      </w:r>
    </w:p>
    <w:p w:rsidR="00000000" w:rsidDel="00000000" w:rsidP="00000000" w:rsidRDefault="00000000" w:rsidRPr="00000000" w14:paraId="000016DA">
      <w:pPr>
        <w:rPr/>
      </w:pPr>
      <w:r w:rsidDel="00000000" w:rsidR="00000000" w:rsidRPr="00000000">
        <w:rPr>
          <w:rtl w:val="0"/>
        </w:rPr>
      </w:r>
    </w:p>
    <w:p w:rsidR="00000000" w:rsidDel="00000000" w:rsidP="00000000" w:rsidRDefault="00000000" w:rsidRPr="00000000" w14:paraId="000016DB">
      <w:pPr>
        <w:rPr/>
      </w:pPr>
      <w:r w:rsidDel="00000000" w:rsidR="00000000" w:rsidRPr="00000000">
        <w:rPr>
          <w:rtl w:val="0"/>
        </w:rPr>
        <w:t xml:space="preserve">  Khoá chính : id</w:t>
      </w:r>
    </w:p>
    <w:p w:rsidR="00000000" w:rsidDel="00000000" w:rsidP="00000000" w:rsidRDefault="00000000" w:rsidRPr="00000000" w14:paraId="000016DC">
      <w:pPr>
        <w:rPr/>
      </w:pPr>
      <w:r w:rsidDel="00000000" w:rsidR="00000000" w:rsidRPr="00000000">
        <w:rPr>
          <w:rtl w:val="0"/>
        </w:rPr>
        <w:t xml:space="preserve">  Tham chiếu tới:</w:t>
      </w:r>
    </w:p>
    <w:p w:rsidR="00000000" w:rsidDel="00000000" w:rsidP="00000000" w:rsidRDefault="00000000" w:rsidRPr="00000000" w14:paraId="000016DD">
      <w:pPr>
        <w:rPr/>
      </w:pPr>
      <w:r w:rsidDel="00000000" w:rsidR="00000000" w:rsidRPr="00000000">
        <w:rPr>
          <w:rtl w:val="0"/>
        </w:rPr>
        <w:t xml:space="preserve">      - scope_organizer_id         -&gt; organizer_profile.id   [ON DELETE CASCADE]</w:t>
      </w:r>
    </w:p>
    <w:p w:rsidR="00000000" w:rsidDel="00000000" w:rsidP="00000000" w:rsidRDefault="00000000" w:rsidRPr="00000000" w14:paraId="000016DE">
      <w:pPr>
        <w:rPr/>
      </w:pPr>
      <w:r w:rsidDel="00000000" w:rsidR="00000000" w:rsidRPr="00000000">
        <w:rPr>
          <w:rtl w:val="0"/>
        </w:rPr>
        <w:t xml:space="preserve">      - created_by                 -&gt; user_account.id   [ON DELETE RESTRICT]</w:t>
      </w:r>
    </w:p>
    <w:p w:rsidR="00000000" w:rsidDel="00000000" w:rsidP="00000000" w:rsidRDefault="00000000" w:rsidRPr="00000000" w14:paraId="000016DF">
      <w:pPr>
        <w:rPr/>
      </w:pPr>
      <w:r w:rsidDel="00000000" w:rsidR="00000000" w:rsidRPr="00000000">
        <w:rPr>
          <w:rtl w:val="0"/>
        </w:rPr>
      </w:r>
    </w:p>
    <w:p w:rsidR="00000000" w:rsidDel="00000000" w:rsidP="00000000" w:rsidRDefault="00000000" w:rsidRPr="00000000" w14:paraId="000016E0">
      <w:pPr>
        <w:rPr/>
      </w:pPr>
      <w:r w:rsidDel="00000000" w:rsidR="00000000" w:rsidRPr="00000000">
        <w:rPr>
          <w:rtl w:val="0"/>
        </w:rPr>
        <w:t xml:space="preserve">  DANH SÁCH THUỘC TÍNH</w:t>
      </w:r>
    </w:p>
    <w:p w:rsidR="00000000" w:rsidDel="00000000" w:rsidP="00000000" w:rsidRDefault="00000000" w:rsidRPr="00000000" w14:paraId="000016E1">
      <w:pPr>
        <w:rPr/>
      </w:pPr>
      <w:r w:rsidDel="00000000" w:rsidR="00000000" w:rsidRPr="00000000">
        <w:rPr>
          <w:rtl w:val="0"/>
        </w:rPr>
        <w:t xml:space="preserve">  --------------------------------------------------------------------------------------------------</w:t>
      </w:r>
    </w:p>
    <w:p w:rsidR="00000000" w:rsidDel="00000000" w:rsidP="00000000" w:rsidRDefault="00000000" w:rsidRPr="00000000" w14:paraId="000016E2">
      <w:pPr>
        <w:rPr/>
      </w:pPr>
      <w:r w:rsidDel="00000000" w:rsidR="00000000" w:rsidRPr="00000000">
        <w:rPr>
          <w:rtl w:val="0"/>
        </w:rPr>
        <w:t xml:space="preserve">    1. id                           BIGINT UNSIGNED            Null:NO   [PK]</w:t>
      </w:r>
    </w:p>
    <w:p w:rsidR="00000000" w:rsidDel="00000000" w:rsidP="00000000" w:rsidRDefault="00000000" w:rsidRPr="00000000" w14:paraId="000016E3">
      <w:pPr>
        <w:rPr/>
      </w:pPr>
      <w:r w:rsidDel="00000000" w:rsidR="00000000" w:rsidRPr="00000000">
        <w:rPr>
          <w:rtl w:val="0"/>
        </w:rPr>
        <w:t xml:space="preserve">        · AUTO_INCREMENT</w:t>
      </w:r>
    </w:p>
    <w:p w:rsidR="00000000" w:rsidDel="00000000" w:rsidP="00000000" w:rsidRDefault="00000000" w:rsidRPr="00000000" w14:paraId="000016E4">
      <w:pPr>
        <w:rPr/>
      </w:pPr>
      <w:r w:rsidDel="00000000" w:rsidR="00000000" w:rsidRPr="00000000">
        <w:rPr>
          <w:rtl w:val="0"/>
        </w:rPr>
        <w:t xml:space="preserve">        Khoá chính, tự tăng.</w:t>
      </w:r>
    </w:p>
    <w:p w:rsidR="00000000" w:rsidDel="00000000" w:rsidP="00000000" w:rsidRDefault="00000000" w:rsidRPr="00000000" w14:paraId="000016E5">
      <w:pPr>
        <w:rPr/>
      </w:pPr>
      <w:r w:rsidDel="00000000" w:rsidR="00000000" w:rsidRPr="00000000">
        <w:rPr>
          <w:rtl w:val="0"/>
        </w:rPr>
        <w:t xml:space="preserve">    2. name                         VARCHAR(150)               Null:NO  </w:t>
      </w:r>
    </w:p>
    <w:p w:rsidR="00000000" w:rsidDel="00000000" w:rsidP="00000000" w:rsidRDefault="00000000" w:rsidRPr="00000000" w14:paraId="000016E6">
      <w:pPr>
        <w:rPr/>
      </w:pPr>
      <w:r w:rsidDel="00000000" w:rsidR="00000000" w:rsidRPr="00000000">
        <w:rPr>
          <w:rtl w:val="0"/>
        </w:rPr>
        <w:t xml:space="preserve">        Tên hiển thị.</w:t>
      </w:r>
    </w:p>
    <w:p w:rsidR="00000000" w:rsidDel="00000000" w:rsidP="00000000" w:rsidRDefault="00000000" w:rsidRPr="00000000" w14:paraId="000016E7">
      <w:pPr>
        <w:rPr/>
      </w:pPr>
      <w:r w:rsidDel="00000000" w:rsidR="00000000" w:rsidRPr="00000000">
        <w:rPr>
          <w:rtl w:val="0"/>
        </w:rPr>
        <w:t xml:space="preserve">    3. fee_type                     ENUM('COMMISSION_PERCENT','FIXED_PER_TRANSACTION','TIERED') Null:NO  </w:t>
      </w:r>
    </w:p>
    <w:p w:rsidR="00000000" w:rsidDel="00000000" w:rsidP="00000000" w:rsidRDefault="00000000" w:rsidRPr="00000000" w14:paraId="000016E8">
      <w:pPr>
        <w:rPr/>
      </w:pPr>
      <w:r w:rsidDel="00000000" w:rsidR="00000000" w:rsidRPr="00000000">
        <w:rPr>
          <w:rtl w:val="0"/>
        </w:rPr>
        <w:t xml:space="preserve">        Phân loại phí.</w:t>
      </w:r>
    </w:p>
    <w:p w:rsidR="00000000" w:rsidDel="00000000" w:rsidP="00000000" w:rsidRDefault="00000000" w:rsidRPr="00000000" w14:paraId="000016E9">
      <w:pPr>
        <w:rPr/>
      </w:pPr>
      <w:r w:rsidDel="00000000" w:rsidR="00000000" w:rsidRPr="00000000">
        <w:rPr>
          <w:rtl w:val="0"/>
        </w:rPr>
        <w:t xml:space="preserve">        Giá trị hợp lệ: COMMISSION_PERCENT | FIXED_PER_TRANSACTION | TIERED</w:t>
      </w:r>
    </w:p>
    <w:p w:rsidR="00000000" w:rsidDel="00000000" w:rsidP="00000000" w:rsidRDefault="00000000" w:rsidRPr="00000000" w14:paraId="000016EA">
      <w:pPr>
        <w:rPr/>
      </w:pPr>
      <w:r w:rsidDel="00000000" w:rsidR="00000000" w:rsidRPr="00000000">
        <w:rPr>
          <w:rtl w:val="0"/>
        </w:rPr>
        <w:t xml:space="preserve">    4. fee_value                    DECIMAL(15,2)              Null:NO  </w:t>
      </w:r>
    </w:p>
    <w:p w:rsidR="00000000" w:rsidDel="00000000" w:rsidP="00000000" w:rsidRDefault="00000000" w:rsidRPr="00000000" w14:paraId="000016EB">
      <w:pPr>
        <w:rPr/>
      </w:pPr>
      <w:r w:rsidDel="00000000" w:rsidR="00000000" w:rsidRPr="00000000">
        <w:rPr>
          <w:rtl w:val="0"/>
        </w:rPr>
        <w:t xml:space="preserve">        Giá trị phí nền tảng; là phần trăm hoặc số tiền cố định.</w:t>
      </w:r>
    </w:p>
    <w:p w:rsidR="00000000" w:rsidDel="00000000" w:rsidP="00000000" w:rsidRDefault="00000000" w:rsidRPr="00000000" w14:paraId="000016EC">
      <w:pPr>
        <w:rPr/>
      </w:pPr>
      <w:r w:rsidDel="00000000" w:rsidR="00000000" w:rsidRPr="00000000">
        <w:rPr>
          <w:rtl w:val="0"/>
        </w:rPr>
        <w:t xml:space="preserve">    5. min_fee_amount               DECIMAL(15,2)              Null:YES </w:t>
      </w:r>
    </w:p>
    <w:p w:rsidR="00000000" w:rsidDel="00000000" w:rsidP="00000000" w:rsidRDefault="00000000" w:rsidRPr="00000000" w14:paraId="000016ED">
      <w:pPr>
        <w:rPr/>
      </w:pPr>
      <w:r w:rsidDel="00000000" w:rsidR="00000000" w:rsidRPr="00000000">
        <w:rPr>
          <w:rtl w:val="0"/>
        </w:rPr>
        <w:t xml:space="preserve">        Số tiền tối thiểu phí (đơn vị theo cột currency).</w:t>
      </w:r>
    </w:p>
    <w:p w:rsidR="00000000" w:rsidDel="00000000" w:rsidP="00000000" w:rsidRDefault="00000000" w:rsidRPr="00000000" w14:paraId="000016EE">
      <w:pPr>
        <w:rPr/>
      </w:pPr>
      <w:r w:rsidDel="00000000" w:rsidR="00000000" w:rsidRPr="00000000">
        <w:rPr>
          <w:rtl w:val="0"/>
        </w:rPr>
        <w:t xml:space="preserve">    6. max_fee_amount               DECIMAL(15,2)              Null:YES </w:t>
      </w:r>
    </w:p>
    <w:p w:rsidR="00000000" w:rsidDel="00000000" w:rsidP="00000000" w:rsidRDefault="00000000" w:rsidRPr="00000000" w14:paraId="000016EF">
      <w:pPr>
        <w:rPr/>
      </w:pPr>
      <w:r w:rsidDel="00000000" w:rsidR="00000000" w:rsidRPr="00000000">
        <w:rPr>
          <w:rtl w:val="0"/>
        </w:rPr>
        <w:t xml:space="preserve">        Số tiền tối đa phí (đơn vị theo cột currency).</w:t>
      </w:r>
    </w:p>
    <w:p w:rsidR="00000000" w:rsidDel="00000000" w:rsidP="00000000" w:rsidRDefault="00000000" w:rsidRPr="00000000" w14:paraId="000016F0">
      <w:pPr>
        <w:rPr/>
      </w:pPr>
      <w:r w:rsidDel="00000000" w:rsidR="00000000" w:rsidRPr="00000000">
        <w:rPr>
          <w:rtl w:val="0"/>
        </w:rPr>
        <w:t xml:space="preserve">    7. applies_to                   ENUM('BOOKING','SUBSCRIPTION','ALL') Null:NO  </w:t>
      </w:r>
    </w:p>
    <w:p w:rsidR="00000000" w:rsidDel="00000000" w:rsidP="00000000" w:rsidRDefault="00000000" w:rsidRPr="00000000" w14:paraId="000016F1">
      <w:pPr>
        <w:rPr/>
      </w:pPr>
      <w:r w:rsidDel="00000000" w:rsidR="00000000" w:rsidRPr="00000000">
        <w:rPr>
          <w:rtl w:val="0"/>
        </w:rPr>
        <w:t xml:space="preserve">        · Mặc định = 'BOOKING'</w:t>
      </w:r>
    </w:p>
    <w:p w:rsidR="00000000" w:rsidDel="00000000" w:rsidP="00000000" w:rsidRDefault="00000000" w:rsidRPr="00000000" w14:paraId="000016F2">
      <w:pPr>
        <w:rPr/>
      </w:pPr>
      <w:r w:rsidDel="00000000" w:rsidR="00000000" w:rsidRPr="00000000">
        <w:rPr>
          <w:rtl w:val="0"/>
        </w:rPr>
        <w:t xml:space="preserve">        Phạm vi đối tượng mà quy tắc được áp dụng.</w:t>
      </w:r>
    </w:p>
    <w:p w:rsidR="00000000" w:rsidDel="00000000" w:rsidP="00000000" w:rsidRDefault="00000000" w:rsidRPr="00000000" w14:paraId="000016F3">
      <w:pPr>
        <w:rPr/>
      </w:pPr>
      <w:r w:rsidDel="00000000" w:rsidR="00000000" w:rsidRPr="00000000">
        <w:rPr>
          <w:rtl w:val="0"/>
        </w:rPr>
        <w:t xml:space="preserve">        Giá trị hợp lệ: BOOKING | SUBSCRIPTION | ALL</w:t>
      </w:r>
    </w:p>
    <w:p w:rsidR="00000000" w:rsidDel="00000000" w:rsidP="00000000" w:rsidRDefault="00000000" w:rsidRPr="00000000" w14:paraId="000016F4">
      <w:pPr>
        <w:rPr/>
      </w:pPr>
      <w:r w:rsidDel="00000000" w:rsidR="00000000" w:rsidRPr="00000000">
        <w:rPr>
          <w:rtl w:val="0"/>
        </w:rPr>
        <w:t xml:space="preserve">    8. scope_organizer_id           BIGINT UNSIGNED            Null:YES  [FK]</w:t>
      </w:r>
    </w:p>
    <w:p w:rsidR="00000000" w:rsidDel="00000000" w:rsidP="00000000" w:rsidRDefault="00000000" w:rsidRPr="00000000" w14:paraId="000016F5">
      <w:pPr>
        <w:rPr/>
      </w:pPr>
      <w:r w:rsidDel="00000000" w:rsidR="00000000" w:rsidRPr="00000000">
        <w:rPr>
          <w:rtl w:val="0"/>
        </w:rPr>
        <w:t xml:space="preserve">        NULL = toàn nền tảng.</w:t>
      </w:r>
    </w:p>
    <w:p w:rsidR="00000000" w:rsidDel="00000000" w:rsidP="00000000" w:rsidRDefault="00000000" w:rsidRPr="00000000" w14:paraId="000016F6">
      <w:pPr>
        <w:rPr/>
      </w:pPr>
      <w:r w:rsidDel="00000000" w:rsidR="00000000" w:rsidRPr="00000000">
        <w:rPr>
          <w:rtl w:val="0"/>
        </w:rPr>
        <w:t xml:space="preserve">    9. scope_seat_type_id           BIGINT UNSIGNED            Null:YES </w:t>
      </w:r>
    </w:p>
    <w:p w:rsidR="00000000" w:rsidDel="00000000" w:rsidP="00000000" w:rsidRDefault="00000000" w:rsidRPr="00000000" w14:paraId="000016F7">
      <w:pPr>
        <w:rPr/>
      </w:pPr>
      <w:r w:rsidDel="00000000" w:rsidR="00000000" w:rsidRPr="00000000">
        <w:rPr>
          <w:rtl w:val="0"/>
        </w:rPr>
        <w:t xml:space="preserve">        Giới hạn quy tắc phí chỉ áp dụng cho một loại chỗ ngồi cụ thể; để trống nghĩa là áp dụng cho</w:t>
      </w:r>
    </w:p>
    <w:p w:rsidR="00000000" w:rsidDel="00000000" w:rsidP="00000000" w:rsidRDefault="00000000" w:rsidRPr="00000000" w14:paraId="000016F8">
      <w:pPr>
        <w:rPr/>
      </w:pPr>
      <w:r w:rsidDel="00000000" w:rsidR="00000000" w:rsidRPr="00000000">
        <w:rPr>
          <w:rtl w:val="0"/>
        </w:rPr>
        <w:t xml:space="preserve">        mọi loại.</w:t>
      </w:r>
    </w:p>
    <w:p w:rsidR="00000000" w:rsidDel="00000000" w:rsidP="00000000" w:rsidRDefault="00000000" w:rsidRPr="00000000" w14:paraId="000016F9">
      <w:pPr>
        <w:rPr/>
      </w:pPr>
      <w:r w:rsidDel="00000000" w:rsidR="00000000" w:rsidRPr="00000000">
        <w:rPr>
          <w:rtl w:val="0"/>
        </w:rPr>
        <w:t xml:space="preserve">   10. tier_config                  JSON                       Null:YES </w:t>
      </w:r>
    </w:p>
    <w:p w:rsidR="00000000" w:rsidDel="00000000" w:rsidP="00000000" w:rsidRDefault="00000000" w:rsidRPr="00000000" w14:paraId="000016FA">
      <w:pPr>
        <w:rPr/>
      </w:pPr>
      <w:r w:rsidDel="00000000" w:rsidR="00000000" w:rsidRPr="00000000">
        <w:rPr>
          <w:rtl w:val="0"/>
        </w:rPr>
        <w:t xml:space="preserve">        Cấu hình các bậc phí luỹ tiến, lưu dạng JSON.</w:t>
      </w:r>
    </w:p>
    <w:p w:rsidR="00000000" w:rsidDel="00000000" w:rsidP="00000000" w:rsidRDefault="00000000" w:rsidRPr="00000000" w14:paraId="000016FB">
      <w:pPr>
        <w:rPr/>
      </w:pPr>
      <w:r w:rsidDel="00000000" w:rsidR="00000000" w:rsidRPr="00000000">
        <w:rPr>
          <w:rtl w:val="0"/>
        </w:rPr>
        <w:t xml:space="preserve">   11. priority                     SMALLINT UNSIGNED          Null:NO  </w:t>
      </w:r>
    </w:p>
    <w:p w:rsidR="00000000" w:rsidDel="00000000" w:rsidP="00000000" w:rsidRDefault="00000000" w:rsidRPr="00000000" w14:paraId="000016FC">
      <w:pPr>
        <w:rPr/>
      </w:pPr>
      <w:r w:rsidDel="00000000" w:rsidR="00000000" w:rsidRPr="00000000">
        <w:rPr>
          <w:rtl w:val="0"/>
        </w:rPr>
        <w:t xml:space="preserve">        · Mặc định = 100</w:t>
      </w:r>
    </w:p>
    <w:p w:rsidR="00000000" w:rsidDel="00000000" w:rsidP="00000000" w:rsidRDefault="00000000" w:rsidRPr="00000000" w14:paraId="000016FD">
      <w:pPr>
        <w:rPr/>
      </w:pPr>
      <w:r w:rsidDel="00000000" w:rsidR="00000000" w:rsidRPr="00000000">
        <w:rPr>
          <w:rtl w:val="0"/>
        </w:rPr>
        <w:t xml:space="preserve">        Độ ưu tiên áp dụng.</w:t>
      </w:r>
    </w:p>
    <w:p w:rsidR="00000000" w:rsidDel="00000000" w:rsidP="00000000" w:rsidRDefault="00000000" w:rsidRPr="00000000" w14:paraId="000016FE">
      <w:pPr>
        <w:rPr/>
      </w:pPr>
      <w:r w:rsidDel="00000000" w:rsidR="00000000" w:rsidRPr="00000000">
        <w:rPr>
          <w:rtl w:val="0"/>
        </w:rPr>
        <w:t xml:space="preserve">   12. effective_from               DATETIME(3)                Null:NO   [IDX]</w:t>
      </w:r>
    </w:p>
    <w:p w:rsidR="00000000" w:rsidDel="00000000" w:rsidP="00000000" w:rsidRDefault="00000000" w:rsidRPr="00000000" w14:paraId="000016FF">
      <w:pPr>
        <w:rPr/>
      </w:pPr>
      <w:r w:rsidDel="00000000" w:rsidR="00000000" w:rsidRPr="00000000">
        <w:rPr>
          <w:rtl w:val="0"/>
        </w:rPr>
        <w:t xml:space="preserve">        Ngày bắt đầu có hiệu lực.</w:t>
      </w:r>
    </w:p>
    <w:p w:rsidR="00000000" w:rsidDel="00000000" w:rsidP="00000000" w:rsidRDefault="00000000" w:rsidRPr="00000000" w14:paraId="00001700">
      <w:pPr>
        <w:rPr/>
      </w:pPr>
      <w:r w:rsidDel="00000000" w:rsidR="00000000" w:rsidRPr="00000000">
        <w:rPr>
          <w:rtl w:val="0"/>
        </w:rPr>
        <w:t xml:space="preserve">   13. effective_to                 DATETIME(3)                Null:YES  [IDX]</w:t>
      </w:r>
    </w:p>
    <w:p w:rsidR="00000000" w:rsidDel="00000000" w:rsidP="00000000" w:rsidRDefault="00000000" w:rsidRPr="00000000" w14:paraId="00001701">
      <w:pPr>
        <w:rPr/>
      </w:pPr>
      <w:r w:rsidDel="00000000" w:rsidR="00000000" w:rsidRPr="00000000">
        <w:rPr>
          <w:rtl w:val="0"/>
        </w:rPr>
        <w:t xml:space="preserve">        Ngày hết hiệu lực; để trống nghĩa là còn hiệu lực vô thời hạn.</w:t>
      </w:r>
    </w:p>
    <w:p w:rsidR="00000000" w:rsidDel="00000000" w:rsidP="00000000" w:rsidRDefault="00000000" w:rsidRPr="00000000" w14:paraId="00001702">
      <w:pPr>
        <w:rPr/>
      </w:pPr>
      <w:r w:rsidDel="00000000" w:rsidR="00000000" w:rsidRPr="00000000">
        <w:rPr>
          <w:rtl w:val="0"/>
        </w:rPr>
        <w:t xml:space="preserve">   14. is_active                    TINYINT(1)                 Null:NO   [IDX]</w:t>
      </w:r>
    </w:p>
    <w:p w:rsidR="00000000" w:rsidDel="00000000" w:rsidP="00000000" w:rsidRDefault="00000000" w:rsidRPr="00000000" w14:paraId="00001703">
      <w:pPr>
        <w:rPr/>
      </w:pPr>
      <w:r w:rsidDel="00000000" w:rsidR="00000000" w:rsidRPr="00000000">
        <w:rPr>
          <w:rtl w:val="0"/>
        </w:rPr>
        <w:t xml:space="preserve">        · Mặc định = 0</w:t>
      </w:r>
    </w:p>
    <w:p w:rsidR="00000000" w:rsidDel="00000000" w:rsidP="00000000" w:rsidRDefault="00000000" w:rsidRPr="00000000" w14:paraId="00001704">
      <w:pPr>
        <w:rPr/>
      </w:pPr>
      <w:r w:rsidDel="00000000" w:rsidR="00000000" w:rsidRPr="00000000">
        <w:rPr>
          <w:rtl w:val="0"/>
        </w:rPr>
        <w:t xml:space="preserve">        Cờ bật/tắt hiệu lực.</w:t>
      </w:r>
    </w:p>
    <w:p w:rsidR="00000000" w:rsidDel="00000000" w:rsidP="00000000" w:rsidRDefault="00000000" w:rsidRPr="00000000" w14:paraId="00001705">
      <w:pPr>
        <w:rPr/>
      </w:pPr>
      <w:r w:rsidDel="00000000" w:rsidR="00000000" w:rsidRPr="00000000">
        <w:rPr>
          <w:rtl w:val="0"/>
        </w:rPr>
        <w:t xml:space="preserve">   15. created_by                   BIGINT UNSIGNED            Null:NO   [FK]</w:t>
      </w:r>
    </w:p>
    <w:p w:rsidR="00000000" w:rsidDel="00000000" w:rsidP="00000000" w:rsidRDefault="00000000" w:rsidRPr="00000000" w14:paraId="00001706">
      <w:pPr>
        <w:rPr/>
      </w:pPr>
      <w:r w:rsidDel="00000000" w:rsidR="00000000" w:rsidRPr="00000000">
        <w:rPr>
          <w:rtl w:val="0"/>
        </w:rPr>
        <w:t xml:space="preserve">        BR-30: chỉ Administrator.</w:t>
      </w:r>
    </w:p>
    <w:p w:rsidR="00000000" w:rsidDel="00000000" w:rsidP="00000000" w:rsidRDefault="00000000" w:rsidRPr="00000000" w14:paraId="00001707">
      <w:pPr>
        <w:rPr/>
      </w:pPr>
      <w:r w:rsidDel="00000000" w:rsidR="00000000" w:rsidRPr="00000000">
        <w:rPr>
          <w:rtl w:val="0"/>
        </w:rPr>
        <w:t xml:space="preserve">   16. created_at                   DATETIME(3)                Null:NO  </w:t>
      </w:r>
    </w:p>
    <w:p w:rsidR="00000000" w:rsidDel="00000000" w:rsidP="00000000" w:rsidRDefault="00000000" w:rsidRPr="00000000" w14:paraId="00001708">
      <w:pPr>
        <w:rPr/>
      </w:pPr>
      <w:r w:rsidDel="00000000" w:rsidR="00000000" w:rsidRPr="00000000">
        <w:rPr>
          <w:rtl w:val="0"/>
        </w:rPr>
        <w:t xml:space="preserve">        · Mặc định = CURRENT_TIMESTAMP(3)</w:t>
      </w:r>
    </w:p>
    <w:p w:rsidR="00000000" w:rsidDel="00000000" w:rsidP="00000000" w:rsidRDefault="00000000" w:rsidRPr="00000000" w14:paraId="00001709">
      <w:pPr>
        <w:rPr/>
      </w:pPr>
      <w:r w:rsidDel="00000000" w:rsidR="00000000" w:rsidRPr="00000000">
        <w:rPr>
          <w:rtl w:val="0"/>
        </w:rPr>
        <w:t xml:space="preserve">        Thời điểm bản ghi được tạo.</w:t>
      </w:r>
    </w:p>
    <w:p w:rsidR="00000000" w:rsidDel="00000000" w:rsidP="00000000" w:rsidRDefault="00000000" w:rsidRPr="00000000" w14:paraId="0000170A">
      <w:pPr>
        <w:rPr/>
      </w:pPr>
      <w:r w:rsidDel="00000000" w:rsidR="00000000" w:rsidRPr="00000000">
        <w:rPr>
          <w:rtl w:val="0"/>
        </w:rPr>
        <w:t xml:space="preserve">   17. updated_at                   DATETIME(3)                Null:NO  </w:t>
      </w:r>
    </w:p>
    <w:p w:rsidR="00000000" w:rsidDel="00000000" w:rsidP="00000000" w:rsidRDefault="00000000" w:rsidRPr="00000000" w14:paraId="0000170B">
      <w:pPr>
        <w:rPr/>
      </w:pPr>
      <w:r w:rsidDel="00000000" w:rsidR="00000000" w:rsidRPr="00000000">
        <w:rPr>
          <w:rtl w:val="0"/>
        </w:rPr>
        <w:t xml:space="preserve">        · Mặc định = CURRENT_TIMESTAMP(3)  |  AUTO-UPDATE</w:t>
      </w:r>
    </w:p>
    <w:p w:rsidR="00000000" w:rsidDel="00000000" w:rsidP="00000000" w:rsidRDefault="00000000" w:rsidRPr="00000000" w14:paraId="0000170C">
      <w:pPr>
        <w:rPr/>
      </w:pPr>
      <w:r w:rsidDel="00000000" w:rsidR="00000000" w:rsidRPr="00000000">
        <w:rPr>
          <w:rtl w:val="0"/>
        </w:rPr>
        <w:t xml:space="preserve">        Thời điểm cập nhật gần nhất (tự động cập nhật).</w:t>
      </w:r>
    </w:p>
    <w:p w:rsidR="00000000" w:rsidDel="00000000" w:rsidP="00000000" w:rsidRDefault="00000000" w:rsidRPr="00000000" w14:paraId="0000170D">
      <w:pPr>
        <w:rPr/>
      </w:pPr>
      <w:r w:rsidDel="00000000" w:rsidR="00000000" w:rsidRPr="00000000">
        <w:rPr>
          <w:rtl w:val="0"/>
        </w:rPr>
        <w:t xml:space="preserve">   18. deleted_at                   DATETIME(3)                Null:YES </w:t>
      </w:r>
    </w:p>
    <w:p w:rsidR="00000000" w:rsidDel="00000000" w:rsidP="00000000" w:rsidRDefault="00000000" w:rsidRPr="00000000" w14:paraId="0000170E">
      <w:pPr>
        <w:rPr/>
      </w:pPr>
      <w:r w:rsidDel="00000000" w:rsidR="00000000" w:rsidRPr="00000000">
        <w:rPr>
          <w:rtl w:val="0"/>
        </w:rPr>
        <w:t xml:space="preserve">        Thời điểm xoá mềm; NULL nghĩa là bản ghi còn hiệu lực.</w:t>
      </w:r>
    </w:p>
    <w:p w:rsidR="00000000" w:rsidDel="00000000" w:rsidP="00000000" w:rsidRDefault="00000000" w:rsidRPr="00000000" w14:paraId="0000170F">
      <w:pPr>
        <w:rPr/>
      </w:pPr>
      <w:r w:rsidDel="00000000" w:rsidR="00000000" w:rsidRPr="00000000">
        <w:rPr>
          <w:rtl w:val="0"/>
        </w:rPr>
      </w:r>
    </w:p>
    <w:p w:rsidR="00000000" w:rsidDel="00000000" w:rsidP="00000000" w:rsidRDefault="00000000" w:rsidRPr="00000000" w14:paraId="00001710">
      <w:pPr>
        <w:rPr/>
      </w:pPr>
      <w:r w:rsidDel="00000000" w:rsidR="00000000" w:rsidRPr="00000000">
        <w:rPr>
          <w:rtl w:val="0"/>
        </w:rPr>
      </w:r>
    </w:p>
    <w:p w:rsidR="00000000" w:rsidDel="00000000" w:rsidP="00000000" w:rsidRDefault="00000000" w:rsidRPr="00000000" w14:paraId="00001711">
      <w:pPr>
        <w:rPr/>
      </w:pPr>
      <w:r w:rsidDel="00000000" w:rsidR="00000000" w:rsidRPr="00000000">
        <w:rPr>
          <w:rtl w:val="0"/>
        </w:rPr>
        <w:t xml:space="preserve">####################################################################################################</w:t>
      </w:r>
    </w:p>
    <w:p w:rsidR="00000000" w:rsidDel="00000000" w:rsidP="00000000" w:rsidRDefault="00000000" w:rsidRPr="00000000" w14:paraId="00001712">
      <w:pPr>
        <w:rPr/>
      </w:pPr>
      <w:r w:rsidDel="00000000" w:rsidR="00000000" w:rsidRPr="00000000">
        <w:rPr>
          <w:rtl w:val="0"/>
        </w:rPr>
        <w:t xml:space="preserve">#  MODULE M16 — CANCELLATION &amp; REFUND MANAGEMENT  (16 UC)</w:t>
      </w:r>
    </w:p>
    <w:p w:rsidR="00000000" w:rsidDel="00000000" w:rsidP="00000000" w:rsidRDefault="00000000" w:rsidRPr="00000000" w14:paraId="00001713">
      <w:pPr>
        <w:rPr/>
      </w:pPr>
      <w:r w:rsidDel="00000000" w:rsidR="00000000" w:rsidRPr="00000000">
        <w:rPr>
          <w:rtl w:val="0"/>
        </w:rPr>
        <w:t xml:space="preserve">####################################################################################################</w:t>
      </w:r>
    </w:p>
    <w:p w:rsidR="00000000" w:rsidDel="00000000" w:rsidP="00000000" w:rsidRDefault="00000000" w:rsidRPr="00000000" w14:paraId="00001714">
      <w:pPr>
        <w:rPr/>
      </w:pPr>
      <w:r w:rsidDel="00000000" w:rsidR="00000000" w:rsidRPr="00000000">
        <w:rPr>
          <w:rtl w:val="0"/>
        </w:rPr>
      </w:r>
    </w:p>
    <w:p w:rsidR="00000000" w:rsidDel="00000000" w:rsidP="00000000" w:rsidRDefault="00000000" w:rsidRPr="00000000" w14:paraId="00001715">
      <w:pPr>
        <w:rPr/>
      </w:pPr>
      <w:r w:rsidDel="00000000" w:rsidR="00000000" w:rsidRPr="00000000">
        <w:rPr>
          <w:rtl w:val="0"/>
        </w:rPr>
        <w:t xml:space="preserve">====================================================================================================</w:t>
      </w:r>
    </w:p>
    <w:p w:rsidR="00000000" w:rsidDel="00000000" w:rsidP="00000000" w:rsidRDefault="00000000" w:rsidRPr="00000000" w14:paraId="00001716">
      <w:pPr>
        <w:rPr/>
      </w:pPr>
      <w:r w:rsidDel="00000000" w:rsidR="00000000" w:rsidRPr="00000000">
        <w:rPr>
          <w:rtl w:val="0"/>
        </w:rPr>
        <w:t xml:space="preserve">BẢNG 69/95 :  CANCELLATION_POLICY</w:t>
      </w:r>
    </w:p>
    <w:p w:rsidR="00000000" w:rsidDel="00000000" w:rsidP="00000000" w:rsidRDefault="00000000" w:rsidRPr="00000000" w14:paraId="00001717">
      <w:pPr>
        <w:rPr/>
      </w:pPr>
      <w:r w:rsidDel="00000000" w:rsidR="00000000" w:rsidRPr="00000000">
        <w:rPr>
          <w:rtl w:val="0"/>
        </w:rPr>
        <w:t xml:space="preserve">====================================================================================================</w:t>
      </w:r>
    </w:p>
    <w:p w:rsidR="00000000" w:rsidDel="00000000" w:rsidP="00000000" w:rsidRDefault="00000000" w:rsidRPr="00000000" w14:paraId="00001718">
      <w:pPr>
        <w:rPr/>
      </w:pPr>
      <w:r w:rsidDel="00000000" w:rsidR="00000000" w:rsidRPr="00000000">
        <w:rPr>
          <w:rtl w:val="0"/>
        </w:rPr>
      </w:r>
    </w:p>
    <w:p w:rsidR="00000000" w:rsidDel="00000000" w:rsidP="00000000" w:rsidRDefault="00000000" w:rsidRPr="00000000" w14:paraId="00001719">
      <w:pPr>
        <w:rPr/>
      </w:pPr>
      <w:r w:rsidDel="00000000" w:rsidR="00000000" w:rsidRPr="00000000">
        <w:rPr>
          <w:rtl w:val="0"/>
        </w:rPr>
        <w:t xml:space="preserve">Ý NGHĨA: Chính sách huỷ đặt chỗ (M16-UC01, BR-18).</w:t>
      </w:r>
    </w:p>
    <w:p w:rsidR="00000000" w:rsidDel="00000000" w:rsidP="00000000" w:rsidRDefault="00000000" w:rsidRPr="00000000" w14:paraId="0000171A">
      <w:pPr>
        <w:rPr/>
      </w:pPr>
      <w:r w:rsidDel="00000000" w:rsidR="00000000" w:rsidRPr="00000000">
        <w:rPr>
          <w:rtl w:val="0"/>
        </w:rPr>
      </w:r>
    </w:p>
    <w:p w:rsidR="00000000" w:rsidDel="00000000" w:rsidP="00000000" w:rsidRDefault="00000000" w:rsidRPr="00000000" w14:paraId="0000171B">
      <w:pPr>
        <w:rPr/>
      </w:pPr>
      <w:r w:rsidDel="00000000" w:rsidR="00000000" w:rsidRPr="00000000">
        <w:rPr>
          <w:rtl w:val="0"/>
        </w:rPr>
        <w:t xml:space="preserve">  Khoá chính : id</w:t>
      </w:r>
    </w:p>
    <w:p w:rsidR="00000000" w:rsidDel="00000000" w:rsidP="00000000" w:rsidRDefault="00000000" w:rsidRPr="00000000" w14:paraId="0000171C">
      <w:pPr>
        <w:rPr/>
      </w:pPr>
      <w:r w:rsidDel="00000000" w:rsidR="00000000" w:rsidRPr="00000000">
        <w:rPr>
          <w:rtl w:val="0"/>
        </w:rPr>
        <w:t xml:space="preserve">  Tham chiếu tới:</w:t>
      </w:r>
    </w:p>
    <w:p w:rsidR="00000000" w:rsidDel="00000000" w:rsidP="00000000" w:rsidRDefault="00000000" w:rsidRPr="00000000" w14:paraId="0000171D">
      <w:pPr>
        <w:rPr/>
      </w:pPr>
      <w:r w:rsidDel="00000000" w:rsidR="00000000" w:rsidRPr="00000000">
        <w:rPr>
          <w:rtl w:val="0"/>
        </w:rPr>
        <w:t xml:space="preserve">      - organizer_id               -&gt; organizer_profile.id   [ON DELETE CASCADE]</w:t>
      </w:r>
    </w:p>
    <w:p w:rsidR="00000000" w:rsidDel="00000000" w:rsidP="00000000" w:rsidRDefault="00000000" w:rsidRPr="00000000" w14:paraId="0000171E">
      <w:pPr>
        <w:rPr/>
      </w:pPr>
      <w:r w:rsidDel="00000000" w:rsidR="00000000" w:rsidRPr="00000000">
        <w:rPr>
          <w:rtl w:val="0"/>
        </w:rPr>
        <w:t xml:space="preserve">      - workspace_id               -&gt; workspace.id   [ON DELETE CASCADE]</w:t>
      </w:r>
    </w:p>
    <w:p w:rsidR="00000000" w:rsidDel="00000000" w:rsidP="00000000" w:rsidRDefault="00000000" w:rsidRPr="00000000" w14:paraId="0000171F">
      <w:pPr>
        <w:rPr/>
      </w:pPr>
      <w:r w:rsidDel="00000000" w:rsidR="00000000" w:rsidRPr="00000000">
        <w:rPr>
          <w:rtl w:val="0"/>
        </w:rPr>
        <w:t xml:space="preserve">  Được tham chiếu bởi: booking.cancellation_policy_id, booking_cancellation.policy_id, cancellation_policy_tier.policy_id, workspace.cancellation_policy_id</w:t>
      </w:r>
    </w:p>
    <w:p w:rsidR="00000000" w:rsidDel="00000000" w:rsidP="00000000" w:rsidRDefault="00000000" w:rsidRPr="00000000" w14:paraId="00001720">
      <w:pPr>
        <w:rPr/>
      </w:pPr>
      <w:r w:rsidDel="00000000" w:rsidR="00000000" w:rsidRPr="00000000">
        <w:rPr>
          <w:rtl w:val="0"/>
        </w:rPr>
      </w:r>
    </w:p>
    <w:p w:rsidR="00000000" w:rsidDel="00000000" w:rsidP="00000000" w:rsidRDefault="00000000" w:rsidRPr="00000000" w14:paraId="00001721">
      <w:pPr>
        <w:rPr/>
      </w:pPr>
      <w:r w:rsidDel="00000000" w:rsidR="00000000" w:rsidRPr="00000000">
        <w:rPr>
          <w:rtl w:val="0"/>
        </w:rPr>
        <w:t xml:space="preserve">  DANH SÁCH THUỘC TÍNH</w:t>
      </w:r>
    </w:p>
    <w:p w:rsidR="00000000" w:rsidDel="00000000" w:rsidP="00000000" w:rsidRDefault="00000000" w:rsidRPr="00000000" w14:paraId="00001722">
      <w:pPr>
        <w:rPr/>
      </w:pPr>
      <w:r w:rsidDel="00000000" w:rsidR="00000000" w:rsidRPr="00000000">
        <w:rPr>
          <w:rtl w:val="0"/>
        </w:rPr>
        <w:t xml:space="preserve">  --------------------------------------------------------------------------------------------------</w:t>
      </w:r>
    </w:p>
    <w:p w:rsidR="00000000" w:rsidDel="00000000" w:rsidP="00000000" w:rsidRDefault="00000000" w:rsidRPr="00000000" w14:paraId="00001723">
      <w:pPr>
        <w:rPr/>
      </w:pPr>
      <w:r w:rsidDel="00000000" w:rsidR="00000000" w:rsidRPr="00000000">
        <w:rPr>
          <w:rtl w:val="0"/>
        </w:rPr>
        <w:t xml:space="preserve">    1. id                           BIGINT UNSIGNED            Null:NO   [PK]</w:t>
      </w:r>
    </w:p>
    <w:p w:rsidR="00000000" w:rsidDel="00000000" w:rsidP="00000000" w:rsidRDefault="00000000" w:rsidRPr="00000000" w14:paraId="00001724">
      <w:pPr>
        <w:rPr/>
      </w:pPr>
      <w:r w:rsidDel="00000000" w:rsidR="00000000" w:rsidRPr="00000000">
        <w:rPr>
          <w:rtl w:val="0"/>
        </w:rPr>
        <w:t xml:space="preserve">        · AUTO_INCREMENT</w:t>
      </w:r>
    </w:p>
    <w:p w:rsidR="00000000" w:rsidDel="00000000" w:rsidP="00000000" w:rsidRDefault="00000000" w:rsidRPr="00000000" w14:paraId="00001725">
      <w:pPr>
        <w:rPr/>
      </w:pPr>
      <w:r w:rsidDel="00000000" w:rsidR="00000000" w:rsidRPr="00000000">
        <w:rPr>
          <w:rtl w:val="0"/>
        </w:rPr>
        <w:t xml:space="preserve">        Khoá chính, tự tăng.</w:t>
      </w:r>
    </w:p>
    <w:p w:rsidR="00000000" w:rsidDel="00000000" w:rsidP="00000000" w:rsidRDefault="00000000" w:rsidRPr="00000000" w14:paraId="00001726">
      <w:pPr>
        <w:rPr/>
      </w:pPr>
      <w:r w:rsidDel="00000000" w:rsidR="00000000" w:rsidRPr="00000000">
        <w:rPr>
          <w:rtl w:val="0"/>
        </w:rPr>
        <w:t xml:space="preserve">    2. organizer_id                 BIGINT UNSIGNED            Null:YES  [FK/IDX]</w:t>
      </w:r>
    </w:p>
    <w:p w:rsidR="00000000" w:rsidDel="00000000" w:rsidP="00000000" w:rsidRDefault="00000000" w:rsidRPr="00000000" w14:paraId="00001727">
      <w:pPr>
        <w:rPr/>
      </w:pPr>
      <w:r w:rsidDel="00000000" w:rsidR="00000000" w:rsidRPr="00000000">
        <w:rPr>
          <w:rtl w:val="0"/>
        </w:rPr>
        <w:t xml:space="preserve">        NULL = chính sách mặc định nền tảng.</w:t>
      </w:r>
    </w:p>
    <w:p w:rsidR="00000000" w:rsidDel="00000000" w:rsidP="00000000" w:rsidRDefault="00000000" w:rsidRPr="00000000" w14:paraId="00001728">
      <w:pPr>
        <w:rPr/>
      </w:pPr>
      <w:r w:rsidDel="00000000" w:rsidR="00000000" w:rsidRPr="00000000">
        <w:rPr>
          <w:rtl w:val="0"/>
        </w:rPr>
        <w:t xml:space="preserve">    3. workspace_id                 BIGINT UNSIGNED            Null:YES  [FK/IDX]</w:t>
      </w:r>
    </w:p>
    <w:p w:rsidR="00000000" w:rsidDel="00000000" w:rsidP="00000000" w:rsidRDefault="00000000" w:rsidRPr="00000000" w14:paraId="00001729">
      <w:pPr>
        <w:rPr/>
      </w:pPr>
      <w:r w:rsidDel="00000000" w:rsidR="00000000" w:rsidRPr="00000000">
        <w:rPr>
          <w:rtl w:val="0"/>
        </w:rPr>
        <w:t xml:space="preserve">        Khoá ngoại tới bảng workspace (Không gian làm việc). Có thể bỏ trống.</w:t>
      </w:r>
    </w:p>
    <w:p w:rsidR="00000000" w:rsidDel="00000000" w:rsidP="00000000" w:rsidRDefault="00000000" w:rsidRPr="00000000" w14:paraId="0000172A">
      <w:pPr>
        <w:rPr/>
      </w:pPr>
      <w:r w:rsidDel="00000000" w:rsidR="00000000" w:rsidRPr="00000000">
        <w:rPr>
          <w:rtl w:val="0"/>
        </w:rPr>
        <w:t xml:space="preserve">    4. name                         VARCHAR(150)               Null:NO  </w:t>
      </w:r>
    </w:p>
    <w:p w:rsidR="00000000" w:rsidDel="00000000" w:rsidP="00000000" w:rsidRDefault="00000000" w:rsidRPr="00000000" w14:paraId="0000172B">
      <w:pPr>
        <w:rPr/>
      </w:pPr>
      <w:r w:rsidDel="00000000" w:rsidR="00000000" w:rsidRPr="00000000">
        <w:rPr>
          <w:rtl w:val="0"/>
        </w:rPr>
        <w:t xml:space="preserve">        Tên hiển thị.</w:t>
      </w:r>
    </w:p>
    <w:p w:rsidR="00000000" w:rsidDel="00000000" w:rsidP="00000000" w:rsidRDefault="00000000" w:rsidRPr="00000000" w14:paraId="0000172C">
      <w:pPr>
        <w:rPr/>
      </w:pPr>
      <w:r w:rsidDel="00000000" w:rsidR="00000000" w:rsidRPr="00000000">
        <w:rPr>
          <w:rtl w:val="0"/>
        </w:rPr>
        <w:t xml:space="preserve">    5. description                  TEXT                       Null:YES </w:t>
      </w:r>
    </w:p>
    <w:p w:rsidR="00000000" w:rsidDel="00000000" w:rsidP="00000000" w:rsidRDefault="00000000" w:rsidRPr="00000000" w14:paraId="0000172D">
      <w:pPr>
        <w:rPr/>
      </w:pPr>
      <w:r w:rsidDel="00000000" w:rsidR="00000000" w:rsidRPr="00000000">
        <w:rPr>
          <w:rtl w:val="0"/>
        </w:rPr>
        <w:t xml:space="preserve">        Mô tả chi tiết.</w:t>
      </w:r>
    </w:p>
    <w:p w:rsidR="00000000" w:rsidDel="00000000" w:rsidP="00000000" w:rsidRDefault="00000000" w:rsidRPr="00000000" w14:paraId="0000172E">
      <w:pPr>
        <w:rPr/>
      </w:pPr>
      <w:r w:rsidDel="00000000" w:rsidR="00000000" w:rsidRPr="00000000">
        <w:rPr>
          <w:rtl w:val="0"/>
        </w:rPr>
        <w:t xml:space="preserve">    6. free_cancel_hours            SMALLINT UNSIGNED          Null:NO  </w:t>
      </w:r>
    </w:p>
    <w:p w:rsidR="00000000" w:rsidDel="00000000" w:rsidP="00000000" w:rsidRDefault="00000000" w:rsidRPr="00000000" w14:paraId="0000172F">
      <w:pPr>
        <w:rPr/>
      </w:pPr>
      <w:r w:rsidDel="00000000" w:rsidR="00000000" w:rsidRPr="00000000">
        <w:rPr>
          <w:rtl w:val="0"/>
        </w:rPr>
        <w:t xml:space="preserve">        · Mặc định = 24</w:t>
      </w:r>
    </w:p>
    <w:p w:rsidR="00000000" w:rsidDel="00000000" w:rsidP="00000000" w:rsidRDefault="00000000" w:rsidRPr="00000000" w14:paraId="00001730">
      <w:pPr>
        <w:rPr/>
      </w:pPr>
      <w:r w:rsidDel="00000000" w:rsidR="00000000" w:rsidRPr="00000000">
        <w:rPr>
          <w:rtl w:val="0"/>
        </w:rPr>
        <w:t xml:space="preserve">        Số giờ trước giờ bắt đầu mà khách còn được huỷ miễn phí hoàn toàn.</w:t>
      </w:r>
    </w:p>
    <w:p w:rsidR="00000000" w:rsidDel="00000000" w:rsidP="00000000" w:rsidRDefault="00000000" w:rsidRPr="00000000" w14:paraId="00001731">
      <w:pPr>
        <w:rPr/>
      </w:pPr>
      <w:r w:rsidDel="00000000" w:rsidR="00000000" w:rsidRPr="00000000">
        <w:rPr>
          <w:rtl w:val="0"/>
        </w:rPr>
        <w:t xml:space="preserve">    7. allow_customer_cancel        TINYINT(1)                 Null:NO  </w:t>
      </w:r>
    </w:p>
    <w:p w:rsidR="00000000" w:rsidDel="00000000" w:rsidP="00000000" w:rsidRDefault="00000000" w:rsidRPr="00000000" w14:paraId="00001732">
      <w:pPr>
        <w:rPr/>
      </w:pPr>
      <w:r w:rsidDel="00000000" w:rsidR="00000000" w:rsidRPr="00000000">
        <w:rPr>
          <w:rtl w:val="0"/>
        </w:rPr>
        <w:t xml:space="preserve">        · Mặc định = 1</w:t>
      </w:r>
    </w:p>
    <w:p w:rsidR="00000000" w:rsidDel="00000000" w:rsidP="00000000" w:rsidRDefault="00000000" w:rsidRPr="00000000" w14:paraId="00001733">
      <w:pPr>
        <w:rPr/>
      </w:pPr>
      <w:r w:rsidDel="00000000" w:rsidR="00000000" w:rsidRPr="00000000">
        <w:rPr>
          <w:rtl w:val="0"/>
        </w:rPr>
        <w:t xml:space="preserve">        Cờ cho phép: khách hàng huỷ. (Tham chiếu SRS: BR-18)</w:t>
      </w:r>
    </w:p>
    <w:p w:rsidR="00000000" w:rsidDel="00000000" w:rsidP="00000000" w:rsidRDefault="00000000" w:rsidRPr="00000000" w14:paraId="00001734">
      <w:pPr>
        <w:rPr/>
      </w:pPr>
      <w:r w:rsidDel="00000000" w:rsidR="00000000" w:rsidRPr="00000000">
        <w:rPr>
          <w:rtl w:val="0"/>
        </w:rPr>
        <w:t xml:space="preserve">    8. refund_window_days           SMALLINT UNSIGNED          Null:NO  </w:t>
      </w:r>
    </w:p>
    <w:p w:rsidR="00000000" w:rsidDel="00000000" w:rsidP="00000000" w:rsidRDefault="00000000" w:rsidRPr="00000000" w14:paraId="00001735">
      <w:pPr>
        <w:rPr/>
      </w:pPr>
      <w:r w:rsidDel="00000000" w:rsidR="00000000" w:rsidRPr="00000000">
        <w:rPr>
          <w:rtl w:val="0"/>
        </w:rPr>
        <w:t xml:space="preserve">        · Mặc định = 7</w:t>
      </w:r>
    </w:p>
    <w:p w:rsidR="00000000" w:rsidDel="00000000" w:rsidP="00000000" w:rsidRDefault="00000000" w:rsidRPr="00000000" w14:paraId="00001736">
      <w:pPr>
        <w:rPr/>
      </w:pPr>
      <w:r w:rsidDel="00000000" w:rsidR="00000000" w:rsidRPr="00000000">
        <w:rPr>
          <w:rtl w:val="0"/>
        </w:rPr>
        <w:t xml:space="preserve">        Hạn nộp yêu cầu hoàn tiền.</w:t>
      </w:r>
    </w:p>
    <w:p w:rsidR="00000000" w:rsidDel="00000000" w:rsidP="00000000" w:rsidRDefault="00000000" w:rsidRPr="00000000" w14:paraId="00001737">
      <w:pPr>
        <w:rPr/>
      </w:pPr>
      <w:r w:rsidDel="00000000" w:rsidR="00000000" w:rsidRPr="00000000">
        <w:rPr>
          <w:rtl w:val="0"/>
        </w:rPr>
        <w:t xml:space="preserve">    9. is_default                   TINYINT(1)                 Null:NO  </w:t>
      </w:r>
    </w:p>
    <w:p w:rsidR="00000000" w:rsidDel="00000000" w:rsidP="00000000" w:rsidRDefault="00000000" w:rsidRPr="00000000" w14:paraId="00001738">
      <w:pPr>
        <w:rPr/>
      </w:pPr>
      <w:r w:rsidDel="00000000" w:rsidR="00000000" w:rsidRPr="00000000">
        <w:rPr>
          <w:rtl w:val="0"/>
        </w:rPr>
        <w:t xml:space="preserve">        · Mặc định = 0</w:t>
      </w:r>
    </w:p>
    <w:p w:rsidR="00000000" w:rsidDel="00000000" w:rsidP="00000000" w:rsidRDefault="00000000" w:rsidRPr="00000000" w14:paraId="00001739">
      <w:pPr>
        <w:rPr/>
      </w:pPr>
      <w:r w:rsidDel="00000000" w:rsidR="00000000" w:rsidRPr="00000000">
        <w:rPr>
          <w:rtl w:val="0"/>
        </w:rPr>
        <w:t xml:space="preserve">        Đánh dấu đây là chính sách được áp dụng khi Organizer chưa cấu hình riêng.</w:t>
      </w:r>
    </w:p>
    <w:p w:rsidR="00000000" w:rsidDel="00000000" w:rsidP="00000000" w:rsidRDefault="00000000" w:rsidRPr="00000000" w14:paraId="0000173A">
      <w:pPr>
        <w:rPr/>
      </w:pPr>
      <w:r w:rsidDel="00000000" w:rsidR="00000000" w:rsidRPr="00000000">
        <w:rPr>
          <w:rtl w:val="0"/>
        </w:rPr>
        <w:t xml:space="preserve">   10. is_active                    TINYINT(1)                 Null:NO   [IDX]</w:t>
      </w:r>
    </w:p>
    <w:p w:rsidR="00000000" w:rsidDel="00000000" w:rsidP="00000000" w:rsidRDefault="00000000" w:rsidRPr="00000000" w14:paraId="0000173B">
      <w:pPr>
        <w:rPr/>
      </w:pPr>
      <w:r w:rsidDel="00000000" w:rsidR="00000000" w:rsidRPr="00000000">
        <w:rPr>
          <w:rtl w:val="0"/>
        </w:rPr>
        <w:t xml:space="preserve">        · Mặc định = 1</w:t>
      </w:r>
    </w:p>
    <w:p w:rsidR="00000000" w:rsidDel="00000000" w:rsidP="00000000" w:rsidRDefault="00000000" w:rsidRPr="00000000" w14:paraId="0000173C">
      <w:pPr>
        <w:rPr/>
      </w:pPr>
      <w:r w:rsidDel="00000000" w:rsidR="00000000" w:rsidRPr="00000000">
        <w:rPr>
          <w:rtl w:val="0"/>
        </w:rPr>
        <w:t xml:space="preserve">        Cờ bật/tắt hiệu lực.</w:t>
      </w:r>
    </w:p>
    <w:p w:rsidR="00000000" w:rsidDel="00000000" w:rsidP="00000000" w:rsidRDefault="00000000" w:rsidRPr="00000000" w14:paraId="0000173D">
      <w:pPr>
        <w:rPr/>
      </w:pPr>
      <w:r w:rsidDel="00000000" w:rsidR="00000000" w:rsidRPr="00000000">
        <w:rPr>
          <w:rtl w:val="0"/>
        </w:rPr>
        <w:t xml:space="preserve">   11. created_at                   DATETIME(3)                Null:NO  </w:t>
      </w:r>
    </w:p>
    <w:p w:rsidR="00000000" w:rsidDel="00000000" w:rsidP="00000000" w:rsidRDefault="00000000" w:rsidRPr="00000000" w14:paraId="0000173E">
      <w:pPr>
        <w:rPr/>
      </w:pPr>
      <w:r w:rsidDel="00000000" w:rsidR="00000000" w:rsidRPr="00000000">
        <w:rPr>
          <w:rtl w:val="0"/>
        </w:rPr>
        <w:t xml:space="preserve">        · Mặc định = CURRENT_TIMESTAMP(3)</w:t>
      </w:r>
    </w:p>
    <w:p w:rsidR="00000000" w:rsidDel="00000000" w:rsidP="00000000" w:rsidRDefault="00000000" w:rsidRPr="00000000" w14:paraId="0000173F">
      <w:pPr>
        <w:rPr/>
      </w:pPr>
      <w:r w:rsidDel="00000000" w:rsidR="00000000" w:rsidRPr="00000000">
        <w:rPr>
          <w:rtl w:val="0"/>
        </w:rPr>
        <w:t xml:space="preserve">        Thời điểm bản ghi được tạo.</w:t>
      </w:r>
    </w:p>
    <w:p w:rsidR="00000000" w:rsidDel="00000000" w:rsidP="00000000" w:rsidRDefault="00000000" w:rsidRPr="00000000" w14:paraId="00001740">
      <w:pPr>
        <w:rPr/>
      </w:pPr>
      <w:r w:rsidDel="00000000" w:rsidR="00000000" w:rsidRPr="00000000">
        <w:rPr>
          <w:rtl w:val="0"/>
        </w:rPr>
        <w:t xml:space="preserve">   12. updated_at                   DATETIME(3)                Null:NO  </w:t>
      </w:r>
    </w:p>
    <w:p w:rsidR="00000000" w:rsidDel="00000000" w:rsidP="00000000" w:rsidRDefault="00000000" w:rsidRPr="00000000" w14:paraId="00001741">
      <w:pPr>
        <w:rPr/>
      </w:pPr>
      <w:r w:rsidDel="00000000" w:rsidR="00000000" w:rsidRPr="00000000">
        <w:rPr>
          <w:rtl w:val="0"/>
        </w:rPr>
        <w:t xml:space="preserve">        · Mặc định = CURRENT_TIMESTAMP(3)  |  AUTO-UPDATE</w:t>
      </w:r>
    </w:p>
    <w:p w:rsidR="00000000" w:rsidDel="00000000" w:rsidP="00000000" w:rsidRDefault="00000000" w:rsidRPr="00000000" w14:paraId="00001742">
      <w:pPr>
        <w:rPr/>
      </w:pPr>
      <w:r w:rsidDel="00000000" w:rsidR="00000000" w:rsidRPr="00000000">
        <w:rPr>
          <w:rtl w:val="0"/>
        </w:rPr>
        <w:t xml:space="preserve">        Thời điểm cập nhật gần nhất (tự động cập nhật).</w:t>
      </w:r>
    </w:p>
    <w:p w:rsidR="00000000" w:rsidDel="00000000" w:rsidP="00000000" w:rsidRDefault="00000000" w:rsidRPr="00000000" w14:paraId="00001743">
      <w:pPr>
        <w:rPr/>
      </w:pPr>
      <w:r w:rsidDel="00000000" w:rsidR="00000000" w:rsidRPr="00000000">
        <w:rPr>
          <w:rtl w:val="0"/>
        </w:rPr>
      </w:r>
    </w:p>
    <w:p w:rsidR="00000000" w:rsidDel="00000000" w:rsidP="00000000" w:rsidRDefault="00000000" w:rsidRPr="00000000" w14:paraId="00001744">
      <w:pPr>
        <w:rPr/>
      </w:pPr>
      <w:r w:rsidDel="00000000" w:rsidR="00000000" w:rsidRPr="00000000">
        <w:rPr>
          <w:rtl w:val="0"/>
        </w:rPr>
      </w:r>
    </w:p>
    <w:p w:rsidR="00000000" w:rsidDel="00000000" w:rsidP="00000000" w:rsidRDefault="00000000" w:rsidRPr="00000000" w14:paraId="00001745">
      <w:pPr>
        <w:rPr/>
      </w:pPr>
      <w:r w:rsidDel="00000000" w:rsidR="00000000" w:rsidRPr="00000000">
        <w:rPr>
          <w:rtl w:val="0"/>
        </w:rPr>
        <w:t xml:space="preserve">====================================================================================================</w:t>
      </w:r>
    </w:p>
    <w:p w:rsidR="00000000" w:rsidDel="00000000" w:rsidP="00000000" w:rsidRDefault="00000000" w:rsidRPr="00000000" w14:paraId="00001746">
      <w:pPr>
        <w:rPr/>
      </w:pPr>
      <w:r w:rsidDel="00000000" w:rsidR="00000000" w:rsidRPr="00000000">
        <w:rPr>
          <w:rtl w:val="0"/>
        </w:rPr>
        <w:t xml:space="preserve">BẢNG 70/95 :  CANCELLATION_POLICY_TIER</w:t>
      </w:r>
    </w:p>
    <w:p w:rsidR="00000000" w:rsidDel="00000000" w:rsidP="00000000" w:rsidRDefault="00000000" w:rsidRPr="00000000" w14:paraId="00001747">
      <w:pPr>
        <w:rPr/>
      </w:pPr>
      <w:r w:rsidDel="00000000" w:rsidR="00000000" w:rsidRPr="00000000">
        <w:rPr>
          <w:rtl w:val="0"/>
        </w:rPr>
        <w:t xml:space="preserve">====================================================================================================</w:t>
      </w:r>
    </w:p>
    <w:p w:rsidR="00000000" w:rsidDel="00000000" w:rsidP="00000000" w:rsidRDefault="00000000" w:rsidRPr="00000000" w14:paraId="00001748">
      <w:pPr>
        <w:rPr/>
      </w:pPr>
      <w:r w:rsidDel="00000000" w:rsidR="00000000" w:rsidRPr="00000000">
        <w:rPr>
          <w:rtl w:val="0"/>
        </w:rPr>
      </w:r>
    </w:p>
    <w:p w:rsidR="00000000" w:rsidDel="00000000" w:rsidP="00000000" w:rsidRDefault="00000000" w:rsidRPr="00000000" w14:paraId="00001749">
      <w:pPr>
        <w:rPr/>
      </w:pPr>
      <w:r w:rsidDel="00000000" w:rsidR="00000000" w:rsidRPr="00000000">
        <w:rPr>
          <w:rtl w:val="0"/>
        </w:rPr>
        <w:t xml:space="preserve">Ý NGHĨA: Bậc hoàn tiền theo thời điểm huỷ (BR-19, M16-UC12).</w:t>
      </w:r>
    </w:p>
    <w:p w:rsidR="00000000" w:rsidDel="00000000" w:rsidP="00000000" w:rsidRDefault="00000000" w:rsidRPr="00000000" w14:paraId="0000174A">
      <w:pPr>
        <w:rPr/>
      </w:pPr>
      <w:r w:rsidDel="00000000" w:rsidR="00000000" w:rsidRPr="00000000">
        <w:rPr>
          <w:rtl w:val="0"/>
        </w:rPr>
      </w:r>
    </w:p>
    <w:p w:rsidR="00000000" w:rsidDel="00000000" w:rsidP="00000000" w:rsidRDefault="00000000" w:rsidRPr="00000000" w14:paraId="0000174B">
      <w:pPr>
        <w:rPr/>
      </w:pPr>
      <w:r w:rsidDel="00000000" w:rsidR="00000000" w:rsidRPr="00000000">
        <w:rPr>
          <w:rtl w:val="0"/>
        </w:rPr>
        <w:t xml:space="preserve">  Khoá chính : id</w:t>
      </w:r>
    </w:p>
    <w:p w:rsidR="00000000" w:rsidDel="00000000" w:rsidP="00000000" w:rsidRDefault="00000000" w:rsidRPr="00000000" w14:paraId="0000174C">
      <w:pPr>
        <w:rPr/>
      </w:pPr>
      <w:r w:rsidDel="00000000" w:rsidR="00000000" w:rsidRPr="00000000">
        <w:rPr>
          <w:rtl w:val="0"/>
        </w:rPr>
        <w:t xml:space="preserve">  Duy nhất   : uk_cpt_policy_min (policy_id, hours_before_start_min)</w:t>
      </w:r>
    </w:p>
    <w:p w:rsidR="00000000" w:rsidDel="00000000" w:rsidP="00000000" w:rsidRDefault="00000000" w:rsidRPr="00000000" w14:paraId="0000174D">
      <w:pPr>
        <w:rPr/>
      </w:pPr>
      <w:r w:rsidDel="00000000" w:rsidR="00000000" w:rsidRPr="00000000">
        <w:rPr>
          <w:rtl w:val="0"/>
        </w:rPr>
        <w:t xml:space="preserve">  Tham chiếu tới:</w:t>
      </w:r>
    </w:p>
    <w:p w:rsidR="00000000" w:rsidDel="00000000" w:rsidP="00000000" w:rsidRDefault="00000000" w:rsidRPr="00000000" w14:paraId="0000174E">
      <w:pPr>
        <w:rPr/>
      </w:pPr>
      <w:r w:rsidDel="00000000" w:rsidR="00000000" w:rsidRPr="00000000">
        <w:rPr>
          <w:rtl w:val="0"/>
        </w:rPr>
        <w:t xml:space="preserve">      - policy_id                  -&gt; cancellation_policy.id   [ON DELETE CASCADE]</w:t>
      </w:r>
    </w:p>
    <w:p w:rsidR="00000000" w:rsidDel="00000000" w:rsidP="00000000" w:rsidRDefault="00000000" w:rsidRPr="00000000" w14:paraId="0000174F">
      <w:pPr>
        <w:rPr/>
      </w:pPr>
      <w:r w:rsidDel="00000000" w:rsidR="00000000" w:rsidRPr="00000000">
        <w:rPr>
          <w:rtl w:val="0"/>
        </w:rPr>
        <w:t xml:space="preserve">  Được tham chiếu bởi: booking_cancellation.policy_tier_id</w:t>
      </w:r>
    </w:p>
    <w:p w:rsidR="00000000" w:rsidDel="00000000" w:rsidP="00000000" w:rsidRDefault="00000000" w:rsidRPr="00000000" w14:paraId="00001750">
      <w:pPr>
        <w:rPr/>
      </w:pPr>
      <w:r w:rsidDel="00000000" w:rsidR="00000000" w:rsidRPr="00000000">
        <w:rPr>
          <w:rtl w:val="0"/>
        </w:rPr>
      </w:r>
    </w:p>
    <w:p w:rsidR="00000000" w:rsidDel="00000000" w:rsidP="00000000" w:rsidRDefault="00000000" w:rsidRPr="00000000" w14:paraId="00001751">
      <w:pPr>
        <w:rPr/>
      </w:pPr>
      <w:r w:rsidDel="00000000" w:rsidR="00000000" w:rsidRPr="00000000">
        <w:rPr>
          <w:rtl w:val="0"/>
        </w:rPr>
        <w:t xml:space="preserve">  DANH SÁCH THUỘC TÍNH</w:t>
      </w:r>
    </w:p>
    <w:p w:rsidR="00000000" w:rsidDel="00000000" w:rsidP="00000000" w:rsidRDefault="00000000" w:rsidRPr="00000000" w14:paraId="00001752">
      <w:pPr>
        <w:rPr/>
      </w:pPr>
      <w:r w:rsidDel="00000000" w:rsidR="00000000" w:rsidRPr="00000000">
        <w:rPr>
          <w:rtl w:val="0"/>
        </w:rPr>
        <w:t xml:space="preserve">  --------------------------------------------------------------------------------------------------</w:t>
      </w:r>
    </w:p>
    <w:p w:rsidR="00000000" w:rsidDel="00000000" w:rsidP="00000000" w:rsidRDefault="00000000" w:rsidRPr="00000000" w14:paraId="00001753">
      <w:pPr>
        <w:rPr/>
      </w:pPr>
      <w:r w:rsidDel="00000000" w:rsidR="00000000" w:rsidRPr="00000000">
        <w:rPr>
          <w:rtl w:val="0"/>
        </w:rPr>
        <w:t xml:space="preserve">    1. id                           BIGINT UNSIGNED            Null:NO   [PK]</w:t>
      </w:r>
    </w:p>
    <w:p w:rsidR="00000000" w:rsidDel="00000000" w:rsidP="00000000" w:rsidRDefault="00000000" w:rsidRPr="00000000" w14:paraId="00001754">
      <w:pPr>
        <w:rPr/>
      </w:pPr>
      <w:r w:rsidDel="00000000" w:rsidR="00000000" w:rsidRPr="00000000">
        <w:rPr>
          <w:rtl w:val="0"/>
        </w:rPr>
        <w:t xml:space="preserve">        · AUTO_INCREMENT</w:t>
      </w:r>
    </w:p>
    <w:p w:rsidR="00000000" w:rsidDel="00000000" w:rsidP="00000000" w:rsidRDefault="00000000" w:rsidRPr="00000000" w14:paraId="00001755">
      <w:pPr>
        <w:rPr/>
      </w:pPr>
      <w:r w:rsidDel="00000000" w:rsidR="00000000" w:rsidRPr="00000000">
        <w:rPr>
          <w:rtl w:val="0"/>
        </w:rPr>
        <w:t xml:space="preserve">        Khoá chính, tự tăng.</w:t>
      </w:r>
    </w:p>
    <w:p w:rsidR="00000000" w:rsidDel="00000000" w:rsidP="00000000" w:rsidRDefault="00000000" w:rsidRPr="00000000" w14:paraId="00001756">
      <w:pPr>
        <w:rPr/>
      </w:pPr>
      <w:r w:rsidDel="00000000" w:rsidR="00000000" w:rsidRPr="00000000">
        <w:rPr>
          <w:rtl w:val="0"/>
        </w:rPr>
        <w:t xml:space="preserve">    2. policy_id                    BIGINT UNSIGNED            Null:NO   [FK/UQ]</w:t>
      </w:r>
    </w:p>
    <w:p w:rsidR="00000000" w:rsidDel="00000000" w:rsidP="00000000" w:rsidRDefault="00000000" w:rsidRPr="00000000" w14:paraId="00001757">
      <w:pPr>
        <w:rPr/>
      </w:pPr>
      <w:r w:rsidDel="00000000" w:rsidR="00000000" w:rsidRPr="00000000">
        <w:rPr>
          <w:rtl w:val="0"/>
        </w:rPr>
        <w:t xml:space="preserve">        Khoá ngoại tới bảng cancellation_policy (Chính sách huỷ đặt chỗ).</w:t>
      </w:r>
    </w:p>
    <w:p w:rsidR="00000000" w:rsidDel="00000000" w:rsidP="00000000" w:rsidRDefault="00000000" w:rsidRPr="00000000" w14:paraId="00001758">
      <w:pPr>
        <w:rPr/>
      </w:pPr>
      <w:r w:rsidDel="00000000" w:rsidR="00000000" w:rsidRPr="00000000">
        <w:rPr>
          <w:rtl w:val="0"/>
        </w:rPr>
        <w:t xml:space="preserve">    3. hours_before_start_min       INT UNSIGNED               Null:NO   [UQ]</w:t>
      </w:r>
    </w:p>
    <w:p w:rsidR="00000000" w:rsidDel="00000000" w:rsidP="00000000" w:rsidRDefault="00000000" w:rsidRPr="00000000" w14:paraId="00001759">
      <w:pPr>
        <w:rPr/>
      </w:pPr>
      <w:r w:rsidDel="00000000" w:rsidR="00000000" w:rsidRPr="00000000">
        <w:rPr>
          <w:rtl w:val="0"/>
        </w:rPr>
        <w:t xml:space="preserve">        Cận dưới của khoảng thời gian huỷ, tính bằng số giờ trước giờ bắt đầu booking.</w:t>
      </w:r>
    </w:p>
    <w:p w:rsidR="00000000" w:rsidDel="00000000" w:rsidP="00000000" w:rsidRDefault="00000000" w:rsidRPr="00000000" w14:paraId="0000175A">
      <w:pPr>
        <w:rPr/>
      </w:pPr>
      <w:r w:rsidDel="00000000" w:rsidR="00000000" w:rsidRPr="00000000">
        <w:rPr>
          <w:rtl w:val="0"/>
        </w:rPr>
        <w:t xml:space="preserve">    4. hours_before_start_max       INT UNSIGNED               Null:YES </w:t>
      </w:r>
    </w:p>
    <w:p w:rsidR="00000000" w:rsidDel="00000000" w:rsidP="00000000" w:rsidRDefault="00000000" w:rsidRPr="00000000" w14:paraId="0000175B">
      <w:pPr>
        <w:rPr/>
      </w:pPr>
      <w:r w:rsidDel="00000000" w:rsidR="00000000" w:rsidRPr="00000000">
        <w:rPr>
          <w:rtl w:val="0"/>
        </w:rPr>
        <w:t xml:space="preserve">        Cận trên của khoảng thời gian huỷ. Để trống nghĩa là không giới hạn, áp dụng cho mọi trường</w:t>
      </w:r>
    </w:p>
    <w:p w:rsidR="00000000" w:rsidDel="00000000" w:rsidP="00000000" w:rsidRDefault="00000000" w:rsidRPr="00000000" w14:paraId="0000175C">
      <w:pPr>
        <w:rPr/>
      </w:pPr>
      <w:r w:rsidDel="00000000" w:rsidR="00000000" w:rsidRPr="00000000">
        <w:rPr>
          <w:rtl w:val="0"/>
        </w:rPr>
        <w:t xml:space="preserve">        hợp huỷ sớm hơn.</w:t>
      </w:r>
    </w:p>
    <w:p w:rsidR="00000000" w:rsidDel="00000000" w:rsidP="00000000" w:rsidRDefault="00000000" w:rsidRPr="00000000" w14:paraId="0000175D">
      <w:pPr>
        <w:rPr/>
      </w:pPr>
      <w:r w:rsidDel="00000000" w:rsidR="00000000" w:rsidRPr="00000000">
        <w:rPr>
          <w:rtl w:val="0"/>
        </w:rPr>
        <w:t xml:space="preserve">    5. refund_percent               DECIMAL(5,2)               Null:NO  </w:t>
      </w:r>
    </w:p>
    <w:p w:rsidR="00000000" w:rsidDel="00000000" w:rsidP="00000000" w:rsidRDefault="00000000" w:rsidRPr="00000000" w14:paraId="0000175E">
      <w:pPr>
        <w:rPr/>
      </w:pPr>
      <w:r w:rsidDel="00000000" w:rsidR="00000000" w:rsidRPr="00000000">
        <w:rPr>
          <w:rtl w:val="0"/>
        </w:rPr>
        <w:t xml:space="preserve">        · Mặc định = 0</w:t>
      </w:r>
    </w:p>
    <w:p w:rsidR="00000000" w:rsidDel="00000000" w:rsidP="00000000" w:rsidRDefault="00000000" w:rsidRPr="00000000" w14:paraId="0000175F">
      <w:pPr>
        <w:rPr/>
      </w:pPr>
      <w:r w:rsidDel="00000000" w:rsidR="00000000" w:rsidRPr="00000000">
        <w:rPr>
          <w:rtl w:val="0"/>
        </w:rPr>
        <w:t xml:space="preserve">        Tỷ lệ phần trăm hoàn tiền (0-100). (Tham chiếu SRS: BR-19)</w:t>
      </w:r>
    </w:p>
    <w:p w:rsidR="00000000" w:rsidDel="00000000" w:rsidP="00000000" w:rsidRDefault="00000000" w:rsidRPr="00000000" w14:paraId="00001760">
      <w:pPr>
        <w:rPr/>
      </w:pPr>
      <w:r w:rsidDel="00000000" w:rsidR="00000000" w:rsidRPr="00000000">
        <w:rPr>
          <w:rtl w:val="0"/>
        </w:rPr>
        <w:t xml:space="preserve">    6. penalty_percent              DECIMAL(5,2)               Null:NO  </w:t>
      </w:r>
    </w:p>
    <w:p w:rsidR="00000000" w:rsidDel="00000000" w:rsidP="00000000" w:rsidRDefault="00000000" w:rsidRPr="00000000" w14:paraId="00001761">
      <w:pPr>
        <w:rPr/>
      </w:pPr>
      <w:r w:rsidDel="00000000" w:rsidR="00000000" w:rsidRPr="00000000">
        <w:rPr>
          <w:rtl w:val="0"/>
        </w:rPr>
        <w:t xml:space="preserve">        · Mặc định = 0</w:t>
      </w:r>
    </w:p>
    <w:p w:rsidR="00000000" w:rsidDel="00000000" w:rsidP="00000000" w:rsidRDefault="00000000" w:rsidRPr="00000000" w14:paraId="00001762">
      <w:pPr>
        <w:rPr/>
      </w:pPr>
      <w:r w:rsidDel="00000000" w:rsidR="00000000" w:rsidRPr="00000000">
        <w:rPr>
          <w:rtl w:val="0"/>
        </w:rPr>
        <w:t xml:space="preserve">        Tỷ lệ phần trăm phí phạt (0-100).</w:t>
      </w:r>
    </w:p>
    <w:p w:rsidR="00000000" w:rsidDel="00000000" w:rsidP="00000000" w:rsidRDefault="00000000" w:rsidRPr="00000000" w14:paraId="00001763">
      <w:pPr>
        <w:rPr/>
      </w:pPr>
      <w:r w:rsidDel="00000000" w:rsidR="00000000" w:rsidRPr="00000000">
        <w:rPr>
          <w:rtl w:val="0"/>
        </w:rPr>
        <w:t xml:space="preserve">    7. refund_platform_fee          TINYINT(1)                 Null:NO  </w:t>
      </w:r>
    </w:p>
    <w:p w:rsidR="00000000" w:rsidDel="00000000" w:rsidP="00000000" w:rsidRDefault="00000000" w:rsidRPr="00000000" w14:paraId="00001764">
      <w:pPr>
        <w:rPr/>
      </w:pPr>
      <w:r w:rsidDel="00000000" w:rsidR="00000000" w:rsidRPr="00000000">
        <w:rPr>
          <w:rtl w:val="0"/>
        </w:rPr>
        <w:t xml:space="preserve">        · Mặc định = 0</w:t>
      </w:r>
    </w:p>
    <w:p w:rsidR="00000000" w:rsidDel="00000000" w:rsidP="00000000" w:rsidRDefault="00000000" w:rsidRPr="00000000" w14:paraId="00001765">
      <w:pPr>
        <w:rPr/>
      </w:pPr>
      <w:r w:rsidDel="00000000" w:rsidR="00000000" w:rsidRPr="00000000">
        <w:rPr>
          <w:rtl w:val="0"/>
        </w:rPr>
        <w:t xml:space="preserve">        Có hoàn lại phần phí nền tảng cho khách hàng hay không.</w:t>
      </w:r>
    </w:p>
    <w:p w:rsidR="00000000" w:rsidDel="00000000" w:rsidP="00000000" w:rsidRDefault="00000000" w:rsidRPr="00000000" w14:paraId="00001766">
      <w:pPr>
        <w:rPr/>
      </w:pPr>
      <w:r w:rsidDel="00000000" w:rsidR="00000000" w:rsidRPr="00000000">
        <w:rPr>
          <w:rtl w:val="0"/>
        </w:rPr>
        <w:t xml:space="preserve">    8. display_order                SMALLINT UNSIGNED          Null:NO  </w:t>
      </w:r>
    </w:p>
    <w:p w:rsidR="00000000" w:rsidDel="00000000" w:rsidP="00000000" w:rsidRDefault="00000000" w:rsidRPr="00000000" w14:paraId="00001767">
      <w:pPr>
        <w:rPr/>
      </w:pPr>
      <w:r w:rsidDel="00000000" w:rsidR="00000000" w:rsidRPr="00000000">
        <w:rPr>
          <w:rtl w:val="0"/>
        </w:rPr>
        <w:t xml:space="preserve">        · Mặc định = 0</w:t>
      </w:r>
    </w:p>
    <w:p w:rsidR="00000000" w:rsidDel="00000000" w:rsidP="00000000" w:rsidRDefault="00000000" w:rsidRPr="00000000" w14:paraId="00001768">
      <w:pPr>
        <w:rPr/>
      </w:pPr>
      <w:r w:rsidDel="00000000" w:rsidR="00000000" w:rsidRPr="00000000">
        <w:rPr>
          <w:rtl w:val="0"/>
        </w:rPr>
        <w:t xml:space="preserve">        Thứ tự hiển thị, số nhỏ hiện trước.</w:t>
      </w:r>
    </w:p>
    <w:p w:rsidR="00000000" w:rsidDel="00000000" w:rsidP="00000000" w:rsidRDefault="00000000" w:rsidRPr="00000000" w14:paraId="00001769">
      <w:pPr>
        <w:rPr/>
      </w:pPr>
      <w:r w:rsidDel="00000000" w:rsidR="00000000" w:rsidRPr="00000000">
        <w:rPr>
          <w:rtl w:val="0"/>
        </w:rPr>
      </w:r>
    </w:p>
    <w:p w:rsidR="00000000" w:rsidDel="00000000" w:rsidP="00000000" w:rsidRDefault="00000000" w:rsidRPr="00000000" w14:paraId="0000176A">
      <w:pPr>
        <w:rPr/>
      </w:pPr>
      <w:r w:rsidDel="00000000" w:rsidR="00000000" w:rsidRPr="00000000">
        <w:rPr>
          <w:rtl w:val="0"/>
        </w:rPr>
      </w:r>
    </w:p>
    <w:p w:rsidR="00000000" w:rsidDel="00000000" w:rsidP="00000000" w:rsidRDefault="00000000" w:rsidRPr="00000000" w14:paraId="0000176B">
      <w:pPr>
        <w:rPr/>
      </w:pPr>
      <w:r w:rsidDel="00000000" w:rsidR="00000000" w:rsidRPr="00000000">
        <w:rPr>
          <w:rtl w:val="0"/>
        </w:rPr>
        <w:t xml:space="preserve">====================================================================================================</w:t>
      </w:r>
    </w:p>
    <w:p w:rsidR="00000000" w:rsidDel="00000000" w:rsidP="00000000" w:rsidRDefault="00000000" w:rsidRPr="00000000" w14:paraId="0000176C">
      <w:pPr>
        <w:rPr/>
      </w:pPr>
      <w:r w:rsidDel="00000000" w:rsidR="00000000" w:rsidRPr="00000000">
        <w:rPr>
          <w:rtl w:val="0"/>
        </w:rPr>
        <w:t xml:space="preserve">BẢNG 71/95 :  BOOKING_CANCELLATION</w:t>
      </w:r>
    </w:p>
    <w:p w:rsidR="00000000" w:rsidDel="00000000" w:rsidP="00000000" w:rsidRDefault="00000000" w:rsidRPr="00000000" w14:paraId="0000176D">
      <w:pPr>
        <w:rPr/>
      </w:pPr>
      <w:r w:rsidDel="00000000" w:rsidR="00000000" w:rsidRPr="00000000">
        <w:rPr>
          <w:rtl w:val="0"/>
        </w:rPr>
        <w:t xml:space="preserve">====================================================================================================</w:t>
      </w:r>
    </w:p>
    <w:p w:rsidR="00000000" w:rsidDel="00000000" w:rsidP="00000000" w:rsidRDefault="00000000" w:rsidRPr="00000000" w14:paraId="0000176E">
      <w:pPr>
        <w:rPr/>
      </w:pPr>
      <w:r w:rsidDel="00000000" w:rsidR="00000000" w:rsidRPr="00000000">
        <w:rPr>
          <w:rtl w:val="0"/>
        </w:rPr>
      </w:r>
    </w:p>
    <w:p w:rsidR="00000000" w:rsidDel="00000000" w:rsidP="00000000" w:rsidRDefault="00000000" w:rsidRPr="00000000" w14:paraId="0000176F">
      <w:pPr>
        <w:rPr/>
      </w:pPr>
      <w:r w:rsidDel="00000000" w:rsidR="00000000" w:rsidRPr="00000000">
        <w:rPr>
          <w:rtl w:val="0"/>
        </w:rPr>
        <w:t xml:space="preserve">Ý NGHĨA: Bản ghi huỷ booking (M16-UC02/UC03).</w:t>
      </w:r>
    </w:p>
    <w:p w:rsidR="00000000" w:rsidDel="00000000" w:rsidP="00000000" w:rsidRDefault="00000000" w:rsidRPr="00000000" w14:paraId="00001770">
      <w:pPr>
        <w:rPr/>
      </w:pPr>
      <w:r w:rsidDel="00000000" w:rsidR="00000000" w:rsidRPr="00000000">
        <w:rPr>
          <w:rtl w:val="0"/>
        </w:rPr>
      </w:r>
    </w:p>
    <w:p w:rsidR="00000000" w:rsidDel="00000000" w:rsidP="00000000" w:rsidRDefault="00000000" w:rsidRPr="00000000" w14:paraId="00001771">
      <w:pPr>
        <w:rPr/>
      </w:pPr>
      <w:r w:rsidDel="00000000" w:rsidR="00000000" w:rsidRPr="00000000">
        <w:rPr>
          <w:rtl w:val="0"/>
        </w:rPr>
        <w:t xml:space="preserve">  Khoá chính : id</w:t>
      </w:r>
    </w:p>
    <w:p w:rsidR="00000000" w:rsidDel="00000000" w:rsidP="00000000" w:rsidRDefault="00000000" w:rsidRPr="00000000" w14:paraId="00001772">
      <w:pPr>
        <w:rPr/>
      </w:pPr>
      <w:r w:rsidDel="00000000" w:rsidR="00000000" w:rsidRPr="00000000">
        <w:rPr>
          <w:rtl w:val="0"/>
        </w:rPr>
        <w:t xml:space="preserve">  Duy nhất   : uk_bc_booking (booking_id)</w:t>
      </w:r>
    </w:p>
    <w:p w:rsidR="00000000" w:rsidDel="00000000" w:rsidP="00000000" w:rsidRDefault="00000000" w:rsidRPr="00000000" w14:paraId="00001773">
      <w:pPr>
        <w:rPr/>
      </w:pPr>
      <w:r w:rsidDel="00000000" w:rsidR="00000000" w:rsidRPr="00000000">
        <w:rPr>
          <w:rtl w:val="0"/>
        </w:rPr>
        <w:t xml:space="preserve">  Tham chiếu tới:</w:t>
      </w:r>
    </w:p>
    <w:p w:rsidR="00000000" w:rsidDel="00000000" w:rsidP="00000000" w:rsidRDefault="00000000" w:rsidRPr="00000000" w14:paraId="00001774">
      <w:pPr>
        <w:rPr/>
      </w:pPr>
      <w:r w:rsidDel="00000000" w:rsidR="00000000" w:rsidRPr="00000000">
        <w:rPr>
          <w:rtl w:val="0"/>
        </w:rPr>
        <w:t xml:space="preserve">      - booking_id                 -&gt; booking.id   [ON DELETE CASCADE]</w:t>
      </w:r>
    </w:p>
    <w:p w:rsidR="00000000" w:rsidDel="00000000" w:rsidP="00000000" w:rsidRDefault="00000000" w:rsidRPr="00000000" w14:paraId="00001775">
      <w:pPr>
        <w:rPr/>
      </w:pPr>
      <w:r w:rsidDel="00000000" w:rsidR="00000000" w:rsidRPr="00000000">
        <w:rPr>
          <w:rtl w:val="0"/>
        </w:rPr>
        <w:t xml:space="preserve">      - cancelled_by               -&gt; user_account.id   [ON DELETE RESTRICT]</w:t>
      </w:r>
    </w:p>
    <w:p w:rsidR="00000000" w:rsidDel="00000000" w:rsidP="00000000" w:rsidRDefault="00000000" w:rsidRPr="00000000" w14:paraId="00001776">
      <w:pPr>
        <w:rPr/>
      </w:pPr>
      <w:r w:rsidDel="00000000" w:rsidR="00000000" w:rsidRPr="00000000">
        <w:rPr>
          <w:rtl w:val="0"/>
        </w:rPr>
        <w:t xml:space="preserve">      - policy_id                  -&gt; cancellation_policy.id   [ON DELETE SET NULL]</w:t>
      </w:r>
    </w:p>
    <w:p w:rsidR="00000000" w:rsidDel="00000000" w:rsidP="00000000" w:rsidRDefault="00000000" w:rsidRPr="00000000" w14:paraId="00001777">
      <w:pPr>
        <w:rPr/>
      </w:pPr>
      <w:r w:rsidDel="00000000" w:rsidR="00000000" w:rsidRPr="00000000">
        <w:rPr>
          <w:rtl w:val="0"/>
        </w:rPr>
        <w:t xml:space="preserve">      - policy_tier_id             -&gt; cancellation_policy_tier.id   [ON DELETE SET NULL]</w:t>
      </w:r>
    </w:p>
    <w:p w:rsidR="00000000" w:rsidDel="00000000" w:rsidP="00000000" w:rsidRDefault="00000000" w:rsidRPr="00000000" w14:paraId="00001778">
      <w:pPr>
        <w:rPr/>
      </w:pPr>
      <w:r w:rsidDel="00000000" w:rsidR="00000000" w:rsidRPr="00000000">
        <w:rPr>
          <w:rtl w:val="0"/>
        </w:rPr>
        <w:t xml:space="preserve">  Được tham chiếu bởi: refund_request.cancellation_id</w:t>
      </w:r>
    </w:p>
    <w:p w:rsidR="00000000" w:rsidDel="00000000" w:rsidP="00000000" w:rsidRDefault="00000000" w:rsidRPr="00000000" w14:paraId="00001779">
      <w:pPr>
        <w:rPr/>
      </w:pPr>
      <w:r w:rsidDel="00000000" w:rsidR="00000000" w:rsidRPr="00000000">
        <w:rPr>
          <w:rtl w:val="0"/>
        </w:rPr>
      </w:r>
    </w:p>
    <w:p w:rsidR="00000000" w:rsidDel="00000000" w:rsidP="00000000" w:rsidRDefault="00000000" w:rsidRPr="00000000" w14:paraId="0000177A">
      <w:pPr>
        <w:rPr/>
      </w:pPr>
      <w:r w:rsidDel="00000000" w:rsidR="00000000" w:rsidRPr="00000000">
        <w:rPr>
          <w:rtl w:val="0"/>
        </w:rPr>
        <w:t xml:space="preserve">  DANH SÁCH THUỘC TÍNH</w:t>
      </w:r>
    </w:p>
    <w:p w:rsidR="00000000" w:rsidDel="00000000" w:rsidP="00000000" w:rsidRDefault="00000000" w:rsidRPr="00000000" w14:paraId="0000177B">
      <w:pPr>
        <w:rPr/>
      </w:pPr>
      <w:r w:rsidDel="00000000" w:rsidR="00000000" w:rsidRPr="00000000">
        <w:rPr>
          <w:rtl w:val="0"/>
        </w:rPr>
        <w:t xml:space="preserve">  --------------------------------------------------------------------------------------------------</w:t>
      </w:r>
    </w:p>
    <w:p w:rsidR="00000000" w:rsidDel="00000000" w:rsidP="00000000" w:rsidRDefault="00000000" w:rsidRPr="00000000" w14:paraId="0000177C">
      <w:pPr>
        <w:rPr/>
      </w:pPr>
      <w:r w:rsidDel="00000000" w:rsidR="00000000" w:rsidRPr="00000000">
        <w:rPr>
          <w:rtl w:val="0"/>
        </w:rPr>
        <w:t xml:space="preserve">    1. id                           BIGINT UNSIGNED            Null:NO   [PK]</w:t>
      </w:r>
    </w:p>
    <w:p w:rsidR="00000000" w:rsidDel="00000000" w:rsidP="00000000" w:rsidRDefault="00000000" w:rsidRPr="00000000" w14:paraId="0000177D">
      <w:pPr>
        <w:rPr/>
      </w:pPr>
      <w:r w:rsidDel="00000000" w:rsidR="00000000" w:rsidRPr="00000000">
        <w:rPr>
          <w:rtl w:val="0"/>
        </w:rPr>
        <w:t xml:space="preserve">        · AUTO_INCREMENT</w:t>
      </w:r>
    </w:p>
    <w:p w:rsidR="00000000" w:rsidDel="00000000" w:rsidP="00000000" w:rsidRDefault="00000000" w:rsidRPr="00000000" w14:paraId="0000177E">
      <w:pPr>
        <w:rPr/>
      </w:pPr>
      <w:r w:rsidDel="00000000" w:rsidR="00000000" w:rsidRPr="00000000">
        <w:rPr>
          <w:rtl w:val="0"/>
        </w:rPr>
        <w:t xml:space="preserve">        Khoá chính, tự tăng.</w:t>
      </w:r>
    </w:p>
    <w:p w:rsidR="00000000" w:rsidDel="00000000" w:rsidP="00000000" w:rsidRDefault="00000000" w:rsidRPr="00000000" w14:paraId="0000177F">
      <w:pPr>
        <w:rPr/>
      </w:pPr>
      <w:r w:rsidDel="00000000" w:rsidR="00000000" w:rsidRPr="00000000">
        <w:rPr>
          <w:rtl w:val="0"/>
        </w:rPr>
        <w:t xml:space="preserve">    2. booking_id                   BIGINT UNSIGNED            Null:NO   [FK/UQ]</w:t>
      </w:r>
    </w:p>
    <w:p w:rsidR="00000000" w:rsidDel="00000000" w:rsidP="00000000" w:rsidRDefault="00000000" w:rsidRPr="00000000" w14:paraId="00001780">
      <w:pPr>
        <w:rPr/>
      </w:pPr>
      <w:r w:rsidDel="00000000" w:rsidR="00000000" w:rsidRPr="00000000">
        <w:rPr>
          <w:rtl w:val="0"/>
        </w:rPr>
        <w:t xml:space="preserve">        Khoá ngoại tới bảng booking (Đơn đặt chỗ).</w:t>
      </w:r>
    </w:p>
    <w:p w:rsidR="00000000" w:rsidDel="00000000" w:rsidP="00000000" w:rsidRDefault="00000000" w:rsidRPr="00000000" w14:paraId="00001781">
      <w:pPr>
        <w:rPr/>
      </w:pPr>
      <w:r w:rsidDel="00000000" w:rsidR="00000000" w:rsidRPr="00000000">
        <w:rPr>
          <w:rtl w:val="0"/>
        </w:rPr>
        <w:t xml:space="preserve">    3. cancelled_by                 BIGINT UNSIGNED            Null:NO   [FK]</w:t>
      </w:r>
    </w:p>
    <w:p w:rsidR="00000000" w:rsidDel="00000000" w:rsidP="00000000" w:rsidRDefault="00000000" w:rsidRPr="00000000" w14:paraId="00001782">
      <w:pPr>
        <w:rPr/>
      </w:pPr>
      <w:r w:rsidDel="00000000" w:rsidR="00000000" w:rsidRPr="00000000">
        <w:rPr>
          <w:rtl w:val="0"/>
        </w:rPr>
        <w:t xml:space="preserve">        Khoá ngoại tới bảng user_account (Tài khoản đăng nhập).</w:t>
      </w:r>
    </w:p>
    <w:p w:rsidR="00000000" w:rsidDel="00000000" w:rsidP="00000000" w:rsidRDefault="00000000" w:rsidRPr="00000000" w14:paraId="00001783">
      <w:pPr>
        <w:rPr/>
      </w:pPr>
      <w:r w:rsidDel="00000000" w:rsidR="00000000" w:rsidRPr="00000000">
        <w:rPr>
          <w:rtl w:val="0"/>
        </w:rPr>
        <w:t xml:space="preserve">    4. actor_role                   ENUM('CUSTOMER','ORGANIZER','ADMINISTRATOR','SYSTEM') Null:NO  </w:t>
      </w:r>
    </w:p>
    <w:p w:rsidR="00000000" w:rsidDel="00000000" w:rsidP="00000000" w:rsidRDefault="00000000" w:rsidRPr="00000000" w14:paraId="00001784">
      <w:pPr>
        <w:rPr/>
      </w:pPr>
      <w:r w:rsidDel="00000000" w:rsidR="00000000" w:rsidRPr="00000000">
        <w:rPr>
          <w:rtl w:val="0"/>
        </w:rPr>
        <w:t xml:space="preserve">        Vai trò của người thực hiện tại thời điểm đó.</w:t>
      </w:r>
    </w:p>
    <w:p w:rsidR="00000000" w:rsidDel="00000000" w:rsidP="00000000" w:rsidRDefault="00000000" w:rsidRPr="00000000" w14:paraId="00001785">
      <w:pPr>
        <w:rPr/>
      </w:pPr>
      <w:r w:rsidDel="00000000" w:rsidR="00000000" w:rsidRPr="00000000">
        <w:rPr>
          <w:rtl w:val="0"/>
        </w:rPr>
        <w:t xml:space="preserve">        Giá trị hợp lệ: CUSTOMER | ORGANIZER | ADMINISTRATOR | SYSTEM</w:t>
      </w:r>
    </w:p>
    <w:p w:rsidR="00000000" w:rsidDel="00000000" w:rsidP="00000000" w:rsidRDefault="00000000" w:rsidRPr="00000000" w14:paraId="00001786">
      <w:pPr>
        <w:rPr/>
      </w:pPr>
      <w:r w:rsidDel="00000000" w:rsidR="00000000" w:rsidRPr="00000000">
        <w:rPr>
          <w:rtl w:val="0"/>
        </w:rPr>
        <w:t xml:space="preserve">    5. reason_category              ENUM('CHANGE_OF_PLAN','FOUND_ALTERNATIVE','WORKSPACE_ISSUE','PAYMENT_FAILED', 'ORGANIZER_UNAVAILABLE','POLICY_VIOLATION','OTHER') Null:NO  </w:t>
      </w:r>
    </w:p>
    <w:p w:rsidR="00000000" w:rsidDel="00000000" w:rsidP="00000000" w:rsidRDefault="00000000" w:rsidRPr="00000000" w14:paraId="00001787">
      <w:pPr>
        <w:rPr/>
      </w:pPr>
      <w:r w:rsidDel="00000000" w:rsidR="00000000" w:rsidRPr="00000000">
        <w:rPr>
          <w:rtl w:val="0"/>
        </w:rPr>
        <w:t xml:space="preserve">        Nhóm lý do, chọn từ danh sách định sẵn.</w:t>
      </w:r>
    </w:p>
    <w:p w:rsidR="00000000" w:rsidDel="00000000" w:rsidP="00000000" w:rsidRDefault="00000000" w:rsidRPr="00000000" w14:paraId="00001788">
      <w:pPr>
        <w:rPr/>
      </w:pPr>
      <w:r w:rsidDel="00000000" w:rsidR="00000000" w:rsidRPr="00000000">
        <w:rPr>
          <w:rtl w:val="0"/>
        </w:rPr>
        <w:t xml:space="preserve">        Giá trị hợp lệ: CHANGE_OF_PLAN | FOUND_ALTERNATIVE | WORKSPACE_ISSUE | PAYMENT_FAILED |</w:t>
      </w:r>
    </w:p>
    <w:p w:rsidR="00000000" w:rsidDel="00000000" w:rsidP="00000000" w:rsidRDefault="00000000" w:rsidRPr="00000000" w14:paraId="00001789">
      <w:pPr>
        <w:rPr/>
      </w:pPr>
      <w:r w:rsidDel="00000000" w:rsidR="00000000" w:rsidRPr="00000000">
        <w:rPr>
          <w:rtl w:val="0"/>
        </w:rPr>
        <w:t xml:space="preserve">        ORGANIZER_UNAVAILABLE | POLICY_VIOLATION | OTHER</w:t>
      </w:r>
    </w:p>
    <w:p w:rsidR="00000000" w:rsidDel="00000000" w:rsidP="00000000" w:rsidRDefault="00000000" w:rsidRPr="00000000" w14:paraId="0000178A">
      <w:pPr>
        <w:rPr/>
      </w:pPr>
      <w:r w:rsidDel="00000000" w:rsidR="00000000" w:rsidRPr="00000000">
        <w:rPr>
          <w:rtl w:val="0"/>
        </w:rPr>
        <w:t xml:space="preserve">    6. reason_detail                VARCHAR(1000)              Null:YES </w:t>
      </w:r>
    </w:p>
    <w:p w:rsidR="00000000" w:rsidDel="00000000" w:rsidP="00000000" w:rsidRDefault="00000000" w:rsidRPr="00000000" w14:paraId="0000178B">
      <w:pPr>
        <w:rPr/>
      </w:pPr>
      <w:r w:rsidDel="00000000" w:rsidR="00000000" w:rsidRPr="00000000">
        <w:rPr>
          <w:rtl w:val="0"/>
        </w:rPr>
        <w:t xml:space="preserve">        Diễn giải lý do bằng lời của người dùng.</w:t>
      </w:r>
    </w:p>
    <w:p w:rsidR="00000000" w:rsidDel="00000000" w:rsidP="00000000" w:rsidRDefault="00000000" w:rsidRPr="00000000" w14:paraId="0000178C">
      <w:pPr>
        <w:rPr/>
      </w:pPr>
      <w:r w:rsidDel="00000000" w:rsidR="00000000" w:rsidRPr="00000000">
        <w:rPr>
          <w:rtl w:val="0"/>
        </w:rPr>
        <w:t xml:space="preserve">    7. policy_id                    BIGINT UNSIGNED            Null:YES  [FK]</w:t>
      </w:r>
    </w:p>
    <w:p w:rsidR="00000000" w:rsidDel="00000000" w:rsidP="00000000" w:rsidRDefault="00000000" w:rsidRPr="00000000" w14:paraId="0000178D">
      <w:pPr>
        <w:rPr/>
      </w:pPr>
      <w:r w:rsidDel="00000000" w:rsidR="00000000" w:rsidRPr="00000000">
        <w:rPr>
          <w:rtl w:val="0"/>
        </w:rPr>
        <w:t xml:space="preserve">        Khoá ngoại tới bảng cancellation_policy (Chính sách huỷ đặt chỗ). Có thể bỏ trống.</w:t>
      </w:r>
    </w:p>
    <w:p w:rsidR="00000000" w:rsidDel="00000000" w:rsidP="00000000" w:rsidRDefault="00000000" w:rsidRPr="00000000" w14:paraId="0000178E">
      <w:pPr>
        <w:rPr/>
      </w:pPr>
      <w:r w:rsidDel="00000000" w:rsidR="00000000" w:rsidRPr="00000000">
        <w:rPr>
          <w:rtl w:val="0"/>
        </w:rPr>
        <w:t xml:space="preserve">    8. policy_tier_id               BIGINT UNSIGNED            Null:YES  [FK]</w:t>
      </w:r>
    </w:p>
    <w:p w:rsidR="00000000" w:rsidDel="00000000" w:rsidP="00000000" w:rsidRDefault="00000000" w:rsidRPr="00000000" w14:paraId="0000178F">
      <w:pPr>
        <w:rPr/>
      </w:pPr>
      <w:r w:rsidDel="00000000" w:rsidR="00000000" w:rsidRPr="00000000">
        <w:rPr>
          <w:rtl w:val="0"/>
        </w:rPr>
        <w:t xml:space="preserve">        Khoá ngoại tới bảng cancellation_policy_tier (Bậc hoàn tiền theo thời điểm huỷ). Có thể bỏ</w:t>
      </w:r>
    </w:p>
    <w:p w:rsidR="00000000" w:rsidDel="00000000" w:rsidP="00000000" w:rsidRDefault="00000000" w:rsidRPr="00000000" w14:paraId="00001790">
      <w:pPr>
        <w:rPr/>
      </w:pPr>
      <w:r w:rsidDel="00000000" w:rsidR="00000000" w:rsidRPr="00000000">
        <w:rPr>
          <w:rtl w:val="0"/>
        </w:rPr>
        <w:t xml:space="preserve">        trống.</w:t>
      </w:r>
    </w:p>
    <w:p w:rsidR="00000000" w:rsidDel="00000000" w:rsidP="00000000" w:rsidRDefault="00000000" w:rsidRPr="00000000" w14:paraId="00001791">
      <w:pPr>
        <w:rPr/>
      </w:pPr>
      <w:r w:rsidDel="00000000" w:rsidR="00000000" w:rsidRPr="00000000">
        <w:rPr>
          <w:rtl w:val="0"/>
        </w:rPr>
        <w:t xml:space="preserve">    9. hours_before_start           DECIMAL(10,2)              Null:YES </w:t>
      </w:r>
    </w:p>
    <w:p w:rsidR="00000000" w:rsidDel="00000000" w:rsidP="00000000" w:rsidRDefault="00000000" w:rsidRPr="00000000" w14:paraId="00001792">
      <w:pPr>
        <w:rPr/>
      </w:pPr>
      <w:r w:rsidDel="00000000" w:rsidR="00000000" w:rsidRPr="00000000">
        <w:rPr>
          <w:rtl w:val="0"/>
        </w:rPr>
        <w:t xml:space="preserve">        Số giờ trước giờ bắt đầu tại thời điểm huỷ, dùng xác định bậc hoàn tiền (BR-19).</w:t>
      </w:r>
    </w:p>
    <w:p w:rsidR="00000000" w:rsidDel="00000000" w:rsidP="00000000" w:rsidRDefault="00000000" w:rsidRPr="00000000" w14:paraId="00001793">
      <w:pPr>
        <w:rPr/>
      </w:pPr>
      <w:r w:rsidDel="00000000" w:rsidR="00000000" w:rsidRPr="00000000">
        <w:rPr>
          <w:rtl w:val="0"/>
        </w:rPr>
        <w:t xml:space="preserve">   10. penalty_amount               DECIMAL(15,2)              Null:NO  </w:t>
      </w:r>
    </w:p>
    <w:p w:rsidR="00000000" w:rsidDel="00000000" w:rsidP="00000000" w:rsidRDefault="00000000" w:rsidRPr="00000000" w14:paraId="00001794">
      <w:pPr>
        <w:rPr/>
      </w:pPr>
      <w:r w:rsidDel="00000000" w:rsidR="00000000" w:rsidRPr="00000000">
        <w:rPr>
          <w:rtl w:val="0"/>
        </w:rPr>
        <w:t xml:space="preserve">        · Mặc định = 0</w:t>
      </w:r>
    </w:p>
    <w:p w:rsidR="00000000" w:rsidDel="00000000" w:rsidP="00000000" w:rsidRDefault="00000000" w:rsidRPr="00000000" w14:paraId="00001795">
      <w:pPr>
        <w:rPr/>
      </w:pPr>
      <w:r w:rsidDel="00000000" w:rsidR="00000000" w:rsidRPr="00000000">
        <w:rPr>
          <w:rtl w:val="0"/>
        </w:rPr>
        <w:t xml:space="preserve">        Số tiền phí phạt (đơn vị theo cột currency).</w:t>
      </w:r>
    </w:p>
    <w:p w:rsidR="00000000" w:rsidDel="00000000" w:rsidP="00000000" w:rsidRDefault="00000000" w:rsidRPr="00000000" w14:paraId="00001796">
      <w:pPr>
        <w:rPr/>
      </w:pPr>
      <w:r w:rsidDel="00000000" w:rsidR="00000000" w:rsidRPr="00000000">
        <w:rPr>
          <w:rtl w:val="0"/>
        </w:rPr>
        <w:t xml:space="preserve">   11. refundable_amount            DECIMAL(15,2)              Null:NO  </w:t>
      </w:r>
    </w:p>
    <w:p w:rsidR="00000000" w:rsidDel="00000000" w:rsidP="00000000" w:rsidRDefault="00000000" w:rsidRPr="00000000" w14:paraId="00001797">
      <w:pPr>
        <w:rPr/>
      </w:pPr>
      <w:r w:rsidDel="00000000" w:rsidR="00000000" w:rsidRPr="00000000">
        <w:rPr>
          <w:rtl w:val="0"/>
        </w:rPr>
        <w:t xml:space="preserve">        · Mặc định = 0</w:t>
      </w:r>
    </w:p>
    <w:p w:rsidR="00000000" w:rsidDel="00000000" w:rsidP="00000000" w:rsidRDefault="00000000" w:rsidRPr="00000000" w14:paraId="00001798">
      <w:pPr>
        <w:rPr/>
      </w:pPr>
      <w:r w:rsidDel="00000000" w:rsidR="00000000" w:rsidRPr="00000000">
        <w:rPr>
          <w:rtl w:val="0"/>
        </w:rPr>
        <w:t xml:space="preserve">        Số tiền được hoàn tính theo chính sách và thời điểm huỷ, là kết quả của quy trình kiểm tra</w:t>
      </w:r>
    </w:p>
    <w:p w:rsidR="00000000" w:rsidDel="00000000" w:rsidP="00000000" w:rsidRDefault="00000000" w:rsidRPr="00000000" w14:paraId="00001799">
      <w:pPr>
        <w:rPr/>
      </w:pPr>
      <w:r w:rsidDel="00000000" w:rsidR="00000000" w:rsidRPr="00000000">
        <w:rPr>
          <w:rtl w:val="0"/>
        </w:rPr>
        <w:t xml:space="preserve">        chính sách và tính toán hoàn tiền (M16-UC04, M16-UC12).</w:t>
      </w:r>
    </w:p>
    <w:p w:rsidR="00000000" w:rsidDel="00000000" w:rsidP="00000000" w:rsidRDefault="00000000" w:rsidRPr="00000000" w14:paraId="0000179A">
      <w:pPr>
        <w:rPr/>
      </w:pPr>
      <w:r w:rsidDel="00000000" w:rsidR="00000000" w:rsidRPr="00000000">
        <w:rPr>
          <w:rtl w:val="0"/>
        </w:rPr>
        <w:t xml:space="preserve">   12. is_refund_eligible           TINYINT(1)                 Null:NO  </w:t>
      </w:r>
    </w:p>
    <w:p w:rsidR="00000000" w:rsidDel="00000000" w:rsidP="00000000" w:rsidRDefault="00000000" w:rsidRPr="00000000" w14:paraId="0000179B">
      <w:pPr>
        <w:rPr/>
      </w:pPr>
      <w:r w:rsidDel="00000000" w:rsidR="00000000" w:rsidRPr="00000000">
        <w:rPr>
          <w:rtl w:val="0"/>
        </w:rPr>
        <w:t xml:space="preserve">        · Mặc định = 0</w:t>
      </w:r>
    </w:p>
    <w:p w:rsidR="00000000" w:rsidDel="00000000" w:rsidP="00000000" w:rsidRDefault="00000000" w:rsidRPr="00000000" w14:paraId="0000179C">
      <w:pPr>
        <w:rPr/>
      </w:pPr>
      <w:r w:rsidDel="00000000" w:rsidR="00000000" w:rsidRPr="00000000">
        <w:rPr>
          <w:rtl w:val="0"/>
        </w:rPr>
        <w:t xml:space="preserve">        Đánh dấu lần huỷ này có đủ điều kiện được hoàn tiền hay không.</w:t>
      </w:r>
    </w:p>
    <w:p w:rsidR="00000000" w:rsidDel="00000000" w:rsidP="00000000" w:rsidRDefault="00000000" w:rsidRPr="00000000" w14:paraId="0000179D">
      <w:pPr>
        <w:rPr/>
      </w:pPr>
      <w:r w:rsidDel="00000000" w:rsidR="00000000" w:rsidRPr="00000000">
        <w:rPr>
          <w:rtl w:val="0"/>
        </w:rPr>
        <w:t xml:space="preserve">   13. cancelled_at                 DATETIME(3)                Null:NO   [IDX]</w:t>
      </w:r>
    </w:p>
    <w:p w:rsidR="00000000" w:rsidDel="00000000" w:rsidP="00000000" w:rsidRDefault="00000000" w:rsidRPr="00000000" w14:paraId="0000179E">
      <w:pPr>
        <w:rPr/>
      </w:pPr>
      <w:r w:rsidDel="00000000" w:rsidR="00000000" w:rsidRPr="00000000">
        <w:rPr>
          <w:rtl w:val="0"/>
        </w:rPr>
        <w:t xml:space="preserve">        · Mặc định = CURRENT_TIMESTAMP(3)</w:t>
      </w:r>
    </w:p>
    <w:p w:rsidR="00000000" w:rsidDel="00000000" w:rsidP="00000000" w:rsidRDefault="00000000" w:rsidRPr="00000000" w14:paraId="0000179F">
      <w:pPr>
        <w:rPr/>
      </w:pPr>
      <w:r w:rsidDel="00000000" w:rsidR="00000000" w:rsidRPr="00000000">
        <w:rPr>
          <w:rtl w:val="0"/>
        </w:rPr>
        <w:t xml:space="preserve">        Mốc thời gian: huỷ.</w:t>
      </w:r>
    </w:p>
    <w:p w:rsidR="00000000" w:rsidDel="00000000" w:rsidP="00000000" w:rsidRDefault="00000000" w:rsidRPr="00000000" w14:paraId="000017A0">
      <w:pPr>
        <w:rPr/>
      </w:pPr>
      <w:r w:rsidDel="00000000" w:rsidR="00000000" w:rsidRPr="00000000">
        <w:rPr>
          <w:rtl w:val="0"/>
        </w:rPr>
      </w:r>
    </w:p>
    <w:p w:rsidR="00000000" w:rsidDel="00000000" w:rsidP="00000000" w:rsidRDefault="00000000" w:rsidRPr="00000000" w14:paraId="000017A1">
      <w:pPr>
        <w:rPr/>
      </w:pPr>
      <w:r w:rsidDel="00000000" w:rsidR="00000000" w:rsidRPr="00000000">
        <w:rPr>
          <w:rtl w:val="0"/>
        </w:rPr>
      </w:r>
    </w:p>
    <w:p w:rsidR="00000000" w:rsidDel="00000000" w:rsidP="00000000" w:rsidRDefault="00000000" w:rsidRPr="00000000" w14:paraId="000017A2">
      <w:pPr>
        <w:rPr/>
      </w:pPr>
      <w:r w:rsidDel="00000000" w:rsidR="00000000" w:rsidRPr="00000000">
        <w:rPr>
          <w:rtl w:val="0"/>
        </w:rPr>
        <w:t xml:space="preserve">====================================================================================================</w:t>
      </w:r>
    </w:p>
    <w:p w:rsidR="00000000" w:rsidDel="00000000" w:rsidP="00000000" w:rsidRDefault="00000000" w:rsidRPr="00000000" w14:paraId="000017A3">
      <w:pPr>
        <w:rPr/>
      </w:pPr>
      <w:r w:rsidDel="00000000" w:rsidR="00000000" w:rsidRPr="00000000">
        <w:rPr>
          <w:rtl w:val="0"/>
        </w:rPr>
        <w:t xml:space="preserve">BẢNG 72/95 :  REFUND_REQUEST</w:t>
      </w:r>
    </w:p>
    <w:p w:rsidR="00000000" w:rsidDel="00000000" w:rsidP="00000000" w:rsidRDefault="00000000" w:rsidRPr="00000000" w14:paraId="000017A4">
      <w:pPr>
        <w:rPr/>
      </w:pPr>
      <w:r w:rsidDel="00000000" w:rsidR="00000000" w:rsidRPr="00000000">
        <w:rPr>
          <w:rtl w:val="0"/>
        </w:rPr>
        <w:t xml:space="preserve">====================================================================================================</w:t>
      </w:r>
    </w:p>
    <w:p w:rsidR="00000000" w:rsidDel="00000000" w:rsidP="00000000" w:rsidRDefault="00000000" w:rsidRPr="00000000" w14:paraId="000017A5">
      <w:pPr>
        <w:rPr/>
      </w:pPr>
      <w:r w:rsidDel="00000000" w:rsidR="00000000" w:rsidRPr="00000000">
        <w:rPr>
          <w:rtl w:val="0"/>
        </w:rPr>
      </w:r>
    </w:p>
    <w:p w:rsidR="00000000" w:rsidDel="00000000" w:rsidP="00000000" w:rsidRDefault="00000000" w:rsidRPr="00000000" w14:paraId="000017A6">
      <w:pPr>
        <w:rPr/>
      </w:pPr>
      <w:r w:rsidDel="00000000" w:rsidR="00000000" w:rsidRPr="00000000">
        <w:rPr>
          <w:rtl w:val="0"/>
        </w:rPr>
        <w:t xml:space="preserve">Ý NGHĨA: Yêu cầu hoàn tiền (M16-UC05..UC16, BR-19, BR-20).</w:t>
      </w:r>
    </w:p>
    <w:p w:rsidR="00000000" w:rsidDel="00000000" w:rsidP="00000000" w:rsidRDefault="00000000" w:rsidRPr="00000000" w14:paraId="000017A7">
      <w:pPr>
        <w:rPr/>
      </w:pPr>
      <w:r w:rsidDel="00000000" w:rsidR="00000000" w:rsidRPr="00000000">
        <w:rPr>
          <w:rtl w:val="0"/>
        </w:rPr>
      </w:r>
    </w:p>
    <w:p w:rsidR="00000000" w:rsidDel="00000000" w:rsidP="00000000" w:rsidRDefault="00000000" w:rsidRPr="00000000" w14:paraId="000017A8">
      <w:pPr>
        <w:rPr/>
      </w:pPr>
      <w:r w:rsidDel="00000000" w:rsidR="00000000" w:rsidRPr="00000000">
        <w:rPr>
          <w:rtl w:val="0"/>
        </w:rPr>
        <w:t xml:space="preserve">  Khoá chính : id</w:t>
      </w:r>
    </w:p>
    <w:p w:rsidR="00000000" w:rsidDel="00000000" w:rsidP="00000000" w:rsidRDefault="00000000" w:rsidRPr="00000000" w14:paraId="000017A9">
      <w:pPr>
        <w:rPr/>
      </w:pPr>
      <w:r w:rsidDel="00000000" w:rsidR="00000000" w:rsidRPr="00000000">
        <w:rPr>
          <w:rtl w:val="0"/>
        </w:rPr>
        <w:t xml:space="preserve">  Duy nhất   : uk_rr_code (refund_code)</w:t>
      </w:r>
    </w:p>
    <w:p w:rsidR="00000000" w:rsidDel="00000000" w:rsidP="00000000" w:rsidRDefault="00000000" w:rsidRPr="00000000" w14:paraId="000017AA">
      <w:pPr>
        <w:rPr/>
      </w:pPr>
      <w:r w:rsidDel="00000000" w:rsidR="00000000" w:rsidRPr="00000000">
        <w:rPr>
          <w:rtl w:val="0"/>
        </w:rPr>
        <w:t xml:space="preserve">  Tham chiếu tới:</w:t>
      </w:r>
    </w:p>
    <w:p w:rsidR="00000000" w:rsidDel="00000000" w:rsidP="00000000" w:rsidRDefault="00000000" w:rsidRPr="00000000" w14:paraId="000017AB">
      <w:pPr>
        <w:rPr/>
      </w:pPr>
      <w:r w:rsidDel="00000000" w:rsidR="00000000" w:rsidRPr="00000000">
        <w:rPr>
          <w:rtl w:val="0"/>
        </w:rPr>
        <w:t xml:space="preserve">      - booking_id                 -&gt; booking.id   [ON DELETE CASCADE]</w:t>
      </w:r>
    </w:p>
    <w:p w:rsidR="00000000" w:rsidDel="00000000" w:rsidP="00000000" w:rsidRDefault="00000000" w:rsidRPr="00000000" w14:paraId="000017AC">
      <w:pPr>
        <w:rPr/>
      </w:pPr>
      <w:r w:rsidDel="00000000" w:rsidR="00000000" w:rsidRPr="00000000">
        <w:rPr>
          <w:rtl w:val="0"/>
        </w:rPr>
        <w:t xml:space="preserve">      - cancellation_id            -&gt; booking_cancellation.id   [ON DELETE SET NULL]</w:t>
      </w:r>
    </w:p>
    <w:p w:rsidR="00000000" w:rsidDel="00000000" w:rsidP="00000000" w:rsidRDefault="00000000" w:rsidRPr="00000000" w14:paraId="000017AD">
      <w:pPr>
        <w:rPr/>
      </w:pPr>
      <w:r w:rsidDel="00000000" w:rsidR="00000000" w:rsidRPr="00000000">
        <w:rPr>
          <w:rtl w:val="0"/>
        </w:rPr>
        <w:t xml:space="preserve">      - payment_id                 -&gt; payment.id   [ON DELETE RESTRICT]</w:t>
      </w:r>
    </w:p>
    <w:p w:rsidR="00000000" w:rsidDel="00000000" w:rsidP="00000000" w:rsidRDefault="00000000" w:rsidRPr="00000000" w14:paraId="000017AE">
      <w:pPr>
        <w:rPr/>
      </w:pPr>
      <w:r w:rsidDel="00000000" w:rsidR="00000000" w:rsidRPr="00000000">
        <w:rPr>
          <w:rtl w:val="0"/>
        </w:rPr>
        <w:t xml:space="preserve">      - customer_id                -&gt; user_account.id   [ON DELETE RESTRICT]</w:t>
      </w:r>
    </w:p>
    <w:p w:rsidR="00000000" w:rsidDel="00000000" w:rsidP="00000000" w:rsidRDefault="00000000" w:rsidRPr="00000000" w14:paraId="000017AF">
      <w:pPr>
        <w:rPr/>
      </w:pPr>
      <w:r w:rsidDel="00000000" w:rsidR="00000000" w:rsidRPr="00000000">
        <w:rPr>
          <w:rtl w:val="0"/>
        </w:rPr>
        <w:t xml:space="preserve">      - processed_txn_id           -&gt; payment_transaction.id   [ON DELETE SET NULL]</w:t>
      </w:r>
    </w:p>
    <w:p w:rsidR="00000000" w:rsidDel="00000000" w:rsidP="00000000" w:rsidRDefault="00000000" w:rsidRPr="00000000" w14:paraId="000017B0">
      <w:pPr>
        <w:rPr/>
      </w:pPr>
      <w:r w:rsidDel="00000000" w:rsidR="00000000" w:rsidRPr="00000000">
        <w:rPr>
          <w:rtl w:val="0"/>
        </w:rPr>
        <w:t xml:space="preserve">  Được tham chiếu bởi: payment_transaction.refund_request_id, refund_request_evidence.refund_id, refund_status_history.refund_id</w:t>
      </w:r>
    </w:p>
    <w:p w:rsidR="00000000" w:rsidDel="00000000" w:rsidP="00000000" w:rsidRDefault="00000000" w:rsidRPr="00000000" w14:paraId="000017B1">
      <w:pPr>
        <w:rPr/>
      </w:pPr>
      <w:r w:rsidDel="00000000" w:rsidR="00000000" w:rsidRPr="00000000">
        <w:rPr>
          <w:rtl w:val="0"/>
        </w:rPr>
      </w:r>
    </w:p>
    <w:p w:rsidR="00000000" w:rsidDel="00000000" w:rsidP="00000000" w:rsidRDefault="00000000" w:rsidRPr="00000000" w14:paraId="000017B2">
      <w:pPr>
        <w:rPr/>
      </w:pPr>
      <w:r w:rsidDel="00000000" w:rsidR="00000000" w:rsidRPr="00000000">
        <w:rPr>
          <w:rtl w:val="0"/>
        </w:rPr>
        <w:t xml:space="preserve">  DANH SÁCH THUỘC TÍNH</w:t>
      </w:r>
    </w:p>
    <w:p w:rsidR="00000000" w:rsidDel="00000000" w:rsidP="00000000" w:rsidRDefault="00000000" w:rsidRPr="00000000" w14:paraId="000017B3">
      <w:pPr>
        <w:rPr/>
      </w:pPr>
      <w:r w:rsidDel="00000000" w:rsidR="00000000" w:rsidRPr="00000000">
        <w:rPr>
          <w:rtl w:val="0"/>
        </w:rPr>
        <w:t xml:space="preserve">  --------------------------------------------------------------------------------------------------</w:t>
      </w:r>
    </w:p>
    <w:p w:rsidR="00000000" w:rsidDel="00000000" w:rsidP="00000000" w:rsidRDefault="00000000" w:rsidRPr="00000000" w14:paraId="000017B4">
      <w:pPr>
        <w:rPr/>
      </w:pPr>
      <w:r w:rsidDel="00000000" w:rsidR="00000000" w:rsidRPr="00000000">
        <w:rPr>
          <w:rtl w:val="0"/>
        </w:rPr>
        <w:t xml:space="preserve">    1. id                           BIGINT UNSIGNED            Null:NO   [PK]</w:t>
      </w:r>
    </w:p>
    <w:p w:rsidR="00000000" w:rsidDel="00000000" w:rsidP="00000000" w:rsidRDefault="00000000" w:rsidRPr="00000000" w14:paraId="000017B5">
      <w:pPr>
        <w:rPr/>
      </w:pPr>
      <w:r w:rsidDel="00000000" w:rsidR="00000000" w:rsidRPr="00000000">
        <w:rPr>
          <w:rtl w:val="0"/>
        </w:rPr>
        <w:t xml:space="preserve">        · AUTO_INCREMENT</w:t>
      </w:r>
    </w:p>
    <w:p w:rsidR="00000000" w:rsidDel="00000000" w:rsidP="00000000" w:rsidRDefault="00000000" w:rsidRPr="00000000" w14:paraId="000017B6">
      <w:pPr>
        <w:rPr/>
      </w:pPr>
      <w:r w:rsidDel="00000000" w:rsidR="00000000" w:rsidRPr="00000000">
        <w:rPr>
          <w:rtl w:val="0"/>
        </w:rPr>
        <w:t xml:space="preserve">        Khoá chính, tự tăng.</w:t>
      </w:r>
    </w:p>
    <w:p w:rsidR="00000000" w:rsidDel="00000000" w:rsidP="00000000" w:rsidRDefault="00000000" w:rsidRPr="00000000" w14:paraId="000017B7">
      <w:pPr>
        <w:rPr/>
      </w:pPr>
      <w:r w:rsidDel="00000000" w:rsidR="00000000" w:rsidRPr="00000000">
        <w:rPr>
          <w:rtl w:val="0"/>
        </w:rPr>
        <w:t xml:space="preserve">    2. refund_code                  VARCHAR(30)                Null:NO   [UQ]</w:t>
      </w:r>
    </w:p>
    <w:p w:rsidR="00000000" w:rsidDel="00000000" w:rsidP="00000000" w:rsidRDefault="00000000" w:rsidRPr="00000000" w14:paraId="000017B8">
      <w:pPr>
        <w:rPr/>
      </w:pPr>
      <w:r w:rsidDel="00000000" w:rsidR="00000000" w:rsidRPr="00000000">
        <w:rPr>
          <w:rtl w:val="0"/>
        </w:rPr>
        <w:t xml:space="preserve">        Mã yêu cầu hoàn tiền hiển thị cho khách hàng.</w:t>
      </w:r>
    </w:p>
    <w:p w:rsidR="00000000" w:rsidDel="00000000" w:rsidP="00000000" w:rsidRDefault="00000000" w:rsidRPr="00000000" w14:paraId="000017B9">
      <w:pPr>
        <w:rPr/>
      </w:pPr>
      <w:r w:rsidDel="00000000" w:rsidR="00000000" w:rsidRPr="00000000">
        <w:rPr>
          <w:rtl w:val="0"/>
        </w:rPr>
        <w:t xml:space="preserve">    3. booking_id                   BIGINT UNSIGNED            Null:NO   [FK/IDX]</w:t>
      </w:r>
    </w:p>
    <w:p w:rsidR="00000000" w:rsidDel="00000000" w:rsidP="00000000" w:rsidRDefault="00000000" w:rsidRPr="00000000" w14:paraId="000017BA">
      <w:pPr>
        <w:rPr/>
      </w:pPr>
      <w:r w:rsidDel="00000000" w:rsidR="00000000" w:rsidRPr="00000000">
        <w:rPr>
          <w:rtl w:val="0"/>
        </w:rPr>
        <w:t xml:space="preserve">        Khoá ngoại tới bảng booking (Đơn đặt chỗ).</w:t>
      </w:r>
    </w:p>
    <w:p w:rsidR="00000000" w:rsidDel="00000000" w:rsidP="00000000" w:rsidRDefault="00000000" w:rsidRPr="00000000" w14:paraId="000017BB">
      <w:pPr>
        <w:rPr/>
      </w:pPr>
      <w:r w:rsidDel="00000000" w:rsidR="00000000" w:rsidRPr="00000000">
        <w:rPr>
          <w:rtl w:val="0"/>
        </w:rPr>
        <w:t xml:space="preserve">    4. cancellation_id              BIGINT UNSIGNED            Null:YES  [FK]</w:t>
      </w:r>
    </w:p>
    <w:p w:rsidR="00000000" w:rsidDel="00000000" w:rsidP="00000000" w:rsidRDefault="00000000" w:rsidRPr="00000000" w14:paraId="000017BC">
      <w:pPr>
        <w:rPr/>
      </w:pPr>
      <w:r w:rsidDel="00000000" w:rsidR="00000000" w:rsidRPr="00000000">
        <w:rPr>
          <w:rtl w:val="0"/>
        </w:rPr>
        <w:t xml:space="preserve">        Khoá ngoại tới bảng booking_cancellation (Bản ghi huỷ booking). Có thể bỏ trống.</w:t>
      </w:r>
    </w:p>
    <w:p w:rsidR="00000000" w:rsidDel="00000000" w:rsidP="00000000" w:rsidRDefault="00000000" w:rsidRPr="00000000" w14:paraId="000017BD">
      <w:pPr>
        <w:rPr/>
      </w:pPr>
      <w:r w:rsidDel="00000000" w:rsidR="00000000" w:rsidRPr="00000000">
        <w:rPr>
          <w:rtl w:val="0"/>
        </w:rPr>
        <w:t xml:space="preserve">    5. payment_id                   BIGINT UNSIGNED            Null:NO   [FK]</w:t>
      </w:r>
    </w:p>
    <w:p w:rsidR="00000000" w:rsidDel="00000000" w:rsidP="00000000" w:rsidRDefault="00000000" w:rsidRPr="00000000" w14:paraId="000017BE">
      <w:pPr>
        <w:rPr/>
      </w:pPr>
      <w:r w:rsidDel="00000000" w:rsidR="00000000" w:rsidRPr="00000000">
        <w:rPr>
          <w:rtl w:val="0"/>
        </w:rPr>
        <w:t xml:space="preserve">        Khoá ngoại tới bảng payment (Yêu cầu thanh toán qua PayOS).</w:t>
      </w:r>
    </w:p>
    <w:p w:rsidR="00000000" w:rsidDel="00000000" w:rsidP="00000000" w:rsidRDefault="00000000" w:rsidRPr="00000000" w14:paraId="000017BF">
      <w:pPr>
        <w:rPr/>
      </w:pPr>
      <w:r w:rsidDel="00000000" w:rsidR="00000000" w:rsidRPr="00000000">
        <w:rPr>
          <w:rtl w:val="0"/>
        </w:rPr>
        <w:t xml:space="preserve">    6. customer_id                  BIGINT UNSIGNED            Null:NO   [FK/IDX]</w:t>
      </w:r>
    </w:p>
    <w:p w:rsidR="00000000" w:rsidDel="00000000" w:rsidP="00000000" w:rsidRDefault="00000000" w:rsidRPr="00000000" w14:paraId="000017C0">
      <w:pPr>
        <w:rPr/>
      </w:pPr>
      <w:r w:rsidDel="00000000" w:rsidR="00000000" w:rsidRPr="00000000">
        <w:rPr>
          <w:rtl w:val="0"/>
        </w:rPr>
        <w:t xml:space="preserve">        Khoá ngoại tới bảng user_account (Tài khoản đăng nhập).</w:t>
      </w:r>
    </w:p>
    <w:p w:rsidR="00000000" w:rsidDel="00000000" w:rsidP="00000000" w:rsidRDefault="00000000" w:rsidRPr="00000000" w14:paraId="000017C1">
      <w:pPr>
        <w:rPr/>
      </w:pPr>
      <w:r w:rsidDel="00000000" w:rsidR="00000000" w:rsidRPr="00000000">
        <w:rPr>
          <w:rtl w:val="0"/>
        </w:rPr>
        <w:t xml:space="preserve">    7. reason_category              ENUM('CANCELLED_BOOKING','WORKSPACE_NOT_AS_DESCRIBED','SERVICE_ISSUE','DOUBLE_CHARGE','OTHER') Null:NO  </w:t>
      </w:r>
    </w:p>
    <w:p w:rsidR="00000000" w:rsidDel="00000000" w:rsidP="00000000" w:rsidRDefault="00000000" w:rsidRPr="00000000" w14:paraId="000017C2">
      <w:pPr>
        <w:rPr/>
      </w:pPr>
      <w:r w:rsidDel="00000000" w:rsidR="00000000" w:rsidRPr="00000000">
        <w:rPr>
          <w:rtl w:val="0"/>
        </w:rPr>
        <w:t xml:space="preserve">        Nhóm lý do, chọn từ danh sách định sẵn.</w:t>
      </w:r>
    </w:p>
    <w:p w:rsidR="00000000" w:rsidDel="00000000" w:rsidP="00000000" w:rsidRDefault="00000000" w:rsidRPr="00000000" w14:paraId="000017C3">
      <w:pPr>
        <w:rPr/>
      </w:pPr>
      <w:r w:rsidDel="00000000" w:rsidR="00000000" w:rsidRPr="00000000">
        <w:rPr>
          <w:rtl w:val="0"/>
        </w:rPr>
        <w:t xml:space="preserve">        Giá trị hợp lệ: CANCELLED_BOOKING | WORKSPACE_NOT_AS_DESCRIBED | SERVICE_ISSUE |</w:t>
      </w:r>
    </w:p>
    <w:p w:rsidR="00000000" w:rsidDel="00000000" w:rsidP="00000000" w:rsidRDefault="00000000" w:rsidRPr="00000000" w14:paraId="000017C4">
      <w:pPr>
        <w:rPr/>
      </w:pPr>
      <w:r w:rsidDel="00000000" w:rsidR="00000000" w:rsidRPr="00000000">
        <w:rPr>
          <w:rtl w:val="0"/>
        </w:rPr>
        <w:t xml:space="preserve">        DOUBLE_CHARGE | OTHER</w:t>
      </w:r>
    </w:p>
    <w:p w:rsidR="00000000" w:rsidDel="00000000" w:rsidP="00000000" w:rsidRDefault="00000000" w:rsidRPr="00000000" w14:paraId="000017C5">
      <w:pPr>
        <w:rPr/>
      </w:pPr>
      <w:r w:rsidDel="00000000" w:rsidR="00000000" w:rsidRPr="00000000">
        <w:rPr>
          <w:rtl w:val="0"/>
        </w:rPr>
        <w:t xml:space="preserve">    8. reason_detail                VARCHAR(1000)              Null:YES </w:t>
      </w:r>
    </w:p>
    <w:p w:rsidR="00000000" w:rsidDel="00000000" w:rsidP="00000000" w:rsidRDefault="00000000" w:rsidRPr="00000000" w14:paraId="000017C6">
      <w:pPr>
        <w:rPr/>
      </w:pPr>
      <w:r w:rsidDel="00000000" w:rsidR="00000000" w:rsidRPr="00000000">
        <w:rPr>
          <w:rtl w:val="0"/>
        </w:rPr>
        <w:t xml:space="preserve">        Diễn giải lý do bằng lời của người dùng.</w:t>
      </w:r>
    </w:p>
    <w:p w:rsidR="00000000" w:rsidDel="00000000" w:rsidP="00000000" w:rsidRDefault="00000000" w:rsidRPr="00000000" w14:paraId="000017C7">
      <w:pPr>
        <w:rPr/>
      </w:pPr>
      <w:r w:rsidDel="00000000" w:rsidR="00000000" w:rsidRPr="00000000">
        <w:rPr>
          <w:rtl w:val="0"/>
        </w:rPr>
        <w:t xml:space="preserve">    9. requested_amount             DECIMAL(15,2)              Null:NO  </w:t>
      </w:r>
    </w:p>
    <w:p w:rsidR="00000000" w:rsidDel="00000000" w:rsidP="00000000" w:rsidRDefault="00000000" w:rsidRPr="00000000" w14:paraId="000017C8">
      <w:pPr>
        <w:rPr/>
      </w:pPr>
      <w:r w:rsidDel="00000000" w:rsidR="00000000" w:rsidRPr="00000000">
        <w:rPr>
          <w:rtl w:val="0"/>
        </w:rPr>
        <w:t xml:space="preserve">        Số tiền yêu cầu (đơn vị theo cột currency).</w:t>
      </w:r>
    </w:p>
    <w:p w:rsidR="00000000" w:rsidDel="00000000" w:rsidP="00000000" w:rsidRDefault="00000000" w:rsidRPr="00000000" w14:paraId="000017C9">
      <w:pPr>
        <w:rPr/>
      </w:pPr>
      <w:r w:rsidDel="00000000" w:rsidR="00000000" w:rsidRPr="00000000">
        <w:rPr>
          <w:rtl w:val="0"/>
        </w:rPr>
        <w:t xml:space="preserve">   10. calculated_amount            DECIMAL(15,2)              Null:YES </w:t>
      </w:r>
    </w:p>
    <w:p w:rsidR="00000000" w:rsidDel="00000000" w:rsidP="00000000" w:rsidRDefault="00000000" w:rsidRPr="00000000" w14:paraId="000017CA">
      <w:pPr>
        <w:rPr/>
      </w:pPr>
      <w:r w:rsidDel="00000000" w:rsidR="00000000" w:rsidRPr="00000000">
        <w:rPr>
          <w:rtl w:val="0"/>
        </w:rPr>
        <w:t xml:space="preserve">        Số tiền hệ thống tự tính theo chính sách, dùng làm căn cứ cho người duyệt (M16-UC12).</w:t>
      </w:r>
    </w:p>
    <w:p w:rsidR="00000000" w:rsidDel="00000000" w:rsidP="00000000" w:rsidRDefault="00000000" w:rsidRPr="00000000" w14:paraId="000017CB">
      <w:pPr>
        <w:rPr/>
      </w:pPr>
      <w:r w:rsidDel="00000000" w:rsidR="00000000" w:rsidRPr="00000000">
        <w:rPr>
          <w:rtl w:val="0"/>
        </w:rPr>
        <w:t xml:space="preserve">   11. approved_amount              DECIMAL(15,2)              Null:YES </w:t>
      </w:r>
    </w:p>
    <w:p w:rsidR="00000000" w:rsidDel="00000000" w:rsidP="00000000" w:rsidRDefault="00000000" w:rsidRPr="00000000" w14:paraId="000017CC">
      <w:pPr>
        <w:rPr/>
      </w:pPr>
      <w:r w:rsidDel="00000000" w:rsidR="00000000" w:rsidRPr="00000000">
        <w:rPr>
          <w:rtl w:val="0"/>
        </w:rPr>
        <w:t xml:space="preserve">        Số tiền phê duyệt (đơn vị theo cột currency).</w:t>
      </w:r>
    </w:p>
    <w:p w:rsidR="00000000" w:rsidDel="00000000" w:rsidP="00000000" w:rsidRDefault="00000000" w:rsidRPr="00000000" w14:paraId="000017CD">
      <w:pPr>
        <w:rPr/>
      </w:pPr>
      <w:r w:rsidDel="00000000" w:rsidR="00000000" w:rsidRPr="00000000">
        <w:rPr>
          <w:rtl w:val="0"/>
        </w:rPr>
        <w:t xml:space="preserve">   12. currency                     CHAR(3)                    Null:NO  </w:t>
      </w:r>
    </w:p>
    <w:p w:rsidR="00000000" w:rsidDel="00000000" w:rsidP="00000000" w:rsidRDefault="00000000" w:rsidRPr="00000000" w14:paraId="000017CE">
      <w:pPr>
        <w:rPr/>
      </w:pPr>
      <w:r w:rsidDel="00000000" w:rsidR="00000000" w:rsidRPr="00000000">
        <w:rPr>
          <w:rtl w:val="0"/>
        </w:rPr>
        <w:t xml:space="preserve">        · Mặc định = 'VND'</w:t>
      </w:r>
    </w:p>
    <w:p w:rsidR="00000000" w:rsidDel="00000000" w:rsidP="00000000" w:rsidRDefault="00000000" w:rsidRPr="00000000" w14:paraId="000017CF">
      <w:pPr>
        <w:rPr/>
      </w:pPr>
      <w:r w:rsidDel="00000000" w:rsidR="00000000" w:rsidRPr="00000000">
        <w:rPr>
          <w:rtl w:val="0"/>
        </w:rPr>
        <w:t xml:space="preserve">        Đơn vị tiền tệ theo ISO-4217, mặc định VND.</w:t>
      </w:r>
    </w:p>
    <w:p w:rsidR="00000000" w:rsidDel="00000000" w:rsidP="00000000" w:rsidRDefault="00000000" w:rsidRPr="00000000" w14:paraId="000017D0">
      <w:pPr>
        <w:rPr/>
      </w:pPr>
      <w:r w:rsidDel="00000000" w:rsidR="00000000" w:rsidRPr="00000000">
        <w:rPr>
          <w:rtl w:val="0"/>
        </w:rPr>
        <w:t xml:space="preserve">   13. status                       ENUM('SUBMITTED','UNDER_REVIEW','APPROVED','REJECTED','PROCESSING','COMPLETED','FAILED','WITHDRAWN') Null:NO   [IDX]</w:t>
      </w:r>
    </w:p>
    <w:p w:rsidR="00000000" w:rsidDel="00000000" w:rsidP="00000000" w:rsidRDefault="00000000" w:rsidRPr="00000000" w14:paraId="000017D1">
      <w:pPr>
        <w:rPr/>
      </w:pPr>
      <w:r w:rsidDel="00000000" w:rsidR="00000000" w:rsidRPr="00000000">
        <w:rPr>
          <w:rtl w:val="0"/>
        </w:rPr>
        <w:t xml:space="preserve">        · Mặc định = 'SUBMITTED'</w:t>
      </w:r>
    </w:p>
    <w:p w:rsidR="00000000" w:rsidDel="00000000" w:rsidP="00000000" w:rsidRDefault="00000000" w:rsidRPr="00000000" w14:paraId="000017D2">
      <w:pPr>
        <w:rPr/>
      </w:pPr>
      <w:r w:rsidDel="00000000" w:rsidR="00000000" w:rsidRPr="00000000">
        <w:rPr>
          <w:rtl w:val="0"/>
        </w:rPr>
        <w:t xml:space="preserve">        Trạng thái hiện tại của bản ghi.</w:t>
      </w:r>
    </w:p>
    <w:p w:rsidR="00000000" w:rsidDel="00000000" w:rsidP="00000000" w:rsidRDefault="00000000" w:rsidRPr="00000000" w14:paraId="000017D3">
      <w:pPr>
        <w:rPr/>
      </w:pPr>
      <w:r w:rsidDel="00000000" w:rsidR="00000000" w:rsidRPr="00000000">
        <w:rPr>
          <w:rtl w:val="0"/>
        </w:rPr>
        <w:t xml:space="preserve">        Giá trị hợp lệ: SUBMITTED | UNDER_REVIEW | APPROVED | REJECTED | PROCESSING | COMPLETED |</w:t>
      </w:r>
    </w:p>
    <w:p w:rsidR="00000000" w:rsidDel="00000000" w:rsidP="00000000" w:rsidRDefault="00000000" w:rsidRPr="00000000" w14:paraId="000017D4">
      <w:pPr>
        <w:rPr/>
      </w:pPr>
      <w:r w:rsidDel="00000000" w:rsidR="00000000" w:rsidRPr="00000000">
        <w:rPr>
          <w:rtl w:val="0"/>
        </w:rPr>
        <w:t xml:space="preserve">        FAILED | WITHDRAWN</w:t>
      </w:r>
    </w:p>
    <w:p w:rsidR="00000000" w:rsidDel="00000000" w:rsidP="00000000" w:rsidRDefault="00000000" w:rsidRPr="00000000" w14:paraId="000017D5">
      <w:pPr>
        <w:rPr/>
      </w:pPr>
      <w:r w:rsidDel="00000000" w:rsidR="00000000" w:rsidRPr="00000000">
        <w:rPr>
          <w:rtl w:val="0"/>
        </w:rPr>
        <w:t xml:space="preserve">   14. reviewed_by                  BIGINT UNSIGNED            Null:YES </w:t>
      </w:r>
    </w:p>
    <w:p w:rsidR="00000000" w:rsidDel="00000000" w:rsidP="00000000" w:rsidRDefault="00000000" w:rsidRPr="00000000" w14:paraId="000017D6">
      <w:pPr>
        <w:rPr/>
      </w:pPr>
      <w:r w:rsidDel="00000000" w:rsidR="00000000" w:rsidRPr="00000000">
        <w:rPr>
          <w:rtl w:val="0"/>
        </w:rPr>
        <w:t xml:space="preserve">        Người duyệt.</w:t>
      </w:r>
    </w:p>
    <w:p w:rsidR="00000000" w:rsidDel="00000000" w:rsidP="00000000" w:rsidRDefault="00000000" w:rsidRPr="00000000" w14:paraId="000017D7">
      <w:pPr>
        <w:rPr/>
      </w:pPr>
      <w:r w:rsidDel="00000000" w:rsidR="00000000" w:rsidRPr="00000000">
        <w:rPr>
          <w:rtl w:val="0"/>
        </w:rPr>
        <w:t xml:space="preserve">   15. reviewer_role                ENUM('ORGANIZER','ADMINISTRATOR') Null:YES </w:t>
      </w:r>
    </w:p>
    <w:p w:rsidR="00000000" w:rsidDel="00000000" w:rsidP="00000000" w:rsidRDefault="00000000" w:rsidRPr="00000000" w14:paraId="000017D8">
      <w:pPr>
        <w:rPr/>
      </w:pPr>
      <w:r w:rsidDel="00000000" w:rsidR="00000000" w:rsidRPr="00000000">
        <w:rPr>
          <w:rtl w:val="0"/>
        </w:rPr>
        <w:t xml:space="preserve">        Vai trò của người duyệt yêu cầu hoàn tiền. Mọi khoản hoàn đều phải qua duyệt trước khi</w:t>
      </w:r>
    </w:p>
    <w:p w:rsidR="00000000" w:rsidDel="00000000" w:rsidP="00000000" w:rsidRDefault="00000000" w:rsidRPr="00000000" w14:paraId="000017D9">
      <w:pPr>
        <w:rPr/>
      </w:pPr>
      <w:r w:rsidDel="00000000" w:rsidR="00000000" w:rsidRPr="00000000">
        <w:rPr>
          <w:rtl w:val="0"/>
        </w:rPr>
        <w:t xml:space="preserve">        chuyển tiền (BR-20).</w:t>
      </w:r>
    </w:p>
    <w:p w:rsidR="00000000" w:rsidDel="00000000" w:rsidP="00000000" w:rsidRDefault="00000000" w:rsidRPr="00000000" w14:paraId="000017DA">
      <w:pPr>
        <w:rPr/>
      </w:pPr>
      <w:r w:rsidDel="00000000" w:rsidR="00000000" w:rsidRPr="00000000">
        <w:rPr>
          <w:rtl w:val="0"/>
        </w:rPr>
        <w:t xml:space="preserve">        Giá trị hợp lệ: ORGANIZER | ADMINISTRATOR</w:t>
      </w:r>
    </w:p>
    <w:p w:rsidR="00000000" w:rsidDel="00000000" w:rsidP="00000000" w:rsidRDefault="00000000" w:rsidRPr="00000000" w14:paraId="000017DB">
      <w:pPr>
        <w:rPr/>
      </w:pPr>
      <w:r w:rsidDel="00000000" w:rsidR="00000000" w:rsidRPr="00000000">
        <w:rPr>
          <w:rtl w:val="0"/>
        </w:rPr>
        <w:t xml:space="preserve">   16. reviewed_at                  DATETIME(3)                Null:YES </w:t>
      </w:r>
    </w:p>
    <w:p w:rsidR="00000000" w:rsidDel="00000000" w:rsidP="00000000" w:rsidRDefault="00000000" w:rsidRPr="00000000" w14:paraId="000017DC">
      <w:pPr>
        <w:rPr/>
      </w:pPr>
      <w:r w:rsidDel="00000000" w:rsidR="00000000" w:rsidRPr="00000000">
        <w:rPr>
          <w:rtl w:val="0"/>
        </w:rPr>
        <w:t xml:space="preserve">        Thời điểm duyệt.</w:t>
      </w:r>
    </w:p>
    <w:p w:rsidR="00000000" w:rsidDel="00000000" w:rsidP="00000000" w:rsidRDefault="00000000" w:rsidRPr="00000000" w14:paraId="000017DD">
      <w:pPr>
        <w:rPr/>
      </w:pPr>
      <w:r w:rsidDel="00000000" w:rsidR="00000000" w:rsidRPr="00000000">
        <w:rPr>
          <w:rtl w:val="0"/>
        </w:rPr>
        <w:t xml:space="preserve">   17. decision_note                VARCHAR(1000)              Null:YES </w:t>
      </w:r>
    </w:p>
    <w:p w:rsidR="00000000" w:rsidDel="00000000" w:rsidP="00000000" w:rsidRDefault="00000000" w:rsidRPr="00000000" w14:paraId="000017DE">
      <w:pPr>
        <w:rPr/>
      </w:pPr>
      <w:r w:rsidDel="00000000" w:rsidR="00000000" w:rsidRPr="00000000">
        <w:rPr>
          <w:rtl w:val="0"/>
        </w:rPr>
        <w:t xml:space="preserve">        Ghi chú quyết định.</w:t>
      </w:r>
    </w:p>
    <w:p w:rsidR="00000000" w:rsidDel="00000000" w:rsidP="00000000" w:rsidRDefault="00000000" w:rsidRPr="00000000" w14:paraId="000017DF">
      <w:pPr>
        <w:rPr/>
      </w:pPr>
      <w:r w:rsidDel="00000000" w:rsidR="00000000" w:rsidRPr="00000000">
        <w:rPr>
          <w:rtl w:val="0"/>
        </w:rPr>
        <w:t xml:space="preserve">   18. processed_txn_id             BIGINT UNSIGNED            Null:YES  [FK]</w:t>
      </w:r>
    </w:p>
    <w:p w:rsidR="00000000" w:rsidDel="00000000" w:rsidP="00000000" w:rsidRDefault="00000000" w:rsidRPr="00000000" w14:paraId="000017E0">
      <w:pPr>
        <w:rPr/>
      </w:pPr>
      <w:r w:rsidDel="00000000" w:rsidR="00000000" w:rsidRPr="00000000">
        <w:rPr>
          <w:rtl w:val="0"/>
        </w:rPr>
        <w:t xml:space="preserve">        Khoá ngoại tới bảng payment_transaction (Sổ giao dịch cổng thanh toán). Có thể bỏ trống.</w:t>
      </w:r>
    </w:p>
    <w:p w:rsidR="00000000" w:rsidDel="00000000" w:rsidP="00000000" w:rsidRDefault="00000000" w:rsidRPr="00000000" w14:paraId="000017E1">
      <w:pPr>
        <w:rPr/>
      </w:pPr>
      <w:r w:rsidDel="00000000" w:rsidR="00000000" w:rsidRPr="00000000">
        <w:rPr>
          <w:rtl w:val="0"/>
        </w:rPr>
        <w:t xml:space="preserve">   19. processed_at                 DATETIME(3)                Null:YES </w:t>
      </w:r>
    </w:p>
    <w:p w:rsidR="00000000" w:rsidDel="00000000" w:rsidP="00000000" w:rsidRDefault="00000000" w:rsidRPr="00000000" w14:paraId="000017E2">
      <w:pPr>
        <w:rPr/>
      </w:pPr>
      <w:r w:rsidDel="00000000" w:rsidR="00000000" w:rsidRPr="00000000">
        <w:rPr>
          <w:rtl w:val="0"/>
        </w:rPr>
        <w:t xml:space="preserve">        Mốc thời gian: xử lý.</w:t>
      </w:r>
    </w:p>
    <w:p w:rsidR="00000000" w:rsidDel="00000000" w:rsidP="00000000" w:rsidRDefault="00000000" w:rsidRPr="00000000" w14:paraId="000017E3">
      <w:pPr>
        <w:rPr/>
      </w:pPr>
      <w:r w:rsidDel="00000000" w:rsidR="00000000" w:rsidRPr="00000000">
        <w:rPr>
          <w:rtl w:val="0"/>
        </w:rPr>
        <w:t xml:space="preserve">   20. expected_days                SMALLINT UNSIGNED          Null:YES </w:t>
      </w:r>
    </w:p>
    <w:p w:rsidR="00000000" w:rsidDel="00000000" w:rsidP="00000000" w:rsidRDefault="00000000" w:rsidRPr="00000000" w14:paraId="000017E4">
      <w:pPr>
        <w:rPr/>
      </w:pPr>
      <w:r w:rsidDel="00000000" w:rsidR="00000000" w:rsidRPr="00000000">
        <w:rPr>
          <w:rtl w:val="0"/>
        </w:rPr>
        <w:t xml:space="preserve">        Số ngày dự kiến tiền về tài khoản khách hàng, dùng để hiển thị trong thông báo (MSG46).</w:t>
      </w:r>
    </w:p>
    <w:p w:rsidR="00000000" w:rsidDel="00000000" w:rsidP="00000000" w:rsidRDefault="00000000" w:rsidRPr="00000000" w14:paraId="000017E5">
      <w:pPr>
        <w:rPr/>
      </w:pPr>
      <w:r w:rsidDel="00000000" w:rsidR="00000000" w:rsidRPr="00000000">
        <w:rPr>
          <w:rtl w:val="0"/>
        </w:rPr>
        <w:t xml:space="preserve">   21. version                      INT UNSIGNED               Null:NO  </w:t>
      </w:r>
    </w:p>
    <w:p w:rsidR="00000000" w:rsidDel="00000000" w:rsidP="00000000" w:rsidRDefault="00000000" w:rsidRPr="00000000" w14:paraId="000017E6">
      <w:pPr>
        <w:rPr/>
      </w:pPr>
      <w:r w:rsidDel="00000000" w:rsidR="00000000" w:rsidRPr="00000000">
        <w:rPr>
          <w:rtl w:val="0"/>
        </w:rPr>
        <w:t xml:space="preserve">        · Mặc định = 0</w:t>
      </w:r>
    </w:p>
    <w:p w:rsidR="00000000" w:rsidDel="00000000" w:rsidP="00000000" w:rsidRDefault="00000000" w:rsidRPr="00000000" w14:paraId="000017E7">
      <w:pPr>
        <w:rPr/>
      </w:pPr>
      <w:r w:rsidDel="00000000" w:rsidR="00000000" w:rsidRPr="00000000">
        <w:rPr>
          <w:rtl w:val="0"/>
        </w:rPr>
        <w:t xml:space="preserve">        Số phiên bản dùng cho optimistic locking (JPA @Version) chống ghi đè đồng thời.</w:t>
      </w:r>
    </w:p>
    <w:p w:rsidR="00000000" w:rsidDel="00000000" w:rsidP="00000000" w:rsidRDefault="00000000" w:rsidRPr="00000000" w14:paraId="000017E8">
      <w:pPr>
        <w:rPr/>
      </w:pPr>
      <w:r w:rsidDel="00000000" w:rsidR="00000000" w:rsidRPr="00000000">
        <w:rPr>
          <w:rtl w:val="0"/>
        </w:rPr>
        <w:t xml:space="preserve">   22. created_at                   DATETIME(3)                Null:NO   [IDX]</w:t>
      </w:r>
    </w:p>
    <w:p w:rsidR="00000000" w:rsidDel="00000000" w:rsidP="00000000" w:rsidRDefault="00000000" w:rsidRPr="00000000" w14:paraId="000017E9">
      <w:pPr>
        <w:rPr/>
      </w:pPr>
      <w:r w:rsidDel="00000000" w:rsidR="00000000" w:rsidRPr="00000000">
        <w:rPr>
          <w:rtl w:val="0"/>
        </w:rPr>
        <w:t xml:space="preserve">        · Mặc định = CURRENT_TIMESTAMP(3)</w:t>
      </w:r>
    </w:p>
    <w:p w:rsidR="00000000" w:rsidDel="00000000" w:rsidP="00000000" w:rsidRDefault="00000000" w:rsidRPr="00000000" w14:paraId="000017EA">
      <w:pPr>
        <w:rPr/>
      </w:pPr>
      <w:r w:rsidDel="00000000" w:rsidR="00000000" w:rsidRPr="00000000">
        <w:rPr>
          <w:rtl w:val="0"/>
        </w:rPr>
        <w:t xml:space="preserve">        Thời điểm bản ghi được tạo.</w:t>
      </w:r>
    </w:p>
    <w:p w:rsidR="00000000" w:rsidDel="00000000" w:rsidP="00000000" w:rsidRDefault="00000000" w:rsidRPr="00000000" w14:paraId="000017EB">
      <w:pPr>
        <w:rPr/>
      </w:pPr>
      <w:r w:rsidDel="00000000" w:rsidR="00000000" w:rsidRPr="00000000">
        <w:rPr>
          <w:rtl w:val="0"/>
        </w:rPr>
        <w:t xml:space="preserve">   23. updated_at                   DATETIME(3)                Null:NO  </w:t>
      </w:r>
    </w:p>
    <w:p w:rsidR="00000000" w:rsidDel="00000000" w:rsidP="00000000" w:rsidRDefault="00000000" w:rsidRPr="00000000" w14:paraId="000017EC">
      <w:pPr>
        <w:rPr/>
      </w:pPr>
      <w:r w:rsidDel="00000000" w:rsidR="00000000" w:rsidRPr="00000000">
        <w:rPr>
          <w:rtl w:val="0"/>
        </w:rPr>
        <w:t xml:space="preserve">        · Mặc định = CURRENT_TIMESTAMP(3)  |  AUTO-UPDATE</w:t>
      </w:r>
    </w:p>
    <w:p w:rsidR="00000000" w:rsidDel="00000000" w:rsidP="00000000" w:rsidRDefault="00000000" w:rsidRPr="00000000" w14:paraId="000017ED">
      <w:pPr>
        <w:rPr/>
      </w:pPr>
      <w:r w:rsidDel="00000000" w:rsidR="00000000" w:rsidRPr="00000000">
        <w:rPr>
          <w:rtl w:val="0"/>
        </w:rPr>
        <w:t xml:space="preserve">        Thời điểm cập nhật gần nhất (tự động cập nhật).</w:t>
      </w:r>
    </w:p>
    <w:p w:rsidR="00000000" w:rsidDel="00000000" w:rsidP="00000000" w:rsidRDefault="00000000" w:rsidRPr="00000000" w14:paraId="000017EE">
      <w:pPr>
        <w:rPr/>
      </w:pPr>
      <w:r w:rsidDel="00000000" w:rsidR="00000000" w:rsidRPr="00000000">
        <w:rPr>
          <w:rtl w:val="0"/>
        </w:rPr>
      </w:r>
    </w:p>
    <w:p w:rsidR="00000000" w:rsidDel="00000000" w:rsidP="00000000" w:rsidRDefault="00000000" w:rsidRPr="00000000" w14:paraId="000017EF">
      <w:pPr>
        <w:rPr/>
      </w:pPr>
      <w:r w:rsidDel="00000000" w:rsidR="00000000" w:rsidRPr="00000000">
        <w:rPr>
          <w:rtl w:val="0"/>
        </w:rPr>
      </w:r>
    </w:p>
    <w:p w:rsidR="00000000" w:rsidDel="00000000" w:rsidP="00000000" w:rsidRDefault="00000000" w:rsidRPr="00000000" w14:paraId="000017F0">
      <w:pPr>
        <w:rPr/>
      </w:pPr>
      <w:r w:rsidDel="00000000" w:rsidR="00000000" w:rsidRPr="00000000">
        <w:rPr>
          <w:rtl w:val="0"/>
        </w:rPr>
        <w:t xml:space="preserve">====================================================================================================</w:t>
      </w:r>
    </w:p>
    <w:p w:rsidR="00000000" w:rsidDel="00000000" w:rsidP="00000000" w:rsidRDefault="00000000" w:rsidRPr="00000000" w14:paraId="000017F1">
      <w:pPr>
        <w:rPr/>
      </w:pPr>
      <w:r w:rsidDel="00000000" w:rsidR="00000000" w:rsidRPr="00000000">
        <w:rPr>
          <w:rtl w:val="0"/>
        </w:rPr>
        <w:t xml:space="preserve">BẢNG 73/95 :  REFUND_REQUEST_EVIDENCE</w:t>
      </w:r>
    </w:p>
    <w:p w:rsidR="00000000" w:rsidDel="00000000" w:rsidP="00000000" w:rsidRDefault="00000000" w:rsidRPr="00000000" w14:paraId="000017F2">
      <w:pPr>
        <w:rPr/>
      </w:pPr>
      <w:r w:rsidDel="00000000" w:rsidR="00000000" w:rsidRPr="00000000">
        <w:rPr>
          <w:rtl w:val="0"/>
        </w:rPr>
        <w:t xml:space="preserve">====================================================================================================</w:t>
      </w:r>
    </w:p>
    <w:p w:rsidR="00000000" w:rsidDel="00000000" w:rsidP="00000000" w:rsidRDefault="00000000" w:rsidRPr="00000000" w14:paraId="000017F3">
      <w:pPr>
        <w:rPr/>
      </w:pPr>
      <w:r w:rsidDel="00000000" w:rsidR="00000000" w:rsidRPr="00000000">
        <w:rPr>
          <w:rtl w:val="0"/>
        </w:rPr>
      </w:r>
    </w:p>
    <w:p w:rsidR="00000000" w:rsidDel="00000000" w:rsidP="00000000" w:rsidRDefault="00000000" w:rsidRPr="00000000" w14:paraId="000017F4">
      <w:pPr>
        <w:rPr/>
      </w:pPr>
      <w:r w:rsidDel="00000000" w:rsidR="00000000" w:rsidRPr="00000000">
        <w:rPr>
          <w:rtl w:val="0"/>
        </w:rPr>
        <w:t xml:space="preserve">Ý NGHĨA: Bằng chứng đính kèm yêu cầu hoàn tiền (BR-37).</w:t>
      </w:r>
    </w:p>
    <w:p w:rsidR="00000000" w:rsidDel="00000000" w:rsidP="00000000" w:rsidRDefault="00000000" w:rsidRPr="00000000" w14:paraId="000017F5">
      <w:pPr>
        <w:rPr/>
      </w:pPr>
      <w:r w:rsidDel="00000000" w:rsidR="00000000" w:rsidRPr="00000000">
        <w:rPr>
          <w:rtl w:val="0"/>
        </w:rPr>
      </w:r>
    </w:p>
    <w:p w:rsidR="00000000" w:rsidDel="00000000" w:rsidP="00000000" w:rsidRDefault="00000000" w:rsidRPr="00000000" w14:paraId="000017F6">
      <w:pPr>
        <w:rPr/>
      </w:pPr>
      <w:r w:rsidDel="00000000" w:rsidR="00000000" w:rsidRPr="00000000">
        <w:rPr>
          <w:rtl w:val="0"/>
        </w:rPr>
        <w:t xml:space="preserve">  Khoá chính : id</w:t>
      </w:r>
    </w:p>
    <w:p w:rsidR="00000000" w:rsidDel="00000000" w:rsidP="00000000" w:rsidRDefault="00000000" w:rsidRPr="00000000" w14:paraId="000017F7">
      <w:pPr>
        <w:rPr/>
      </w:pPr>
      <w:r w:rsidDel="00000000" w:rsidR="00000000" w:rsidRPr="00000000">
        <w:rPr>
          <w:rtl w:val="0"/>
        </w:rPr>
        <w:t xml:space="preserve">  Tham chiếu tới:</w:t>
      </w:r>
    </w:p>
    <w:p w:rsidR="00000000" w:rsidDel="00000000" w:rsidP="00000000" w:rsidRDefault="00000000" w:rsidRPr="00000000" w14:paraId="000017F8">
      <w:pPr>
        <w:rPr/>
      </w:pPr>
      <w:r w:rsidDel="00000000" w:rsidR="00000000" w:rsidRPr="00000000">
        <w:rPr>
          <w:rtl w:val="0"/>
        </w:rPr>
        <w:t xml:space="preserve">      - refund_id                  -&gt; refund_request.id   [ON DELETE CASCADE]</w:t>
      </w:r>
    </w:p>
    <w:p w:rsidR="00000000" w:rsidDel="00000000" w:rsidP="00000000" w:rsidRDefault="00000000" w:rsidRPr="00000000" w14:paraId="000017F9">
      <w:pPr>
        <w:rPr/>
      </w:pPr>
      <w:r w:rsidDel="00000000" w:rsidR="00000000" w:rsidRPr="00000000">
        <w:rPr>
          <w:rtl w:val="0"/>
        </w:rPr>
      </w:r>
    </w:p>
    <w:p w:rsidR="00000000" w:rsidDel="00000000" w:rsidP="00000000" w:rsidRDefault="00000000" w:rsidRPr="00000000" w14:paraId="000017FA">
      <w:pPr>
        <w:rPr/>
      </w:pPr>
      <w:r w:rsidDel="00000000" w:rsidR="00000000" w:rsidRPr="00000000">
        <w:rPr>
          <w:rtl w:val="0"/>
        </w:rPr>
        <w:t xml:space="preserve">  DANH SÁCH THUỘC TÍNH</w:t>
      </w:r>
    </w:p>
    <w:p w:rsidR="00000000" w:rsidDel="00000000" w:rsidP="00000000" w:rsidRDefault="00000000" w:rsidRPr="00000000" w14:paraId="000017FB">
      <w:pPr>
        <w:rPr/>
      </w:pPr>
      <w:r w:rsidDel="00000000" w:rsidR="00000000" w:rsidRPr="00000000">
        <w:rPr>
          <w:rtl w:val="0"/>
        </w:rPr>
        <w:t xml:space="preserve">  --------------------------------------------------------------------------------------------------</w:t>
      </w:r>
    </w:p>
    <w:p w:rsidR="00000000" w:rsidDel="00000000" w:rsidP="00000000" w:rsidRDefault="00000000" w:rsidRPr="00000000" w14:paraId="000017FC">
      <w:pPr>
        <w:rPr/>
      </w:pPr>
      <w:r w:rsidDel="00000000" w:rsidR="00000000" w:rsidRPr="00000000">
        <w:rPr>
          <w:rtl w:val="0"/>
        </w:rPr>
        <w:t xml:space="preserve">    1. id                           BIGINT UNSIGNED            Null:NO   [PK]</w:t>
      </w:r>
    </w:p>
    <w:p w:rsidR="00000000" w:rsidDel="00000000" w:rsidP="00000000" w:rsidRDefault="00000000" w:rsidRPr="00000000" w14:paraId="000017FD">
      <w:pPr>
        <w:rPr/>
      </w:pPr>
      <w:r w:rsidDel="00000000" w:rsidR="00000000" w:rsidRPr="00000000">
        <w:rPr>
          <w:rtl w:val="0"/>
        </w:rPr>
        <w:t xml:space="preserve">        · AUTO_INCREMENT</w:t>
      </w:r>
    </w:p>
    <w:p w:rsidR="00000000" w:rsidDel="00000000" w:rsidP="00000000" w:rsidRDefault="00000000" w:rsidRPr="00000000" w14:paraId="000017FE">
      <w:pPr>
        <w:rPr/>
      </w:pPr>
      <w:r w:rsidDel="00000000" w:rsidR="00000000" w:rsidRPr="00000000">
        <w:rPr>
          <w:rtl w:val="0"/>
        </w:rPr>
        <w:t xml:space="preserve">        Khoá chính, tự tăng.</w:t>
      </w:r>
    </w:p>
    <w:p w:rsidR="00000000" w:rsidDel="00000000" w:rsidP="00000000" w:rsidRDefault="00000000" w:rsidRPr="00000000" w14:paraId="000017FF">
      <w:pPr>
        <w:rPr/>
      </w:pPr>
      <w:r w:rsidDel="00000000" w:rsidR="00000000" w:rsidRPr="00000000">
        <w:rPr>
          <w:rtl w:val="0"/>
        </w:rPr>
        <w:t xml:space="preserve">    2. refund_id                    BIGINT UNSIGNED            Null:NO   [FK/IDX]</w:t>
      </w:r>
    </w:p>
    <w:p w:rsidR="00000000" w:rsidDel="00000000" w:rsidP="00000000" w:rsidRDefault="00000000" w:rsidRPr="00000000" w14:paraId="00001800">
      <w:pPr>
        <w:rPr/>
      </w:pPr>
      <w:r w:rsidDel="00000000" w:rsidR="00000000" w:rsidRPr="00000000">
        <w:rPr>
          <w:rtl w:val="0"/>
        </w:rPr>
        <w:t xml:space="preserve">        Khoá ngoại tới bảng refund_request (Yêu cầu hoàn tiền).</w:t>
      </w:r>
    </w:p>
    <w:p w:rsidR="00000000" w:rsidDel="00000000" w:rsidP="00000000" w:rsidRDefault="00000000" w:rsidRPr="00000000" w14:paraId="00001801">
      <w:pPr>
        <w:rPr/>
      </w:pPr>
      <w:r w:rsidDel="00000000" w:rsidR="00000000" w:rsidRPr="00000000">
        <w:rPr>
          <w:rtl w:val="0"/>
        </w:rPr>
        <w:t xml:space="preserve">    3. file_url                     VARCHAR(512)               Null:NO  </w:t>
      </w:r>
    </w:p>
    <w:p w:rsidR="00000000" w:rsidDel="00000000" w:rsidP="00000000" w:rsidRDefault="00000000" w:rsidRPr="00000000" w14:paraId="00001802">
      <w:pPr>
        <w:rPr/>
      </w:pPr>
      <w:r w:rsidDel="00000000" w:rsidR="00000000" w:rsidRPr="00000000">
        <w:rPr>
          <w:rtl w:val="0"/>
        </w:rPr>
        <w:t xml:space="preserve">        Đường dẫn file trên Cloudinary (secure_url).</w:t>
      </w:r>
    </w:p>
    <w:p w:rsidR="00000000" w:rsidDel="00000000" w:rsidP="00000000" w:rsidRDefault="00000000" w:rsidRPr="00000000" w14:paraId="00001803">
      <w:pPr>
        <w:rPr/>
      </w:pPr>
      <w:r w:rsidDel="00000000" w:rsidR="00000000" w:rsidRPr="00000000">
        <w:rPr>
          <w:rtl w:val="0"/>
        </w:rPr>
        <w:t xml:space="preserve">    4. file_public_id               VARCHAR(255)               Null:YES </w:t>
      </w:r>
    </w:p>
    <w:p w:rsidR="00000000" w:rsidDel="00000000" w:rsidP="00000000" w:rsidRDefault="00000000" w:rsidRPr="00000000" w14:paraId="00001804">
      <w:pPr>
        <w:rPr/>
      </w:pPr>
      <w:r w:rsidDel="00000000" w:rsidR="00000000" w:rsidRPr="00000000">
        <w:rPr>
          <w:rtl w:val="0"/>
        </w:rPr>
        <w:t xml:space="preserve">        public_id của Cloudinary, dùng để thay thế hoặc xoá file.</w:t>
      </w:r>
    </w:p>
    <w:p w:rsidR="00000000" w:rsidDel="00000000" w:rsidP="00000000" w:rsidRDefault="00000000" w:rsidRPr="00000000" w14:paraId="00001805">
      <w:pPr>
        <w:rPr/>
      </w:pPr>
      <w:r w:rsidDel="00000000" w:rsidR="00000000" w:rsidRPr="00000000">
        <w:rPr>
          <w:rtl w:val="0"/>
        </w:rPr>
        <w:t xml:space="preserve">    5. file_name                    VARCHAR(255)               Null:NO  </w:t>
      </w:r>
    </w:p>
    <w:p w:rsidR="00000000" w:rsidDel="00000000" w:rsidP="00000000" w:rsidRDefault="00000000" w:rsidRPr="00000000" w14:paraId="00001806">
      <w:pPr>
        <w:rPr/>
      </w:pPr>
      <w:r w:rsidDel="00000000" w:rsidR="00000000" w:rsidRPr="00000000">
        <w:rPr>
          <w:rtl w:val="0"/>
        </w:rPr>
        <w:t xml:space="preserve">        Tên file gốc người dùng tải lên.</w:t>
      </w:r>
    </w:p>
    <w:p w:rsidR="00000000" w:rsidDel="00000000" w:rsidP="00000000" w:rsidRDefault="00000000" w:rsidRPr="00000000" w14:paraId="00001807">
      <w:pPr>
        <w:rPr/>
      </w:pPr>
      <w:r w:rsidDel="00000000" w:rsidR="00000000" w:rsidRPr="00000000">
        <w:rPr>
          <w:rtl w:val="0"/>
        </w:rPr>
        <w:t xml:space="preserve">    6. mime_type                    VARCHAR(100)               Null:NO  </w:t>
      </w:r>
    </w:p>
    <w:p w:rsidR="00000000" w:rsidDel="00000000" w:rsidP="00000000" w:rsidRDefault="00000000" w:rsidRPr="00000000" w14:paraId="00001808">
      <w:pPr>
        <w:rPr/>
      </w:pPr>
      <w:r w:rsidDel="00000000" w:rsidR="00000000" w:rsidRPr="00000000">
        <w:rPr>
          <w:rtl w:val="0"/>
        </w:rPr>
        <w:t xml:space="preserve">        Kiểu MIME của file (BR-37: chỉ JPG/PNG/PDF).</w:t>
      </w:r>
    </w:p>
    <w:p w:rsidR="00000000" w:rsidDel="00000000" w:rsidP="00000000" w:rsidRDefault="00000000" w:rsidRPr="00000000" w14:paraId="00001809">
      <w:pPr>
        <w:rPr/>
      </w:pPr>
      <w:r w:rsidDel="00000000" w:rsidR="00000000" w:rsidRPr="00000000">
        <w:rPr>
          <w:rtl w:val="0"/>
        </w:rPr>
        <w:t xml:space="preserve">    7. file_size_bytes              INT UNSIGNED               Null:NO  </w:t>
      </w:r>
    </w:p>
    <w:p w:rsidR="00000000" w:rsidDel="00000000" w:rsidP="00000000" w:rsidRDefault="00000000" w:rsidRPr="00000000" w14:paraId="0000180A">
      <w:pPr>
        <w:rPr/>
      </w:pPr>
      <w:r w:rsidDel="00000000" w:rsidR="00000000" w:rsidRPr="00000000">
        <w:rPr>
          <w:rtl w:val="0"/>
        </w:rPr>
        <w:t xml:space="preserve">        Kích thước file tính bằng byte (BR-37: tối đa 5MB).</w:t>
      </w:r>
    </w:p>
    <w:p w:rsidR="00000000" w:rsidDel="00000000" w:rsidP="00000000" w:rsidRDefault="00000000" w:rsidRPr="00000000" w14:paraId="0000180B">
      <w:pPr>
        <w:rPr/>
      </w:pPr>
      <w:r w:rsidDel="00000000" w:rsidR="00000000" w:rsidRPr="00000000">
        <w:rPr>
          <w:rtl w:val="0"/>
        </w:rPr>
        <w:t xml:space="preserve">    8. uploaded_by                  BIGINT UNSIGNED            Null:NO  </w:t>
      </w:r>
    </w:p>
    <w:p w:rsidR="00000000" w:rsidDel="00000000" w:rsidP="00000000" w:rsidRDefault="00000000" w:rsidRPr="00000000" w14:paraId="0000180C">
      <w:pPr>
        <w:rPr/>
      </w:pPr>
      <w:r w:rsidDel="00000000" w:rsidR="00000000" w:rsidRPr="00000000">
        <w:rPr>
          <w:rtl w:val="0"/>
        </w:rPr>
        <w:t xml:space="preserve">        Người tải lên.</w:t>
      </w:r>
    </w:p>
    <w:p w:rsidR="00000000" w:rsidDel="00000000" w:rsidP="00000000" w:rsidRDefault="00000000" w:rsidRPr="00000000" w14:paraId="0000180D">
      <w:pPr>
        <w:rPr/>
      </w:pPr>
      <w:r w:rsidDel="00000000" w:rsidR="00000000" w:rsidRPr="00000000">
        <w:rPr>
          <w:rtl w:val="0"/>
        </w:rPr>
        <w:t xml:space="preserve">    9. uploaded_at                  DATETIME(3)                Null:NO  </w:t>
      </w:r>
    </w:p>
    <w:p w:rsidR="00000000" w:rsidDel="00000000" w:rsidP="00000000" w:rsidRDefault="00000000" w:rsidRPr="00000000" w14:paraId="0000180E">
      <w:pPr>
        <w:rPr/>
      </w:pPr>
      <w:r w:rsidDel="00000000" w:rsidR="00000000" w:rsidRPr="00000000">
        <w:rPr>
          <w:rtl w:val="0"/>
        </w:rPr>
        <w:t xml:space="preserve">        · Mặc định = CURRENT_TIMESTAMP(3)</w:t>
      </w:r>
    </w:p>
    <w:p w:rsidR="00000000" w:rsidDel="00000000" w:rsidP="00000000" w:rsidRDefault="00000000" w:rsidRPr="00000000" w14:paraId="0000180F">
      <w:pPr>
        <w:rPr/>
      </w:pPr>
      <w:r w:rsidDel="00000000" w:rsidR="00000000" w:rsidRPr="00000000">
        <w:rPr>
          <w:rtl w:val="0"/>
        </w:rPr>
        <w:t xml:space="preserve">        Thời điểm tải lên.</w:t>
      </w:r>
    </w:p>
    <w:p w:rsidR="00000000" w:rsidDel="00000000" w:rsidP="00000000" w:rsidRDefault="00000000" w:rsidRPr="00000000" w14:paraId="00001810">
      <w:pPr>
        <w:rPr/>
      </w:pPr>
      <w:r w:rsidDel="00000000" w:rsidR="00000000" w:rsidRPr="00000000">
        <w:rPr>
          <w:rtl w:val="0"/>
        </w:rPr>
      </w:r>
    </w:p>
    <w:p w:rsidR="00000000" w:rsidDel="00000000" w:rsidP="00000000" w:rsidRDefault="00000000" w:rsidRPr="00000000" w14:paraId="00001811">
      <w:pPr>
        <w:rPr/>
      </w:pPr>
      <w:r w:rsidDel="00000000" w:rsidR="00000000" w:rsidRPr="00000000">
        <w:rPr>
          <w:rtl w:val="0"/>
        </w:rPr>
      </w:r>
    </w:p>
    <w:p w:rsidR="00000000" w:rsidDel="00000000" w:rsidP="00000000" w:rsidRDefault="00000000" w:rsidRPr="00000000" w14:paraId="00001812">
      <w:pPr>
        <w:rPr/>
      </w:pPr>
      <w:r w:rsidDel="00000000" w:rsidR="00000000" w:rsidRPr="00000000">
        <w:rPr>
          <w:rtl w:val="0"/>
        </w:rPr>
        <w:t xml:space="preserve">====================================================================================================</w:t>
      </w:r>
    </w:p>
    <w:p w:rsidR="00000000" w:rsidDel="00000000" w:rsidP="00000000" w:rsidRDefault="00000000" w:rsidRPr="00000000" w14:paraId="00001813">
      <w:pPr>
        <w:rPr/>
      </w:pPr>
      <w:r w:rsidDel="00000000" w:rsidR="00000000" w:rsidRPr="00000000">
        <w:rPr>
          <w:rtl w:val="0"/>
        </w:rPr>
        <w:t xml:space="preserve">BẢNG 74/95 :  REFUND_STATUS_HISTORY</w:t>
      </w:r>
    </w:p>
    <w:p w:rsidR="00000000" w:rsidDel="00000000" w:rsidP="00000000" w:rsidRDefault="00000000" w:rsidRPr="00000000" w14:paraId="00001814">
      <w:pPr>
        <w:rPr/>
      </w:pPr>
      <w:r w:rsidDel="00000000" w:rsidR="00000000" w:rsidRPr="00000000">
        <w:rPr>
          <w:rtl w:val="0"/>
        </w:rPr>
        <w:t xml:space="preserve">====================================================================================================</w:t>
      </w:r>
    </w:p>
    <w:p w:rsidR="00000000" w:rsidDel="00000000" w:rsidP="00000000" w:rsidRDefault="00000000" w:rsidRPr="00000000" w14:paraId="00001815">
      <w:pPr>
        <w:rPr/>
      </w:pPr>
      <w:r w:rsidDel="00000000" w:rsidR="00000000" w:rsidRPr="00000000">
        <w:rPr>
          <w:rtl w:val="0"/>
        </w:rPr>
      </w:r>
    </w:p>
    <w:p w:rsidR="00000000" w:rsidDel="00000000" w:rsidP="00000000" w:rsidRDefault="00000000" w:rsidRPr="00000000" w14:paraId="00001816">
      <w:pPr>
        <w:rPr/>
      </w:pPr>
      <w:r w:rsidDel="00000000" w:rsidR="00000000" w:rsidRPr="00000000">
        <w:rPr>
          <w:rtl w:val="0"/>
        </w:rPr>
        <w:t xml:space="preserve">Ý NGHĨA: Lịch sử xử lý hoàn tiền (BR-20: bắt buộc audit).</w:t>
      </w:r>
    </w:p>
    <w:p w:rsidR="00000000" w:rsidDel="00000000" w:rsidP="00000000" w:rsidRDefault="00000000" w:rsidRPr="00000000" w14:paraId="00001817">
      <w:pPr>
        <w:rPr/>
      </w:pPr>
      <w:r w:rsidDel="00000000" w:rsidR="00000000" w:rsidRPr="00000000">
        <w:rPr>
          <w:rtl w:val="0"/>
        </w:rPr>
      </w:r>
    </w:p>
    <w:p w:rsidR="00000000" w:rsidDel="00000000" w:rsidP="00000000" w:rsidRDefault="00000000" w:rsidRPr="00000000" w14:paraId="00001818">
      <w:pPr>
        <w:rPr/>
      </w:pPr>
      <w:r w:rsidDel="00000000" w:rsidR="00000000" w:rsidRPr="00000000">
        <w:rPr>
          <w:rtl w:val="0"/>
        </w:rPr>
        <w:t xml:space="preserve">  Khoá chính : id</w:t>
      </w:r>
    </w:p>
    <w:p w:rsidR="00000000" w:rsidDel="00000000" w:rsidP="00000000" w:rsidRDefault="00000000" w:rsidRPr="00000000" w14:paraId="00001819">
      <w:pPr>
        <w:rPr/>
      </w:pPr>
      <w:r w:rsidDel="00000000" w:rsidR="00000000" w:rsidRPr="00000000">
        <w:rPr>
          <w:rtl w:val="0"/>
        </w:rPr>
        <w:t xml:space="preserve">  Tham chiếu tới:</w:t>
      </w:r>
    </w:p>
    <w:p w:rsidR="00000000" w:rsidDel="00000000" w:rsidP="00000000" w:rsidRDefault="00000000" w:rsidRPr="00000000" w14:paraId="0000181A">
      <w:pPr>
        <w:rPr/>
      </w:pPr>
      <w:r w:rsidDel="00000000" w:rsidR="00000000" w:rsidRPr="00000000">
        <w:rPr>
          <w:rtl w:val="0"/>
        </w:rPr>
        <w:t xml:space="preserve">      - refund_id                  -&gt; refund_request.id   [ON DELETE CASCADE]</w:t>
      </w:r>
    </w:p>
    <w:p w:rsidR="00000000" w:rsidDel="00000000" w:rsidP="00000000" w:rsidRDefault="00000000" w:rsidRPr="00000000" w14:paraId="0000181B">
      <w:pPr>
        <w:rPr/>
      </w:pPr>
      <w:r w:rsidDel="00000000" w:rsidR="00000000" w:rsidRPr="00000000">
        <w:rPr>
          <w:rtl w:val="0"/>
        </w:rPr>
      </w:r>
    </w:p>
    <w:p w:rsidR="00000000" w:rsidDel="00000000" w:rsidP="00000000" w:rsidRDefault="00000000" w:rsidRPr="00000000" w14:paraId="0000181C">
      <w:pPr>
        <w:rPr/>
      </w:pPr>
      <w:r w:rsidDel="00000000" w:rsidR="00000000" w:rsidRPr="00000000">
        <w:rPr>
          <w:rtl w:val="0"/>
        </w:rPr>
        <w:t xml:space="preserve">  DANH SÁCH THUỘC TÍNH</w:t>
      </w:r>
    </w:p>
    <w:p w:rsidR="00000000" w:rsidDel="00000000" w:rsidP="00000000" w:rsidRDefault="00000000" w:rsidRPr="00000000" w14:paraId="0000181D">
      <w:pPr>
        <w:rPr/>
      </w:pPr>
      <w:r w:rsidDel="00000000" w:rsidR="00000000" w:rsidRPr="00000000">
        <w:rPr>
          <w:rtl w:val="0"/>
        </w:rPr>
        <w:t xml:space="preserve">  --------------------------------------------------------------------------------------------------</w:t>
      </w:r>
    </w:p>
    <w:p w:rsidR="00000000" w:rsidDel="00000000" w:rsidP="00000000" w:rsidRDefault="00000000" w:rsidRPr="00000000" w14:paraId="0000181E">
      <w:pPr>
        <w:rPr/>
      </w:pPr>
      <w:r w:rsidDel="00000000" w:rsidR="00000000" w:rsidRPr="00000000">
        <w:rPr>
          <w:rtl w:val="0"/>
        </w:rPr>
        <w:t xml:space="preserve">    1. id                           BIGINT UNSIGNED            Null:NO   [PK]</w:t>
      </w:r>
    </w:p>
    <w:p w:rsidR="00000000" w:rsidDel="00000000" w:rsidP="00000000" w:rsidRDefault="00000000" w:rsidRPr="00000000" w14:paraId="0000181F">
      <w:pPr>
        <w:rPr/>
      </w:pPr>
      <w:r w:rsidDel="00000000" w:rsidR="00000000" w:rsidRPr="00000000">
        <w:rPr>
          <w:rtl w:val="0"/>
        </w:rPr>
        <w:t xml:space="preserve">        · AUTO_INCREMENT</w:t>
      </w:r>
    </w:p>
    <w:p w:rsidR="00000000" w:rsidDel="00000000" w:rsidP="00000000" w:rsidRDefault="00000000" w:rsidRPr="00000000" w14:paraId="00001820">
      <w:pPr>
        <w:rPr/>
      </w:pPr>
      <w:r w:rsidDel="00000000" w:rsidR="00000000" w:rsidRPr="00000000">
        <w:rPr>
          <w:rtl w:val="0"/>
        </w:rPr>
        <w:t xml:space="preserve">        Khoá chính, tự tăng.</w:t>
      </w:r>
    </w:p>
    <w:p w:rsidR="00000000" w:rsidDel="00000000" w:rsidP="00000000" w:rsidRDefault="00000000" w:rsidRPr="00000000" w14:paraId="00001821">
      <w:pPr>
        <w:rPr/>
      </w:pPr>
      <w:r w:rsidDel="00000000" w:rsidR="00000000" w:rsidRPr="00000000">
        <w:rPr>
          <w:rtl w:val="0"/>
        </w:rPr>
        <w:t xml:space="preserve">    2. refund_id                    BIGINT UNSIGNED            Null:NO   [FK/IDX]</w:t>
      </w:r>
    </w:p>
    <w:p w:rsidR="00000000" w:rsidDel="00000000" w:rsidP="00000000" w:rsidRDefault="00000000" w:rsidRPr="00000000" w14:paraId="00001822">
      <w:pPr>
        <w:rPr/>
      </w:pPr>
      <w:r w:rsidDel="00000000" w:rsidR="00000000" w:rsidRPr="00000000">
        <w:rPr>
          <w:rtl w:val="0"/>
        </w:rPr>
        <w:t xml:space="preserve">        Khoá ngoại tới bảng refund_request (Yêu cầu hoàn tiền).</w:t>
      </w:r>
    </w:p>
    <w:p w:rsidR="00000000" w:rsidDel="00000000" w:rsidP="00000000" w:rsidRDefault="00000000" w:rsidRPr="00000000" w14:paraId="00001823">
      <w:pPr>
        <w:rPr/>
      </w:pPr>
      <w:r w:rsidDel="00000000" w:rsidR="00000000" w:rsidRPr="00000000">
        <w:rPr>
          <w:rtl w:val="0"/>
        </w:rPr>
        <w:t xml:space="preserve">    3. from_status                  VARCHAR(30)                Null:YES </w:t>
      </w:r>
    </w:p>
    <w:p w:rsidR="00000000" w:rsidDel="00000000" w:rsidP="00000000" w:rsidRDefault="00000000" w:rsidRPr="00000000" w14:paraId="00001824">
      <w:pPr>
        <w:rPr/>
      </w:pPr>
      <w:r w:rsidDel="00000000" w:rsidR="00000000" w:rsidRPr="00000000">
        <w:rPr>
          <w:rtl w:val="0"/>
        </w:rPr>
        <w:t xml:space="preserve">        Trạng thái trước khi chuyển.</w:t>
      </w:r>
    </w:p>
    <w:p w:rsidR="00000000" w:rsidDel="00000000" w:rsidP="00000000" w:rsidRDefault="00000000" w:rsidRPr="00000000" w14:paraId="00001825">
      <w:pPr>
        <w:rPr/>
      </w:pPr>
      <w:r w:rsidDel="00000000" w:rsidR="00000000" w:rsidRPr="00000000">
        <w:rPr>
          <w:rtl w:val="0"/>
        </w:rPr>
        <w:t xml:space="preserve">    4. to_status                    VARCHAR(30)                Null:NO  </w:t>
      </w:r>
    </w:p>
    <w:p w:rsidR="00000000" w:rsidDel="00000000" w:rsidP="00000000" w:rsidRDefault="00000000" w:rsidRPr="00000000" w14:paraId="00001826">
      <w:pPr>
        <w:rPr/>
      </w:pPr>
      <w:r w:rsidDel="00000000" w:rsidR="00000000" w:rsidRPr="00000000">
        <w:rPr>
          <w:rtl w:val="0"/>
        </w:rPr>
        <w:t xml:space="preserve">        Trạng thái sau khi chuyển.</w:t>
      </w:r>
    </w:p>
    <w:p w:rsidR="00000000" w:rsidDel="00000000" w:rsidP="00000000" w:rsidRDefault="00000000" w:rsidRPr="00000000" w14:paraId="00001827">
      <w:pPr>
        <w:rPr/>
      </w:pPr>
      <w:r w:rsidDel="00000000" w:rsidR="00000000" w:rsidRPr="00000000">
        <w:rPr>
          <w:rtl w:val="0"/>
        </w:rPr>
        <w:t xml:space="preserve">    5. changed_by                   BIGINT UNSIGNED            Null:YES </w:t>
      </w:r>
    </w:p>
    <w:p w:rsidR="00000000" w:rsidDel="00000000" w:rsidP="00000000" w:rsidRDefault="00000000" w:rsidRPr="00000000" w14:paraId="00001828">
      <w:pPr>
        <w:rPr/>
      </w:pPr>
      <w:r w:rsidDel="00000000" w:rsidR="00000000" w:rsidRPr="00000000">
        <w:rPr>
          <w:rtl w:val="0"/>
        </w:rPr>
        <w:t xml:space="preserve">        Người thực hiện thay đổi; NULL nếu do hệ thống tự động.</w:t>
      </w:r>
    </w:p>
    <w:p w:rsidR="00000000" w:rsidDel="00000000" w:rsidP="00000000" w:rsidRDefault="00000000" w:rsidRPr="00000000" w14:paraId="00001829">
      <w:pPr>
        <w:rPr/>
      </w:pPr>
      <w:r w:rsidDel="00000000" w:rsidR="00000000" w:rsidRPr="00000000">
        <w:rPr>
          <w:rtl w:val="0"/>
        </w:rPr>
        <w:t xml:space="preserve">    6. actor_role                   VARCHAR(30)                Null:YES </w:t>
      </w:r>
    </w:p>
    <w:p w:rsidR="00000000" w:rsidDel="00000000" w:rsidP="00000000" w:rsidRDefault="00000000" w:rsidRPr="00000000" w14:paraId="0000182A">
      <w:pPr>
        <w:rPr/>
      </w:pPr>
      <w:r w:rsidDel="00000000" w:rsidR="00000000" w:rsidRPr="00000000">
        <w:rPr>
          <w:rtl w:val="0"/>
        </w:rPr>
        <w:t xml:space="preserve">        Vai trò của người thực hiện tại thời điểm đó.</w:t>
      </w:r>
    </w:p>
    <w:p w:rsidR="00000000" w:rsidDel="00000000" w:rsidP="00000000" w:rsidRDefault="00000000" w:rsidRPr="00000000" w14:paraId="0000182B">
      <w:pPr>
        <w:rPr/>
      </w:pPr>
      <w:r w:rsidDel="00000000" w:rsidR="00000000" w:rsidRPr="00000000">
        <w:rPr>
          <w:rtl w:val="0"/>
        </w:rPr>
        <w:t xml:space="preserve">    7. note                         VARCHAR(500)               Null:YES </w:t>
      </w:r>
    </w:p>
    <w:p w:rsidR="00000000" w:rsidDel="00000000" w:rsidP="00000000" w:rsidRDefault="00000000" w:rsidRPr="00000000" w14:paraId="0000182C">
      <w:pPr>
        <w:rPr/>
      </w:pPr>
      <w:r w:rsidDel="00000000" w:rsidR="00000000" w:rsidRPr="00000000">
        <w:rPr>
          <w:rtl w:val="0"/>
        </w:rPr>
        <w:t xml:space="preserve">        Ghi chú thêm.</w:t>
      </w:r>
    </w:p>
    <w:p w:rsidR="00000000" w:rsidDel="00000000" w:rsidP="00000000" w:rsidRDefault="00000000" w:rsidRPr="00000000" w14:paraId="0000182D">
      <w:pPr>
        <w:rPr/>
      </w:pPr>
      <w:r w:rsidDel="00000000" w:rsidR="00000000" w:rsidRPr="00000000">
        <w:rPr>
          <w:rtl w:val="0"/>
        </w:rPr>
        <w:t xml:space="preserve">    8. changed_at                   DATETIME(3)                Null:NO   [IDX]</w:t>
      </w:r>
    </w:p>
    <w:p w:rsidR="00000000" w:rsidDel="00000000" w:rsidP="00000000" w:rsidRDefault="00000000" w:rsidRPr="00000000" w14:paraId="0000182E">
      <w:pPr>
        <w:rPr/>
      </w:pPr>
      <w:r w:rsidDel="00000000" w:rsidR="00000000" w:rsidRPr="00000000">
        <w:rPr>
          <w:rtl w:val="0"/>
        </w:rPr>
        <w:t xml:space="preserve">        · Mặc định = CURRENT_TIMESTAMP(3)</w:t>
      </w:r>
    </w:p>
    <w:p w:rsidR="00000000" w:rsidDel="00000000" w:rsidP="00000000" w:rsidRDefault="00000000" w:rsidRPr="00000000" w14:paraId="0000182F">
      <w:pPr>
        <w:rPr/>
      </w:pPr>
      <w:r w:rsidDel="00000000" w:rsidR="00000000" w:rsidRPr="00000000">
        <w:rPr>
          <w:rtl w:val="0"/>
        </w:rPr>
        <w:t xml:space="preserve">        Thời điểm chuyển trạng thái.</w:t>
      </w:r>
    </w:p>
    <w:p w:rsidR="00000000" w:rsidDel="00000000" w:rsidP="00000000" w:rsidRDefault="00000000" w:rsidRPr="00000000" w14:paraId="00001830">
      <w:pPr>
        <w:rPr/>
      </w:pPr>
      <w:r w:rsidDel="00000000" w:rsidR="00000000" w:rsidRPr="00000000">
        <w:rPr>
          <w:rtl w:val="0"/>
        </w:rPr>
      </w:r>
    </w:p>
    <w:p w:rsidR="00000000" w:rsidDel="00000000" w:rsidP="00000000" w:rsidRDefault="00000000" w:rsidRPr="00000000" w14:paraId="00001831">
      <w:pPr>
        <w:rPr/>
      </w:pPr>
      <w:r w:rsidDel="00000000" w:rsidR="00000000" w:rsidRPr="00000000">
        <w:rPr>
          <w:rtl w:val="0"/>
        </w:rPr>
      </w:r>
    </w:p>
    <w:p w:rsidR="00000000" w:rsidDel="00000000" w:rsidP="00000000" w:rsidRDefault="00000000" w:rsidRPr="00000000" w14:paraId="00001832">
      <w:pPr>
        <w:rPr/>
      </w:pPr>
      <w:r w:rsidDel="00000000" w:rsidR="00000000" w:rsidRPr="00000000">
        <w:rPr>
          <w:rtl w:val="0"/>
        </w:rPr>
        <w:t xml:space="preserve">####################################################################################################</w:t>
      </w:r>
    </w:p>
    <w:p w:rsidR="00000000" w:rsidDel="00000000" w:rsidP="00000000" w:rsidRDefault="00000000" w:rsidRPr="00000000" w14:paraId="00001833">
      <w:pPr>
        <w:rPr/>
      </w:pPr>
      <w:r w:rsidDel="00000000" w:rsidR="00000000" w:rsidRPr="00000000">
        <w:rPr>
          <w:rtl w:val="0"/>
        </w:rPr>
        <w:t xml:space="preserve">#  MODULE M17 — PLATFORM ADMINISTRATION &amp; GOVERNANCE  (30 UC)</w:t>
      </w:r>
    </w:p>
    <w:p w:rsidR="00000000" w:rsidDel="00000000" w:rsidP="00000000" w:rsidRDefault="00000000" w:rsidRPr="00000000" w14:paraId="00001834">
      <w:pPr>
        <w:rPr/>
      </w:pPr>
      <w:r w:rsidDel="00000000" w:rsidR="00000000" w:rsidRPr="00000000">
        <w:rPr>
          <w:rtl w:val="0"/>
        </w:rPr>
        <w:t xml:space="preserve">####################################################################################################</w:t>
      </w:r>
    </w:p>
    <w:p w:rsidR="00000000" w:rsidDel="00000000" w:rsidP="00000000" w:rsidRDefault="00000000" w:rsidRPr="00000000" w14:paraId="00001835">
      <w:pPr>
        <w:rPr/>
      </w:pPr>
      <w:r w:rsidDel="00000000" w:rsidR="00000000" w:rsidRPr="00000000">
        <w:rPr>
          <w:rtl w:val="0"/>
        </w:rPr>
      </w:r>
    </w:p>
    <w:p w:rsidR="00000000" w:rsidDel="00000000" w:rsidP="00000000" w:rsidRDefault="00000000" w:rsidRPr="00000000" w14:paraId="00001836">
      <w:pPr>
        <w:rPr/>
      </w:pPr>
      <w:r w:rsidDel="00000000" w:rsidR="00000000" w:rsidRPr="00000000">
        <w:rPr>
          <w:rtl w:val="0"/>
        </w:rPr>
        <w:t xml:space="preserve">====================================================================================================</w:t>
      </w:r>
    </w:p>
    <w:p w:rsidR="00000000" w:rsidDel="00000000" w:rsidP="00000000" w:rsidRDefault="00000000" w:rsidRPr="00000000" w14:paraId="00001837">
      <w:pPr>
        <w:rPr/>
      </w:pPr>
      <w:r w:rsidDel="00000000" w:rsidR="00000000" w:rsidRPr="00000000">
        <w:rPr>
          <w:rtl w:val="0"/>
        </w:rPr>
        <w:t xml:space="preserve">BẢNG 75/95 :  PLATFORM_SETTING</w:t>
      </w:r>
    </w:p>
    <w:p w:rsidR="00000000" w:rsidDel="00000000" w:rsidP="00000000" w:rsidRDefault="00000000" w:rsidRPr="00000000" w14:paraId="00001838">
      <w:pPr>
        <w:rPr/>
      </w:pPr>
      <w:r w:rsidDel="00000000" w:rsidR="00000000" w:rsidRPr="00000000">
        <w:rPr>
          <w:rtl w:val="0"/>
        </w:rPr>
        <w:t xml:space="preserve">====================================================================================================</w:t>
      </w:r>
    </w:p>
    <w:p w:rsidR="00000000" w:rsidDel="00000000" w:rsidP="00000000" w:rsidRDefault="00000000" w:rsidRPr="00000000" w14:paraId="00001839">
      <w:pPr>
        <w:rPr/>
      </w:pPr>
      <w:r w:rsidDel="00000000" w:rsidR="00000000" w:rsidRPr="00000000">
        <w:rPr>
          <w:rtl w:val="0"/>
        </w:rPr>
      </w:r>
    </w:p>
    <w:p w:rsidR="00000000" w:rsidDel="00000000" w:rsidP="00000000" w:rsidRDefault="00000000" w:rsidRPr="00000000" w14:paraId="0000183A">
      <w:pPr>
        <w:rPr/>
      </w:pPr>
      <w:r w:rsidDel="00000000" w:rsidR="00000000" w:rsidRPr="00000000">
        <w:rPr>
          <w:rtl w:val="0"/>
        </w:rPr>
        <w:t xml:space="preserve">Ý NGHĨA: Cấu hình nền tảng (M17-UC15/UC16): hold_minutes, qr_window, rate_limit...</w:t>
      </w:r>
    </w:p>
    <w:p w:rsidR="00000000" w:rsidDel="00000000" w:rsidP="00000000" w:rsidRDefault="00000000" w:rsidRPr="00000000" w14:paraId="0000183B">
      <w:pPr>
        <w:rPr/>
      </w:pPr>
      <w:r w:rsidDel="00000000" w:rsidR="00000000" w:rsidRPr="00000000">
        <w:rPr>
          <w:rtl w:val="0"/>
        </w:rPr>
      </w:r>
    </w:p>
    <w:p w:rsidR="00000000" w:rsidDel="00000000" w:rsidP="00000000" w:rsidRDefault="00000000" w:rsidRPr="00000000" w14:paraId="0000183C">
      <w:pPr>
        <w:rPr/>
      </w:pPr>
      <w:r w:rsidDel="00000000" w:rsidR="00000000" w:rsidRPr="00000000">
        <w:rPr>
          <w:rtl w:val="0"/>
        </w:rPr>
        <w:t xml:space="preserve">  Khoá chính : id</w:t>
      </w:r>
    </w:p>
    <w:p w:rsidR="00000000" w:rsidDel="00000000" w:rsidP="00000000" w:rsidRDefault="00000000" w:rsidRPr="00000000" w14:paraId="0000183D">
      <w:pPr>
        <w:rPr/>
      </w:pPr>
      <w:r w:rsidDel="00000000" w:rsidR="00000000" w:rsidRPr="00000000">
        <w:rPr>
          <w:rtl w:val="0"/>
        </w:rPr>
        <w:t xml:space="preserve">  Duy nhất   : uk_ps_key (setting_key)</w:t>
      </w:r>
    </w:p>
    <w:p w:rsidR="00000000" w:rsidDel="00000000" w:rsidP="00000000" w:rsidRDefault="00000000" w:rsidRPr="00000000" w14:paraId="0000183E">
      <w:pPr>
        <w:rPr/>
      </w:pPr>
      <w:r w:rsidDel="00000000" w:rsidR="00000000" w:rsidRPr="00000000">
        <w:rPr>
          <w:rtl w:val="0"/>
        </w:rPr>
        <w:t xml:space="preserve">  Tham chiếu tới:</w:t>
      </w:r>
    </w:p>
    <w:p w:rsidR="00000000" w:rsidDel="00000000" w:rsidP="00000000" w:rsidRDefault="00000000" w:rsidRPr="00000000" w14:paraId="0000183F">
      <w:pPr>
        <w:rPr/>
      </w:pPr>
      <w:r w:rsidDel="00000000" w:rsidR="00000000" w:rsidRPr="00000000">
        <w:rPr>
          <w:rtl w:val="0"/>
        </w:rPr>
        <w:t xml:space="preserve">      - updated_by                 -&gt; user_account.id   [ON DELETE SET NULL]</w:t>
      </w:r>
    </w:p>
    <w:p w:rsidR="00000000" w:rsidDel="00000000" w:rsidP="00000000" w:rsidRDefault="00000000" w:rsidRPr="00000000" w14:paraId="00001840">
      <w:pPr>
        <w:rPr/>
      </w:pPr>
      <w:r w:rsidDel="00000000" w:rsidR="00000000" w:rsidRPr="00000000">
        <w:rPr>
          <w:rtl w:val="0"/>
        </w:rPr>
      </w:r>
    </w:p>
    <w:p w:rsidR="00000000" w:rsidDel="00000000" w:rsidP="00000000" w:rsidRDefault="00000000" w:rsidRPr="00000000" w14:paraId="00001841">
      <w:pPr>
        <w:rPr/>
      </w:pPr>
      <w:r w:rsidDel="00000000" w:rsidR="00000000" w:rsidRPr="00000000">
        <w:rPr>
          <w:rtl w:val="0"/>
        </w:rPr>
        <w:t xml:space="preserve">  DANH SÁCH THUỘC TÍNH</w:t>
      </w:r>
    </w:p>
    <w:p w:rsidR="00000000" w:rsidDel="00000000" w:rsidP="00000000" w:rsidRDefault="00000000" w:rsidRPr="00000000" w14:paraId="00001842">
      <w:pPr>
        <w:rPr/>
      </w:pPr>
      <w:r w:rsidDel="00000000" w:rsidR="00000000" w:rsidRPr="00000000">
        <w:rPr>
          <w:rtl w:val="0"/>
        </w:rPr>
        <w:t xml:space="preserve">  --------------------------------------------------------------------------------------------------</w:t>
      </w:r>
    </w:p>
    <w:p w:rsidR="00000000" w:rsidDel="00000000" w:rsidP="00000000" w:rsidRDefault="00000000" w:rsidRPr="00000000" w14:paraId="00001843">
      <w:pPr>
        <w:rPr/>
      </w:pPr>
      <w:r w:rsidDel="00000000" w:rsidR="00000000" w:rsidRPr="00000000">
        <w:rPr>
          <w:rtl w:val="0"/>
        </w:rPr>
        <w:t xml:space="preserve">    1. id                           BIGINT UNSIGNED            Null:NO   [PK]</w:t>
      </w:r>
    </w:p>
    <w:p w:rsidR="00000000" w:rsidDel="00000000" w:rsidP="00000000" w:rsidRDefault="00000000" w:rsidRPr="00000000" w14:paraId="00001844">
      <w:pPr>
        <w:rPr/>
      </w:pPr>
      <w:r w:rsidDel="00000000" w:rsidR="00000000" w:rsidRPr="00000000">
        <w:rPr>
          <w:rtl w:val="0"/>
        </w:rPr>
        <w:t xml:space="preserve">        · AUTO_INCREMENT</w:t>
      </w:r>
    </w:p>
    <w:p w:rsidR="00000000" w:rsidDel="00000000" w:rsidP="00000000" w:rsidRDefault="00000000" w:rsidRPr="00000000" w14:paraId="00001845">
      <w:pPr>
        <w:rPr/>
      </w:pPr>
      <w:r w:rsidDel="00000000" w:rsidR="00000000" w:rsidRPr="00000000">
        <w:rPr>
          <w:rtl w:val="0"/>
        </w:rPr>
        <w:t xml:space="preserve">        Khoá chính, tự tăng.</w:t>
      </w:r>
    </w:p>
    <w:p w:rsidR="00000000" w:rsidDel="00000000" w:rsidP="00000000" w:rsidRDefault="00000000" w:rsidRPr="00000000" w14:paraId="00001846">
      <w:pPr>
        <w:rPr/>
      </w:pPr>
      <w:r w:rsidDel="00000000" w:rsidR="00000000" w:rsidRPr="00000000">
        <w:rPr>
          <w:rtl w:val="0"/>
        </w:rPr>
        <w:t xml:space="preserve">    2. setting_key                  VARCHAR(100)               Null:NO   [UQ]</w:t>
      </w:r>
    </w:p>
    <w:p w:rsidR="00000000" w:rsidDel="00000000" w:rsidP="00000000" w:rsidRDefault="00000000" w:rsidRPr="00000000" w14:paraId="00001847">
      <w:pPr>
        <w:rPr/>
      </w:pPr>
      <w:r w:rsidDel="00000000" w:rsidR="00000000" w:rsidRPr="00000000">
        <w:rPr>
          <w:rtl w:val="0"/>
        </w:rPr>
        <w:t xml:space="preserve">        Khoá cấu hình, duy nhất trong toàn hệ thống.</w:t>
      </w:r>
    </w:p>
    <w:p w:rsidR="00000000" w:rsidDel="00000000" w:rsidP="00000000" w:rsidRDefault="00000000" w:rsidRPr="00000000" w14:paraId="00001848">
      <w:pPr>
        <w:rPr/>
      </w:pPr>
      <w:r w:rsidDel="00000000" w:rsidR="00000000" w:rsidRPr="00000000">
        <w:rPr>
          <w:rtl w:val="0"/>
        </w:rPr>
        <w:t xml:space="preserve">    3. setting_group                VARCHAR(50)                Null:NO   [IDX]</w:t>
      </w:r>
    </w:p>
    <w:p w:rsidR="00000000" w:rsidDel="00000000" w:rsidP="00000000" w:rsidRDefault="00000000" w:rsidRPr="00000000" w14:paraId="00001849">
      <w:pPr>
        <w:rPr/>
      </w:pPr>
      <w:r w:rsidDel="00000000" w:rsidR="00000000" w:rsidRPr="00000000">
        <w:rPr>
          <w:rtl w:val="0"/>
        </w:rPr>
        <w:t xml:space="preserve">        · Mặc định = 'GENERAL'</w:t>
      </w:r>
    </w:p>
    <w:p w:rsidR="00000000" w:rsidDel="00000000" w:rsidP="00000000" w:rsidRDefault="00000000" w:rsidRPr="00000000" w14:paraId="0000184A">
      <w:pPr>
        <w:rPr/>
      </w:pPr>
      <w:r w:rsidDel="00000000" w:rsidR="00000000" w:rsidRPr="00000000">
        <w:rPr>
          <w:rtl w:val="0"/>
        </w:rPr>
        <w:t xml:space="preserve">        Nhóm cấu hình dùng để gom nhóm trên màn hình quản trị.</w:t>
      </w:r>
    </w:p>
    <w:p w:rsidR="00000000" w:rsidDel="00000000" w:rsidP="00000000" w:rsidRDefault="00000000" w:rsidRPr="00000000" w14:paraId="0000184B">
      <w:pPr>
        <w:rPr/>
      </w:pPr>
      <w:r w:rsidDel="00000000" w:rsidR="00000000" w:rsidRPr="00000000">
        <w:rPr>
          <w:rtl w:val="0"/>
        </w:rPr>
        <w:t xml:space="preserve">    4. setting_value                TEXT                       Null:YES </w:t>
      </w:r>
    </w:p>
    <w:p w:rsidR="00000000" w:rsidDel="00000000" w:rsidP="00000000" w:rsidRDefault="00000000" w:rsidRPr="00000000" w14:paraId="0000184C">
      <w:pPr>
        <w:rPr/>
      </w:pPr>
      <w:r w:rsidDel="00000000" w:rsidR="00000000" w:rsidRPr="00000000">
        <w:rPr>
          <w:rtl w:val="0"/>
        </w:rPr>
        <w:t xml:space="preserve">        Giá trị cấu hình, lưu dạng chuỗi và ép kiểu theo cột data_type.</w:t>
      </w:r>
    </w:p>
    <w:p w:rsidR="00000000" w:rsidDel="00000000" w:rsidP="00000000" w:rsidRDefault="00000000" w:rsidRPr="00000000" w14:paraId="0000184D">
      <w:pPr>
        <w:rPr/>
      </w:pPr>
      <w:r w:rsidDel="00000000" w:rsidR="00000000" w:rsidRPr="00000000">
        <w:rPr>
          <w:rtl w:val="0"/>
        </w:rPr>
        <w:t xml:space="preserve">    5. data_type                    ENUM('STRING','INTEGER','DECIMAL','BOOLEAN','JSON') Null:NO  </w:t>
      </w:r>
    </w:p>
    <w:p w:rsidR="00000000" w:rsidDel="00000000" w:rsidP="00000000" w:rsidRDefault="00000000" w:rsidRPr="00000000" w14:paraId="0000184E">
      <w:pPr>
        <w:rPr/>
      </w:pPr>
      <w:r w:rsidDel="00000000" w:rsidR="00000000" w:rsidRPr="00000000">
        <w:rPr>
          <w:rtl w:val="0"/>
        </w:rPr>
        <w:t xml:space="preserve">        · Mặc định = 'STRING'</w:t>
      </w:r>
    </w:p>
    <w:p w:rsidR="00000000" w:rsidDel="00000000" w:rsidP="00000000" w:rsidRDefault="00000000" w:rsidRPr="00000000" w14:paraId="0000184F">
      <w:pPr>
        <w:rPr/>
      </w:pPr>
      <w:r w:rsidDel="00000000" w:rsidR="00000000" w:rsidRPr="00000000">
        <w:rPr>
          <w:rtl w:val="0"/>
        </w:rPr>
        <w:t xml:space="preserve">        Phân loại dữ liệu.</w:t>
      </w:r>
    </w:p>
    <w:p w:rsidR="00000000" w:rsidDel="00000000" w:rsidP="00000000" w:rsidRDefault="00000000" w:rsidRPr="00000000" w14:paraId="00001850">
      <w:pPr>
        <w:rPr/>
      </w:pPr>
      <w:r w:rsidDel="00000000" w:rsidR="00000000" w:rsidRPr="00000000">
        <w:rPr>
          <w:rtl w:val="0"/>
        </w:rPr>
        <w:t xml:space="preserve">        Giá trị hợp lệ: STRING | INTEGER | DECIMAL | BOOLEAN | JSON</w:t>
      </w:r>
    </w:p>
    <w:p w:rsidR="00000000" w:rsidDel="00000000" w:rsidP="00000000" w:rsidRDefault="00000000" w:rsidRPr="00000000" w14:paraId="00001851">
      <w:pPr>
        <w:rPr/>
      </w:pPr>
      <w:r w:rsidDel="00000000" w:rsidR="00000000" w:rsidRPr="00000000">
        <w:rPr>
          <w:rtl w:val="0"/>
        </w:rPr>
        <w:t xml:space="preserve">    6. description                  VARCHAR(500)               Null:YES </w:t>
      </w:r>
    </w:p>
    <w:p w:rsidR="00000000" w:rsidDel="00000000" w:rsidP="00000000" w:rsidRDefault="00000000" w:rsidRPr="00000000" w14:paraId="00001852">
      <w:pPr>
        <w:rPr/>
      </w:pPr>
      <w:r w:rsidDel="00000000" w:rsidR="00000000" w:rsidRPr="00000000">
        <w:rPr>
          <w:rtl w:val="0"/>
        </w:rPr>
        <w:t xml:space="preserve">        Mô tả chi tiết.</w:t>
      </w:r>
    </w:p>
    <w:p w:rsidR="00000000" w:rsidDel="00000000" w:rsidP="00000000" w:rsidRDefault="00000000" w:rsidRPr="00000000" w14:paraId="00001853">
      <w:pPr>
        <w:rPr/>
      </w:pPr>
      <w:r w:rsidDel="00000000" w:rsidR="00000000" w:rsidRPr="00000000">
        <w:rPr>
          <w:rtl w:val="0"/>
        </w:rPr>
        <w:t xml:space="preserve">    7. is_public                    TINYINT(1)                 Null:NO  </w:t>
      </w:r>
    </w:p>
    <w:p w:rsidR="00000000" w:rsidDel="00000000" w:rsidP="00000000" w:rsidRDefault="00000000" w:rsidRPr="00000000" w14:paraId="00001854">
      <w:pPr>
        <w:rPr/>
      </w:pPr>
      <w:r w:rsidDel="00000000" w:rsidR="00000000" w:rsidRPr="00000000">
        <w:rPr>
          <w:rtl w:val="0"/>
        </w:rPr>
        <w:t xml:space="preserve">        · Mặc định = 0</w:t>
      </w:r>
    </w:p>
    <w:p w:rsidR="00000000" w:rsidDel="00000000" w:rsidP="00000000" w:rsidRDefault="00000000" w:rsidRPr="00000000" w14:paraId="00001855">
      <w:pPr>
        <w:rPr/>
      </w:pPr>
      <w:r w:rsidDel="00000000" w:rsidR="00000000" w:rsidRPr="00000000">
        <w:rPr>
          <w:rtl w:val="0"/>
        </w:rPr>
        <w:t xml:space="preserve">        Đánh dấu cấu hình được phép trả về cho client; các cấu hình nhạy cảm phải để bằng 0.</w:t>
      </w:r>
    </w:p>
    <w:p w:rsidR="00000000" w:rsidDel="00000000" w:rsidP="00000000" w:rsidRDefault="00000000" w:rsidRPr="00000000" w14:paraId="00001856">
      <w:pPr>
        <w:rPr/>
      </w:pPr>
      <w:r w:rsidDel="00000000" w:rsidR="00000000" w:rsidRPr="00000000">
        <w:rPr>
          <w:rtl w:val="0"/>
        </w:rPr>
        <w:t xml:space="preserve">    8. updated_by                   BIGINT UNSIGNED            Null:YES  [FK]</w:t>
      </w:r>
    </w:p>
    <w:p w:rsidR="00000000" w:rsidDel="00000000" w:rsidP="00000000" w:rsidRDefault="00000000" w:rsidRPr="00000000" w14:paraId="00001857">
      <w:pPr>
        <w:rPr/>
      </w:pPr>
      <w:r w:rsidDel="00000000" w:rsidR="00000000" w:rsidRPr="00000000">
        <w:rPr>
          <w:rtl w:val="0"/>
        </w:rPr>
        <w:t xml:space="preserve">        Người cập nhật gần nhất.</w:t>
      </w:r>
    </w:p>
    <w:p w:rsidR="00000000" w:rsidDel="00000000" w:rsidP="00000000" w:rsidRDefault="00000000" w:rsidRPr="00000000" w14:paraId="00001858">
      <w:pPr>
        <w:rPr/>
      </w:pPr>
      <w:r w:rsidDel="00000000" w:rsidR="00000000" w:rsidRPr="00000000">
        <w:rPr>
          <w:rtl w:val="0"/>
        </w:rPr>
        <w:t xml:space="preserve">    9. updated_at                   DATETIME(3)                Null:NO  </w:t>
      </w:r>
    </w:p>
    <w:p w:rsidR="00000000" w:rsidDel="00000000" w:rsidP="00000000" w:rsidRDefault="00000000" w:rsidRPr="00000000" w14:paraId="00001859">
      <w:pPr>
        <w:rPr/>
      </w:pPr>
      <w:r w:rsidDel="00000000" w:rsidR="00000000" w:rsidRPr="00000000">
        <w:rPr>
          <w:rtl w:val="0"/>
        </w:rPr>
        <w:t xml:space="preserve">        · Mặc định = CURRENT_TIMESTAMP(3)  |  AUTO-UPDATE</w:t>
      </w:r>
    </w:p>
    <w:p w:rsidR="00000000" w:rsidDel="00000000" w:rsidP="00000000" w:rsidRDefault="00000000" w:rsidRPr="00000000" w14:paraId="0000185A">
      <w:pPr>
        <w:rPr/>
      </w:pPr>
      <w:r w:rsidDel="00000000" w:rsidR="00000000" w:rsidRPr="00000000">
        <w:rPr>
          <w:rtl w:val="0"/>
        </w:rPr>
        <w:t xml:space="preserve">        Thời điểm cập nhật gần nhất (tự động cập nhật).</w:t>
      </w:r>
    </w:p>
    <w:p w:rsidR="00000000" w:rsidDel="00000000" w:rsidP="00000000" w:rsidRDefault="00000000" w:rsidRPr="00000000" w14:paraId="0000185B">
      <w:pPr>
        <w:rPr/>
      </w:pPr>
      <w:r w:rsidDel="00000000" w:rsidR="00000000" w:rsidRPr="00000000">
        <w:rPr>
          <w:rtl w:val="0"/>
        </w:rPr>
      </w:r>
    </w:p>
    <w:p w:rsidR="00000000" w:rsidDel="00000000" w:rsidP="00000000" w:rsidRDefault="00000000" w:rsidRPr="00000000" w14:paraId="0000185C">
      <w:pPr>
        <w:rPr/>
      </w:pPr>
      <w:r w:rsidDel="00000000" w:rsidR="00000000" w:rsidRPr="00000000">
        <w:rPr>
          <w:rtl w:val="0"/>
        </w:rPr>
      </w:r>
    </w:p>
    <w:p w:rsidR="00000000" w:rsidDel="00000000" w:rsidP="00000000" w:rsidRDefault="00000000" w:rsidRPr="00000000" w14:paraId="0000185D">
      <w:pPr>
        <w:rPr/>
      </w:pPr>
      <w:r w:rsidDel="00000000" w:rsidR="00000000" w:rsidRPr="00000000">
        <w:rPr>
          <w:rtl w:val="0"/>
        </w:rPr>
        <w:t xml:space="preserve">====================================================================================================</w:t>
      </w:r>
    </w:p>
    <w:p w:rsidR="00000000" w:rsidDel="00000000" w:rsidP="00000000" w:rsidRDefault="00000000" w:rsidRPr="00000000" w14:paraId="0000185E">
      <w:pPr>
        <w:rPr/>
      </w:pPr>
      <w:r w:rsidDel="00000000" w:rsidR="00000000" w:rsidRPr="00000000">
        <w:rPr>
          <w:rtl w:val="0"/>
        </w:rPr>
        <w:t xml:space="preserve">BẢNG 76/95 :  FEATURED_WORKSPACE</w:t>
      </w:r>
    </w:p>
    <w:p w:rsidR="00000000" w:rsidDel="00000000" w:rsidP="00000000" w:rsidRDefault="00000000" w:rsidRPr="00000000" w14:paraId="0000185F">
      <w:pPr>
        <w:rPr/>
      </w:pPr>
      <w:r w:rsidDel="00000000" w:rsidR="00000000" w:rsidRPr="00000000">
        <w:rPr>
          <w:rtl w:val="0"/>
        </w:rPr>
        <w:t xml:space="preserve">====================================================================================================</w:t>
      </w:r>
    </w:p>
    <w:p w:rsidR="00000000" w:rsidDel="00000000" w:rsidP="00000000" w:rsidRDefault="00000000" w:rsidRPr="00000000" w14:paraId="00001860">
      <w:pPr>
        <w:rPr/>
      </w:pPr>
      <w:r w:rsidDel="00000000" w:rsidR="00000000" w:rsidRPr="00000000">
        <w:rPr>
          <w:rtl w:val="0"/>
        </w:rPr>
      </w:r>
    </w:p>
    <w:p w:rsidR="00000000" w:rsidDel="00000000" w:rsidP="00000000" w:rsidRDefault="00000000" w:rsidRPr="00000000" w14:paraId="00001861">
      <w:pPr>
        <w:rPr/>
      </w:pPr>
      <w:r w:rsidDel="00000000" w:rsidR="00000000" w:rsidRPr="00000000">
        <w:rPr>
          <w:rtl w:val="0"/>
        </w:rPr>
        <w:t xml:space="preserve">Ý NGHĨA: Workspace nổi bật do Admin cấu hình (M17-UC17..UC20).</w:t>
      </w:r>
    </w:p>
    <w:p w:rsidR="00000000" w:rsidDel="00000000" w:rsidP="00000000" w:rsidRDefault="00000000" w:rsidRPr="00000000" w14:paraId="00001862">
      <w:pPr>
        <w:rPr/>
      </w:pPr>
      <w:r w:rsidDel="00000000" w:rsidR="00000000" w:rsidRPr="00000000">
        <w:rPr>
          <w:rtl w:val="0"/>
        </w:rPr>
      </w:r>
    </w:p>
    <w:p w:rsidR="00000000" w:rsidDel="00000000" w:rsidP="00000000" w:rsidRDefault="00000000" w:rsidRPr="00000000" w14:paraId="00001863">
      <w:pPr>
        <w:rPr/>
      </w:pPr>
      <w:r w:rsidDel="00000000" w:rsidR="00000000" w:rsidRPr="00000000">
        <w:rPr>
          <w:rtl w:val="0"/>
        </w:rPr>
        <w:t xml:space="preserve">  Khoá chính : id</w:t>
      </w:r>
    </w:p>
    <w:p w:rsidR="00000000" w:rsidDel="00000000" w:rsidP="00000000" w:rsidRDefault="00000000" w:rsidRPr="00000000" w14:paraId="00001864">
      <w:pPr>
        <w:rPr/>
      </w:pPr>
      <w:r w:rsidDel="00000000" w:rsidR="00000000" w:rsidRPr="00000000">
        <w:rPr>
          <w:rtl w:val="0"/>
        </w:rPr>
        <w:t xml:space="preserve">  Duy nhất   : uk_fw_placement_position (placement, position, start_at)</w:t>
      </w:r>
    </w:p>
    <w:p w:rsidR="00000000" w:rsidDel="00000000" w:rsidP="00000000" w:rsidRDefault="00000000" w:rsidRPr="00000000" w14:paraId="00001865">
      <w:pPr>
        <w:rPr/>
      </w:pPr>
      <w:r w:rsidDel="00000000" w:rsidR="00000000" w:rsidRPr="00000000">
        <w:rPr>
          <w:rtl w:val="0"/>
        </w:rPr>
        <w:t xml:space="preserve">  Tham chiếu tới:</w:t>
      </w:r>
    </w:p>
    <w:p w:rsidR="00000000" w:rsidDel="00000000" w:rsidP="00000000" w:rsidRDefault="00000000" w:rsidRPr="00000000" w14:paraId="00001866">
      <w:pPr>
        <w:rPr/>
      </w:pPr>
      <w:r w:rsidDel="00000000" w:rsidR="00000000" w:rsidRPr="00000000">
        <w:rPr>
          <w:rtl w:val="0"/>
        </w:rPr>
        <w:t xml:space="preserve">      - workspace_id               -&gt; workspace.id   [ON DELETE CASCADE]</w:t>
      </w:r>
    </w:p>
    <w:p w:rsidR="00000000" w:rsidDel="00000000" w:rsidP="00000000" w:rsidRDefault="00000000" w:rsidRPr="00000000" w14:paraId="00001867">
      <w:pPr>
        <w:rPr/>
      </w:pPr>
      <w:r w:rsidDel="00000000" w:rsidR="00000000" w:rsidRPr="00000000">
        <w:rPr>
          <w:rtl w:val="0"/>
        </w:rPr>
        <w:t xml:space="preserve">      - created_by                 -&gt; user_account.id   [ON DELETE RESTRICT]</w:t>
      </w:r>
    </w:p>
    <w:p w:rsidR="00000000" w:rsidDel="00000000" w:rsidP="00000000" w:rsidRDefault="00000000" w:rsidRPr="00000000" w14:paraId="00001868">
      <w:pPr>
        <w:rPr/>
      </w:pPr>
      <w:r w:rsidDel="00000000" w:rsidR="00000000" w:rsidRPr="00000000">
        <w:rPr>
          <w:rtl w:val="0"/>
        </w:rPr>
      </w:r>
    </w:p>
    <w:p w:rsidR="00000000" w:rsidDel="00000000" w:rsidP="00000000" w:rsidRDefault="00000000" w:rsidRPr="00000000" w14:paraId="00001869">
      <w:pPr>
        <w:rPr/>
      </w:pPr>
      <w:r w:rsidDel="00000000" w:rsidR="00000000" w:rsidRPr="00000000">
        <w:rPr>
          <w:rtl w:val="0"/>
        </w:rPr>
        <w:t xml:space="preserve">  DANH SÁCH THUỘC TÍNH</w:t>
      </w:r>
    </w:p>
    <w:p w:rsidR="00000000" w:rsidDel="00000000" w:rsidP="00000000" w:rsidRDefault="00000000" w:rsidRPr="00000000" w14:paraId="0000186A">
      <w:pPr>
        <w:rPr/>
      </w:pPr>
      <w:r w:rsidDel="00000000" w:rsidR="00000000" w:rsidRPr="00000000">
        <w:rPr>
          <w:rtl w:val="0"/>
        </w:rPr>
        <w:t xml:space="preserve">  --------------------------------------------------------------------------------------------------</w:t>
      </w:r>
    </w:p>
    <w:p w:rsidR="00000000" w:rsidDel="00000000" w:rsidP="00000000" w:rsidRDefault="00000000" w:rsidRPr="00000000" w14:paraId="0000186B">
      <w:pPr>
        <w:rPr/>
      </w:pPr>
      <w:r w:rsidDel="00000000" w:rsidR="00000000" w:rsidRPr="00000000">
        <w:rPr>
          <w:rtl w:val="0"/>
        </w:rPr>
        <w:t xml:space="preserve">    1. id                           BIGINT UNSIGNED            Null:NO   [PK]</w:t>
      </w:r>
    </w:p>
    <w:p w:rsidR="00000000" w:rsidDel="00000000" w:rsidP="00000000" w:rsidRDefault="00000000" w:rsidRPr="00000000" w14:paraId="0000186C">
      <w:pPr>
        <w:rPr/>
      </w:pPr>
      <w:r w:rsidDel="00000000" w:rsidR="00000000" w:rsidRPr="00000000">
        <w:rPr>
          <w:rtl w:val="0"/>
        </w:rPr>
        <w:t xml:space="preserve">        · AUTO_INCREMENT</w:t>
      </w:r>
    </w:p>
    <w:p w:rsidR="00000000" w:rsidDel="00000000" w:rsidP="00000000" w:rsidRDefault="00000000" w:rsidRPr="00000000" w14:paraId="0000186D">
      <w:pPr>
        <w:rPr/>
      </w:pPr>
      <w:r w:rsidDel="00000000" w:rsidR="00000000" w:rsidRPr="00000000">
        <w:rPr>
          <w:rtl w:val="0"/>
        </w:rPr>
        <w:t xml:space="preserve">        Khoá chính, tự tăng.</w:t>
      </w:r>
    </w:p>
    <w:p w:rsidR="00000000" w:rsidDel="00000000" w:rsidP="00000000" w:rsidRDefault="00000000" w:rsidRPr="00000000" w14:paraId="0000186E">
      <w:pPr>
        <w:rPr/>
      </w:pPr>
      <w:r w:rsidDel="00000000" w:rsidR="00000000" w:rsidRPr="00000000">
        <w:rPr>
          <w:rtl w:val="0"/>
        </w:rPr>
        <w:t xml:space="preserve">    2. workspace_id                 BIGINT UNSIGNED            Null:NO   [FK]</w:t>
      </w:r>
    </w:p>
    <w:p w:rsidR="00000000" w:rsidDel="00000000" w:rsidP="00000000" w:rsidRDefault="00000000" w:rsidRPr="00000000" w14:paraId="0000186F">
      <w:pPr>
        <w:rPr/>
      </w:pPr>
      <w:r w:rsidDel="00000000" w:rsidR="00000000" w:rsidRPr="00000000">
        <w:rPr>
          <w:rtl w:val="0"/>
        </w:rPr>
        <w:t xml:space="preserve">        Khoá ngoại tới bảng workspace (Không gian làm việc).</w:t>
      </w:r>
    </w:p>
    <w:p w:rsidR="00000000" w:rsidDel="00000000" w:rsidP="00000000" w:rsidRDefault="00000000" w:rsidRPr="00000000" w14:paraId="00001870">
      <w:pPr>
        <w:rPr/>
      </w:pPr>
      <w:r w:rsidDel="00000000" w:rsidR="00000000" w:rsidRPr="00000000">
        <w:rPr>
          <w:rtl w:val="0"/>
        </w:rPr>
        <w:t xml:space="preserve">    3. placement                    ENUM('HOMEPAGE_HERO','HOMEPAGE_LIST','SEARCH_TOP','CATEGORY') Null:NO   [UQ]</w:t>
      </w:r>
    </w:p>
    <w:p w:rsidR="00000000" w:rsidDel="00000000" w:rsidP="00000000" w:rsidRDefault="00000000" w:rsidRPr="00000000" w14:paraId="00001871">
      <w:pPr>
        <w:rPr/>
      </w:pPr>
      <w:r w:rsidDel="00000000" w:rsidR="00000000" w:rsidRPr="00000000">
        <w:rPr>
          <w:rtl w:val="0"/>
        </w:rPr>
        <w:t xml:space="preserve">        · Mặc định = 'HOMEPAGE_LIST'</w:t>
      </w:r>
    </w:p>
    <w:p w:rsidR="00000000" w:rsidDel="00000000" w:rsidP="00000000" w:rsidRDefault="00000000" w:rsidRPr="00000000" w14:paraId="00001872">
      <w:pPr>
        <w:rPr/>
      </w:pPr>
      <w:r w:rsidDel="00000000" w:rsidR="00000000" w:rsidRPr="00000000">
        <w:rPr>
          <w:rtl w:val="0"/>
        </w:rPr>
        <w:t xml:space="preserve">        Khu vực trên giao diện nơi nội dung được hiển thị.</w:t>
      </w:r>
    </w:p>
    <w:p w:rsidR="00000000" w:rsidDel="00000000" w:rsidP="00000000" w:rsidRDefault="00000000" w:rsidRPr="00000000" w14:paraId="00001873">
      <w:pPr>
        <w:rPr/>
      </w:pPr>
      <w:r w:rsidDel="00000000" w:rsidR="00000000" w:rsidRPr="00000000">
        <w:rPr>
          <w:rtl w:val="0"/>
        </w:rPr>
        <w:t xml:space="preserve">        Giá trị hợp lệ: HOMEPAGE_HERO | HOMEPAGE_LIST | SEARCH_TOP | CATEGORY</w:t>
      </w:r>
    </w:p>
    <w:p w:rsidR="00000000" w:rsidDel="00000000" w:rsidP="00000000" w:rsidRDefault="00000000" w:rsidRPr="00000000" w14:paraId="00001874">
      <w:pPr>
        <w:rPr/>
      </w:pPr>
      <w:r w:rsidDel="00000000" w:rsidR="00000000" w:rsidRPr="00000000">
        <w:rPr>
          <w:rtl w:val="0"/>
        </w:rPr>
        <w:t xml:space="preserve">    4. position                     SMALLINT UNSIGNED          Null:NO   [UQ]</w:t>
      </w:r>
    </w:p>
    <w:p w:rsidR="00000000" w:rsidDel="00000000" w:rsidP="00000000" w:rsidRDefault="00000000" w:rsidRPr="00000000" w14:paraId="00001875">
      <w:pPr>
        <w:rPr/>
      </w:pPr>
      <w:r w:rsidDel="00000000" w:rsidR="00000000" w:rsidRPr="00000000">
        <w:rPr>
          <w:rtl w:val="0"/>
        </w:rPr>
        <w:t xml:space="preserve">        · Mặc định = 0</w:t>
      </w:r>
    </w:p>
    <w:p w:rsidR="00000000" w:rsidDel="00000000" w:rsidP="00000000" w:rsidRDefault="00000000" w:rsidRPr="00000000" w14:paraId="00001876">
      <w:pPr>
        <w:rPr/>
      </w:pPr>
      <w:r w:rsidDel="00000000" w:rsidR="00000000" w:rsidRPr="00000000">
        <w:rPr>
          <w:rtl w:val="0"/>
        </w:rPr>
        <w:t xml:space="preserve">        Vị trí sắp xếp trong danh sách hiển thị.</w:t>
      </w:r>
    </w:p>
    <w:p w:rsidR="00000000" w:rsidDel="00000000" w:rsidP="00000000" w:rsidRDefault="00000000" w:rsidRPr="00000000" w14:paraId="00001877">
      <w:pPr>
        <w:rPr/>
      </w:pPr>
      <w:r w:rsidDel="00000000" w:rsidR="00000000" w:rsidRPr="00000000">
        <w:rPr>
          <w:rtl w:val="0"/>
        </w:rPr>
        <w:t xml:space="preserve">    5. start_at                     DATETIME(3)                Null:NO   [UQ/IDX]</w:t>
      </w:r>
    </w:p>
    <w:p w:rsidR="00000000" w:rsidDel="00000000" w:rsidP="00000000" w:rsidRDefault="00000000" w:rsidRPr="00000000" w14:paraId="00001878">
      <w:pPr>
        <w:rPr/>
      </w:pPr>
      <w:r w:rsidDel="00000000" w:rsidR="00000000" w:rsidRPr="00000000">
        <w:rPr>
          <w:rtl w:val="0"/>
        </w:rPr>
        <w:t xml:space="preserve">        Thời điểm bắt đầu.</w:t>
      </w:r>
    </w:p>
    <w:p w:rsidR="00000000" w:rsidDel="00000000" w:rsidP="00000000" w:rsidRDefault="00000000" w:rsidRPr="00000000" w14:paraId="00001879">
      <w:pPr>
        <w:rPr/>
      </w:pPr>
      <w:r w:rsidDel="00000000" w:rsidR="00000000" w:rsidRPr="00000000">
        <w:rPr>
          <w:rtl w:val="0"/>
        </w:rPr>
        <w:t xml:space="preserve">    6. end_at                       DATETIME(3)                Null:YES  [IDX]</w:t>
      </w:r>
    </w:p>
    <w:p w:rsidR="00000000" w:rsidDel="00000000" w:rsidP="00000000" w:rsidRDefault="00000000" w:rsidRPr="00000000" w14:paraId="0000187A">
      <w:pPr>
        <w:rPr/>
      </w:pPr>
      <w:r w:rsidDel="00000000" w:rsidR="00000000" w:rsidRPr="00000000">
        <w:rPr>
          <w:rtl w:val="0"/>
        </w:rPr>
        <w:t xml:space="preserve">        Thời điểm kết thúc.</w:t>
      </w:r>
    </w:p>
    <w:p w:rsidR="00000000" w:rsidDel="00000000" w:rsidP="00000000" w:rsidRDefault="00000000" w:rsidRPr="00000000" w14:paraId="0000187B">
      <w:pPr>
        <w:rPr/>
      </w:pPr>
      <w:r w:rsidDel="00000000" w:rsidR="00000000" w:rsidRPr="00000000">
        <w:rPr>
          <w:rtl w:val="0"/>
        </w:rPr>
        <w:t xml:space="preserve">    7. is_active                    TINYINT(1)                 Null:NO   [IDX]</w:t>
      </w:r>
    </w:p>
    <w:p w:rsidR="00000000" w:rsidDel="00000000" w:rsidP="00000000" w:rsidRDefault="00000000" w:rsidRPr="00000000" w14:paraId="0000187C">
      <w:pPr>
        <w:rPr/>
      </w:pPr>
      <w:r w:rsidDel="00000000" w:rsidR="00000000" w:rsidRPr="00000000">
        <w:rPr>
          <w:rtl w:val="0"/>
        </w:rPr>
        <w:t xml:space="preserve">        · Mặc định = 1</w:t>
      </w:r>
    </w:p>
    <w:p w:rsidR="00000000" w:rsidDel="00000000" w:rsidP="00000000" w:rsidRDefault="00000000" w:rsidRPr="00000000" w14:paraId="0000187D">
      <w:pPr>
        <w:rPr/>
      </w:pPr>
      <w:r w:rsidDel="00000000" w:rsidR="00000000" w:rsidRPr="00000000">
        <w:rPr>
          <w:rtl w:val="0"/>
        </w:rPr>
        <w:t xml:space="preserve">        Cờ bật/tắt hiệu lực.</w:t>
      </w:r>
    </w:p>
    <w:p w:rsidR="00000000" w:rsidDel="00000000" w:rsidP="00000000" w:rsidRDefault="00000000" w:rsidRPr="00000000" w14:paraId="0000187E">
      <w:pPr>
        <w:rPr/>
      </w:pPr>
      <w:r w:rsidDel="00000000" w:rsidR="00000000" w:rsidRPr="00000000">
        <w:rPr>
          <w:rtl w:val="0"/>
        </w:rPr>
        <w:t xml:space="preserve">    8. created_by                   BIGINT UNSIGNED            Null:NO   [FK]</w:t>
      </w:r>
    </w:p>
    <w:p w:rsidR="00000000" w:rsidDel="00000000" w:rsidP="00000000" w:rsidRDefault="00000000" w:rsidRPr="00000000" w14:paraId="0000187F">
      <w:pPr>
        <w:rPr/>
      </w:pPr>
      <w:r w:rsidDel="00000000" w:rsidR="00000000" w:rsidRPr="00000000">
        <w:rPr>
          <w:rtl w:val="0"/>
        </w:rPr>
        <w:t xml:space="preserve">        Người tạo bản ghi.</w:t>
      </w:r>
    </w:p>
    <w:p w:rsidR="00000000" w:rsidDel="00000000" w:rsidP="00000000" w:rsidRDefault="00000000" w:rsidRPr="00000000" w14:paraId="00001880">
      <w:pPr>
        <w:rPr/>
      </w:pPr>
      <w:r w:rsidDel="00000000" w:rsidR="00000000" w:rsidRPr="00000000">
        <w:rPr>
          <w:rtl w:val="0"/>
        </w:rPr>
        <w:t xml:space="preserve">    9. created_at                   DATETIME(3)                Null:NO  </w:t>
      </w:r>
    </w:p>
    <w:p w:rsidR="00000000" w:rsidDel="00000000" w:rsidP="00000000" w:rsidRDefault="00000000" w:rsidRPr="00000000" w14:paraId="00001881">
      <w:pPr>
        <w:rPr/>
      </w:pPr>
      <w:r w:rsidDel="00000000" w:rsidR="00000000" w:rsidRPr="00000000">
        <w:rPr>
          <w:rtl w:val="0"/>
        </w:rPr>
        <w:t xml:space="preserve">        · Mặc định = CURRENT_TIMESTAMP(3)</w:t>
      </w:r>
    </w:p>
    <w:p w:rsidR="00000000" w:rsidDel="00000000" w:rsidP="00000000" w:rsidRDefault="00000000" w:rsidRPr="00000000" w14:paraId="00001882">
      <w:pPr>
        <w:rPr/>
      </w:pPr>
      <w:r w:rsidDel="00000000" w:rsidR="00000000" w:rsidRPr="00000000">
        <w:rPr>
          <w:rtl w:val="0"/>
        </w:rPr>
        <w:t xml:space="preserve">        Thời điểm bản ghi được tạo.</w:t>
      </w:r>
    </w:p>
    <w:p w:rsidR="00000000" w:rsidDel="00000000" w:rsidP="00000000" w:rsidRDefault="00000000" w:rsidRPr="00000000" w14:paraId="00001883">
      <w:pPr>
        <w:rPr/>
      </w:pPr>
      <w:r w:rsidDel="00000000" w:rsidR="00000000" w:rsidRPr="00000000">
        <w:rPr>
          <w:rtl w:val="0"/>
        </w:rPr>
        <w:t xml:space="preserve">   10. updated_at                   DATETIME(3)                Null:NO  </w:t>
      </w:r>
    </w:p>
    <w:p w:rsidR="00000000" w:rsidDel="00000000" w:rsidP="00000000" w:rsidRDefault="00000000" w:rsidRPr="00000000" w14:paraId="00001884">
      <w:pPr>
        <w:rPr/>
      </w:pPr>
      <w:r w:rsidDel="00000000" w:rsidR="00000000" w:rsidRPr="00000000">
        <w:rPr>
          <w:rtl w:val="0"/>
        </w:rPr>
        <w:t xml:space="preserve">        · Mặc định = CURRENT_TIMESTAMP(3)  |  AUTO-UPDATE</w:t>
      </w:r>
    </w:p>
    <w:p w:rsidR="00000000" w:rsidDel="00000000" w:rsidP="00000000" w:rsidRDefault="00000000" w:rsidRPr="00000000" w14:paraId="00001885">
      <w:pPr>
        <w:rPr/>
      </w:pPr>
      <w:r w:rsidDel="00000000" w:rsidR="00000000" w:rsidRPr="00000000">
        <w:rPr>
          <w:rtl w:val="0"/>
        </w:rPr>
        <w:t xml:space="preserve">        Thời điểm cập nhật gần nhất (tự động cập nhật).</w:t>
      </w:r>
    </w:p>
    <w:p w:rsidR="00000000" w:rsidDel="00000000" w:rsidP="00000000" w:rsidRDefault="00000000" w:rsidRPr="00000000" w14:paraId="00001886">
      <w:pPr>
        <w:rPr/>
      </w:pPr>
      <w:r w:rsidDel="00000000" w:rsidR="00000000" w:rsidRPr="00000000">
        <w:rPr>
          <w:rtl w:val="0"/>
        </w:rPr>
      </w:r>
    </w:p>
    <w:p w:rsidR="00000000" w:rsidDel="00000000" w:rsidP="00000000" w:rsidRDefault="00000000" w:rsidRPr="00000000" w14:paraId="00001887">
      <w:pPr>
        <w:rPr/>
      </w:pPr>
      <w:r w:rsidDel="00000000" w:rsidR="00000000" w:rsidRPr="00000000">
        <w:rPr>
          <w:rtl w:val="0"/>
        </w:rPr>
      </w:r>
    </w:p>
    <w:p w:rsidR="00000000" w:rsidDel="00000000" w:rsidP="00000000" w:rsidRDefault="00000000" w:rsidRPr="00000000" w14:paraId="00001888">
      <w:pPr>
        <w:rPr/>
      </w:pPr>
      <w:r w:rsidDel="00000000" w:rsidR="00000000" w:rsidRPr="00000000">
        <w:rPr>
          <w:rtl w:val="0"/>
        </w:rPr>
        <w:t xml:space="preserve">====================================================================================================</w:t>
      </w:r>
    </w:p>
    <w:p w:rsidR="00000000" w:rsidDel="00000000" w:rsidP="00000000" w:rsidRDefault="00000000" w:rsidRPr="00000000" w14:paraId="00001889">
      <w:pPr>
        <w:rPr/>
      </w:pPr>
      <w:r w:rsidDel="00000000" w:rsidR="00000000" w:rsidRPr="00000000">
        <w:rPr>
          <w:rtl w:val="0"/>
        </w:rPr>
        <w:t xml:space="preserve">BẢNG 77/95 :  PROMOTIONAL_CAMPAIGN</w:t>
      </w:r>
    </w:p>
    <w:p w:rsidR="00000000" w:rsidDel="00000000" w:rsidP="00000000" w:rsidRDefault="00000000" w:rsidRPr="00000000" w14:paraId="0000188A">
      <w:pPr>
        <w:rPr/>
      </w:pPr>
      <w:r w:rsidDel="00000000" w:rsidR="00000000" w:rsidRPr="00000000">
        <w:rPr>
          <w:rtl w:val="0"/>
        </w:rPr>
        <w:t xml:space="preserve">====================================================================================================</w:t>
      </w:r>
    </w:p>
    <w:p w:rsidR="00000000" w:rsidDel="00000000" w:rsidP="00000000" w:rsidRDefault="00000000" w:rsidRPr="00000000" w14:paraId="0000188B">
      <w:pPr>
        <w:rPr/>
      </w:pPr>
      <w:r w:rsidDel="00000000" w:rsidR="00000000" w:rsidRPr="00000000">
        <w:rPr>
          <w:rtl w:val="0"/>
        </w:rPr>
      </w:r>
    </w:p>
    <w:p w:rsidR="00000000" w:rsidDel="00000000" w:rsidP="00000000" w:rsidRDefault="00000000" w:rsidRPr="00000000" w14:paraId="0000188C">
      <w:pPr>
        <w:rPr/>
      </w:pPr>
      <w:r w:rsidDel="00000000" w:rsidR="00000000" w:rsidRPr="00000000">
        <w:rPr>
          <w:rtl w:val="0"/>
        </w:rPr>
        <w:t xml:space="preserve">Ý NGHĨA: Chiến dịch khuyến mãi nền tảng (M17-UC21..UC26).</w:t>
      </w:r>
    </w:p>
    <w:p w:rsidR="00000000" w:rsidDel="00000000" w:rsidP="00000000" w:rsidRDefault="00000000" w:rsidRPr="00000000" w14:paraId="0000188D">
      <w:pPr>
        <w:rPr/>
      </w:pPr>
      <w:r w:rsidDel="00000000" w:rsidR="00000000" w:rsidRPr="00000000">
        <w:rPr>
          <w:rtl w:val="0"/>
        </w:rPr>
      </w:r>
    </w:p>
    <w:p w:rsidR="00000000" w:rsidDel="00000000" w:rsidP="00000000" w:rsidRDefault="00000000" w:rsidRPr="00000000" w14:paraId="0000188E">
      <w:pPr>
        <w:rPr/>
      </w:pPr>
      <w:r w:rsidDel="00000000" w:rsidR="00000000" w:rsidRPr="00000000">
        <w:rPr>
          <w:rtl w:val="0"/>
        </w:rPr>
        <w:t xml:space="preserve">  Khoá chính : id</w:t>
      </w:r>
    </w:p>
    <w:p w:rsidR="00000000" w:rsidDel="00000000" w:rsidP="00000000" w:rsidRDefault="00000000" w:rsidRPr="00000000" w14:paraId="0000188F">
      <w:pPr>
        <w:rPr/>
      </w:pPr>
      <w:r w:rsidDel="00000000" w:rsidR="00000000" w:rsidRPr="00000000">
        <w:rPr>
          <w:rtl w:val="0"/>
        </w:rPr>
        <w:t xml:space="preserve">  Duy nhất   : uk_pc_code (code)</w:t>
      </w:r>
    </w:p>
    <w:p w:rsidR="00000000" w:rsidDel="00000000" w:rsidP="00000000" w:rsidRDefault="00000000" w:rsidRPr="00000000" w14:paraId="00001890">
      <w:pPr>
        <w:rPr/>
      </w:pPr>
      <w:r w:rsidDel="00000000" w:rsidR="00000000" w:rsidRPr="00000000">
        <w:rPr>
          <w:rtl w:val="0"/>
        </w:rPr>
        <w:t xml:space="preserve">  Tham chiếu tới:</w:t>
      </w:r>
    </w:p>
    <w:p w:rsidR="00000000" w:rsidDel="00000000" w:rsidP="00000000" w:rsidRDefault="00000000" w:rsidRPr="00000000" w14:paraId="00001891">
      <w:pPr>
        <w:rPr/>
      </w:pPr>
      <w:r w:rsidDel="00000000" w:rsidR="00000000" w:rsidRPr="00000000">
        <w:rPr>
          <w:rtl w:val="0"/>
        </w:rPr>
        <w:t xml:space="preserve">      - created_by                 -&gt; user_account.id   [ON DELETE RESTRICT]</w:t>
      </w:r>
    </w:p>
    <w:p w:rsidR="00000000" w:rsidDel="00000000" w:rsidP="00000000" w:rsidRDefault="00000000" w:rsidRPr="00000000" w14:paraId="00001892">
      <w:pPr>
        <w:rPr/>
      </w:pPr>
      <w:r w:rsidDel="00000000" w:rsidR="00000000" w:rsidRPr="00000000">
        <w:rPr>
          <w:rtl w:val="0"/>
        </w:rPr>
        <w:t xml:space="preserve">  Được tham chiếu bởi: campaign_workspace.campaign_id, discount_rule.campaign_id</w:t>
      </w:r>
    </w:p>
    <w:p w:rsidR="00000000" w:rsidDel="00000000" w:rsidP="00000000" w:rsidRDefault="00000000" w:rsidRPr="00000000" w14:paraId="00001893">
      <w:pPr>
        <w:rPr/>
      </w:pPr>
      <w:r w:rsidDel="00000000" w:rsidR="00000000" w:rsidRPr="00000000">
        <w:rPr>
          <w:rtl w:val="0"/>
        </w:rPr>
      </w:r>
    </w:p>
    <w:p w:rsidR="00000000" w:rsidDel="00000000" w:rsidP="00000000" w:rsidRDefault="00000000" w:rsidRPr="00000000" w14:paraId="00001894">
      <w:pPr>
        <w:rPr/>
      </w:pPr>
      <w:r w:rsidDel="00000000" w:rsidR="00000000" w:rsidRPr="00000000">
        <w:rPr>
          <w:rtl w:val="0"/>
        </w:rPr>
        <w:t xml:space="preserve">  DANH SÁCH THUỘC TÍNH</w:t>
      </w:r>
    </w:p>
    <w:p w:rsidR="00000000" w:rsidDel="00000000" w:rsidP="00000000" w:rsidRDefault="00000000" w:rsidRPr="00000000" w14:paraId="00001895">
      <w:pPr>
        <w:rPr/>
      </w:pPr>
      <w:r w:rsidDel="00000000" w:rsidR="00000000" w:rsidRPr="00000000">
        <w:rPr>
          <w:rtl w:val="0"/>
        </w:rPr>
        <w:t xml:space="preserve">  --------------------------------------------------------------------------------------------------</w:t>
      </w:r>
    </w:p>
    <w:p w:rsidR="00000000" w:rsidDel="00000000" w:rsidP="00000000" w:rsidRDefault="00000000" w:rsidRPr="00000000" w14:paraId="00001896">
      <w:pPr>
        <w:rPr/>
      </w:pPr>
      <w:r w:rsidDel="00000000" w:rsidR="00000000" w:rsidRPr="00000000">
        <w:rPr>
          <w:rtl w:val="0"/>
        </w:rPr>
        <w:t xml:space="preserve">    1. id                           BIGINT UNSIGNED            Null:NO   [PK]</w:t>
      </w:r>
    </w:p>
    <w:p w:rsidR="00000000" w:rsidDel="00000000" w:rsidP="00000000" w:rsidRDefault="00000000" w:rsidRPr="00000000" w14:paraId="00001897">
      <w:pPr>
        <w:rPr/>
      </w:pPr>
      <w:r w:rsidDel="00000000" w:rsidR="00000000" w:rsidRPr="00000000">
        <w:rPr>
          <w:rtl w:val="0"/>
        </w:rPr>
        <w:t xml:space="preserve">        · AUTO_INCREMENT</w:t>
      </w:r>
    </w:p>
    <w:p w:rsidR="00000000" w:rsidDel="00000000" w:rsidP="00000000" w:rsidRDefault="00000000" w:rsidRPr="00000000" w14:paraId="00001898">
      <w:pPr>
        <w:rPr/>
      </w:pPr>
      <w:r w:rsidDel="00000000" w:rsidR="00000000" w:rsidRPr="00000000">
        <w:rPr>
          <w:rtl w:val="0"/>
        </w:rPr>
        <w:t xml:space="preserve">        Khoá chính, tự tăng.</w:t>
      </w:r>
    </w:p>
    <w:p w:rsidR="00000000" w:rsidDel="00000000" w:rsidP="00000000" w:rsidRDefault="00000000" w:rsidRPr="00000000" w14:paraId="00001899">
      <w:pPr>
        <w:rPr/>
      </w:pPr>
      <w:r w:rsidDel="00000000" w:rsidR="00000000" w:rsidRPr="00000000">
        <w:rPr>
          <w:rtl w:val="0"/>
        </w:rPr>
        <w:t xml:space="preserve">    2. code                         VARCHAR(50)                Null:NO   [UQ]</w:t>
      </w:r>
    </w:p>
    <w:p w:rsidR="00000000" w:rsidDel="00000000" w:rsidP="00000000" w:rsidRDefault="00000000" w:rsidRPr="00000000" w14:paraId="0000189A">
      <w:pPr>
        <w:rPr/>
      </w:pPr>
      <w:r w:rsidDel="00000000" w:rsidR="00000000" w:rsidRPr="00000000">
        <w:rPr>
          <w:rtl w:val="0"/>
        </w:rPr>
        <w:t xml:space="preserve">        Mã định danh nghiệp vụ, duy nhất.</w:t>
      </w:r>
    </w:p>
    <w:p w:rsidR="00000000" w:rsidDel="00000000" w:rsidP="00000000" w:rsidRDefault="00000000" w:rsidRPr="00000000" w14:paraId="0000189B">
      <w:pPr>
        <w:rPr/>
      </w:pPr>
      <w:r w:rsidDel="00000000" w:rsidR="00000000" w:rsidRPr="00000000">
        <w:rPr>
          <w:rtl w:val="0"/>
        </w:rPr>
        <w:t xml:space="preserve">    3. name                         VARCHAR(200)               Null:NO  </w:t>
      </w:r>
    </w:p>
    <w:p w:rsidR="00000000" w:rsidDel="00000000" w:rsidP="00000000" w:rsidRDefault="00000000" w:rsidRPr="00000000" w14:paraId="0000189C">
      <w:pPr>
        <w:rPr/>
      </w:pPr>
      <w:r w:rsidDel="00000000" w:rsidR="00000000" w:rsidRPr="00000000">
        <w:rPr>
          <w:rtl w:val="0"/>
        </w:rPr>
        <w:t xml:space="preserve">        Tên hiển thị.</w:t>
      </w:r>
    </w:p>
    <w:p w:rsidR="00000000" w:rsidDel="00000000" w:rsidP="00000000" w:rsidRDefault="00000000" w:rsidRPr="00000000" w14:paraId="0000189D">
      <w:pPr>
        <w:rPr/>
      </w:pPr>
      <w:r w:rsidDel="00000000" w:rsidR="00000000" w:rsidRPr="00000000">
        <w:rPr>
          <w:rtl w:val="0"/>
        </w:rPr>
        <w:t xml:space="preserve">    4. description                  TEXT                       Null:YES </w:t>
      </w:r>
    </w:p>
    <w:p w:rsidR="00000000" w:rsidDel="00000000" w:rsidP="00000000" w:rsidRDefault="00000000" w:rsidRPr="00000000" w14:paraId="0000189E">
      <w:pPr>
        <w:rPr/>
      </w:pPr>
      <w:r w:rsidDel="00000000" w:rsidR="00000000" w:rsidRPr="00000000">
        <w:rPr>
          <w:rtl w:val="0"/>
        </w:rPr>
        <w:t xml:space="preserve">        Mô tả chi tiết.</w:t>
      </w:r>
    </w:p>
    <w:p w:rsidR="00000000" w:rsidDel="00000000" w:rsidP="00000000" w:rsidRDefault="00000000" w:rsidRPr="00000000" w14:paraId="0000189F">
      <w:pPr>
        <w:rPr/>
      </w:pPr>
      <w:r w:rsidDel="00000000" w:rsidR="00000000" w:rsidRPr="00000000">
        <w:rPr>
          <w:rtl w:val="0"/>
        </w:rPr>
        <w:t xml:space="preserve">    5. banner_url                   VARCHAR(512)               Null:YES </w:t>
      </w:r>
    </w:p>
    <w:p w:rsidR="00000000" w:rsidDel="00000000" w:rsidP="00000000" w:rsidRDefault="00000000" w:rsidRPr="00000000" w14:paraId="000018A0">
      <w:pPr>
        <w:rPr/>
      </w:pPr>
      <w:r w:rsidDel="00000000" w:rsidR="00000000" w:rsidRPr="00000000">
        <w:rPr>
          <w:rtl w:val="0"/>
        </w:rPr>
        <w:t xml:space="preserve">        Đường dẫn ảnh biểu ngữ.</w:t>
      </w:r>
    </w:p>
    <w:p w:rsidR="00000000" w:rsidDel="00000000" w:rsidP="00000000" w:rsidRDefault="00000000" w:rsidRPr="00000000" w14:paraId="000018A1">
      <w:pPr>
        <w:rPr/>
      </w:pPr>
      <w:r w:rsidDel="00000000" w:rsidR="00000000" w:rsidRPr="00000000">
        <w:rPr>
          <w:rtl w:val="0"/>
        </w:rPr>
        <w:t xml:space="preserve">    6. scope                        ENUM('PLATFORM','CITY','WORKSPACE_LIST','SEAT_TYPE') Null:NO  </w:t>
      </w:r>
    </w:p>
    <w:p w:rsidR="00000000" w:rsidDel="00000000" w:rsidP="00000000" w:rsidRDefault="00000000" w:rsidRPr="00000000" w14:paraId="000018A2">
      <w:pPr>
        <w:rPr/>
      </w:pPr>
      <w:r w:rsidDel="00000000" w:rsidR="00000000" w:rsidRPr="00000000">
        <w:rPr>
          <w:rtl w:val="0"/>
        </w:rPr>
        <w:t xml:space="preserve">        · Mặc định = 'PLATFORM'</w:t>
      </w:r>
    </w:p>
    <w:p w:rsidR="00000000" w:rsidDel="00000000" w:rsidP="00000000" w:rsidRDefault="00000000" w:rsidRPr="00000000" w14:paraId="000018A3">
      <w:pPr>
        <w:rPr/>
      </w:pPr>
      <w:r w:rsidDel="00000000" w:rsidR="00000000" w:rsidRPr="00000000">
        <w:rPr>
          <w:rtl w:val="0"/>
        </w:rPr>
        <w:t xml:space="preserve">        Phạm vi áp dụng.</w:t>
      </w:r>
    </w:p>
    <w:p w:rsidR="00000000" w:rsidDel="00000000" w:rsidP="00000000" w:rsidRDefault="00000000" w:rsidRPr="00000000" w14:paraId="000018A4">
      <w:pPr>
        <w:rPr/>
      </w:pPr>
      <w:r w:rsidDel="00000000" w:rsidR="00000000" w:rsidRPr="00000000">
        <w:rPr>
          <w:rtl w:val="0"/>
        </w:rPr>
        <w:t xml:space="preserve">        Giá trị hợp lệ: PLATFORM | CITY | WORKSPACE_LIST | SEAT_TYPE</w:t>
      </w:r>
    </w:p>
    <w:p w:rsidR="00000000" w:rsidDel="00000000" w:rsidP="00000000" w:rsidRDefault="00000000" w:rsidRPr="00000000" w14:paraId="000018A5">
      <w:pPr>
        <w:rPr/>
      </w:pPr>
      <w:r w:rsidDel="00000000" w:rsidR="00000000" w:rsidRPr="00000000">
        <w:rPr>
          <w:rtl w:val="0"/>
        </w:rPr>
        <w:t xml:space="preserve">    7. target_city                  VARCHAR(100)               Null:YES </w:t>
      </w:r>
    </w:p>
    <w:p w:rsidR="00000000" w:rsidDel="00000000" w:rsidP="00000000" w:rsidRDefault="00000000" w:rsidRPr="00000000" w14:paraId="000018A6">
      <w:pPr>
        <w:rPr/>
      </w:pPr>
      <w:r w:rsidDel="00000000" w:rsidR="00000000" w:rsidRPr="00000000">
        <w:rPr>
          <w:rtl w:val="0"/>
        </w:rPr>
        <w:t xml:space="preserve">        Tỉnh/Thành phố mà chiến dịch nhắm tới.</w:t>
      </w:r>
    </w:p>
    <w:p w:rsidR="00000000" w:rsidDel="00000000" w:rsidP="00000000" w:rsidRDefault="00000000" w:rsidRPr="00000000" w14:paraId="000018A7">
      <w:pPr>
        <w:rPr/>
      </w:pPr>
      <w:r w:rsidDel="00000000" w:rsidR="00000000" w:rsidRPr="00000000">
        <w:rPr>
          <w:rtl w:val="0"/>
        </w:rPr>
        <w:t xml:space="preserve">    8. eligibility                  ENUM('ALL','NEW_CUSTOMER','MEMBER_ONLY','SELECTED_CUSTOMERS') Null:NO  </w:t>
      </w:r>
    </w:p>
    <w:p w:rsidR="00000000" w:rsidDel="00000000" w:rsidP="00000000" w:rsidRDefault="00000000" w:rsidRPr="00000000" w14:paraId="000018A8">
      <w:pPr>
        <w:rPr/>
      </w:pPr>
      <w:r w:rsidDel="00000000" w:rsidR="00000000" w:rsidRPr="00000000">
        <w:rPr>
          <w:rtl w:val="0"/>
        </w:rPr>
        <w:t xml:space="preserve">        · Mặc định = 'ALL'</w:t>
      </w:r>
    </w:p>
    <w:p w:rsidR="00000000" w:rsidDel="00000000" w:rsidP="00000000" w:rsidRDefault="00000000" w:rsidRPr="00000000" w14:paraId="000018A9">
      <w:pPr>
        <w:rPr/>
      </w:pPr>
      <w:r w:rsidDel="00000000" w:rsidR="00000000" w:rsidRPr="00000000">
        <w:rPr>
          <w:rtl w:val="0"/>
        </w:rPr>
        <w:t xml:space="preserve">        Điều kiện đối tượng được hưởng ưu đãi.</w:t>
      </w:r>
    </w:p>
    <w:p w:rsidR="00000000" w:rsidDel="00000000" w:rsidP="00000000" w:rsidRDefault="00000000" w:rsidRPr="00000000" w14:paraId="000018AA">
      <w:pPr>
        <w:rPr/>
      </w:pPr>
      <w:r w:rsidDel="00000000" w:rsidR="00000000" w:rsidRPr="00000000">
        <w:rPr>
          <w:rtl w:val="0"/>
        </w:rPr>
        <w:t xml:space="preserve">        Giá trị hợp lệ: ALL | NEW_CUSTOMER | MEMBER_ONLY | SELECTED_CUSTOMERS</w:t>
      </w:r>
    </w:p>
    <w:p w:rsidR="00000000" w:rsidDel="00000000" w:rsidP="00000000" w:rsidRDefault="00000000" w:rsidRPr="00000000" w14:paraId="000018AB">
      <w:pPr>
        <w:rPr/>
      </w:pPr>
      <w:r w:rsidDel="00000000" w:rsidR="00000000" w:rsidRPr="00000000">
        <w:rPr>
          <w:rtl w:val="0"/>
        </w:rPr>
        <w:t xml:space="preserve">    9. budget_limit                 DECIMAL(18,2)              Null:YES </w:t>
      </w:r>
    </w:p>
    <w:p w:rsidR="00000000" w:rsidDel="00000000" w:rsidP="00000000" w:rsidRDefault="00000000" w:rsidRPr="00000000" w14:paraId="000018AC">
      <w:pPr>
        <w:rPr/>
      </w:pPr>
      <w:r w:rsidDel="00000000" w:rsidR="00000000" w:rsidRPr="00000000">
        <w:rPr>
          <w:rtl w:val="0"/>
        </w:rPr>
        <w:t xml:space="preserve">        Ngân sách tối đa của chiến dịch khuyến mãi.</w:t>
      </w:r>
    </w:p>
    <w:p w:rsidR="00000000" w:rsidDel="00000000" w:rsidP="00000000" w:rsidRDefault="00000000" w:rsidRPr="00000000" w14:paraId="000018AD">
      <w:pPr>
        <w:rPr/>
      </w:pPr>
      <w:r w:rsidDel="00000000" w:rsidR="00000000" w:rsidRPr="00000000">
        <w:rPr>
          <w:rtl w:val="0"/>
        </w:rPr>
        <w:t xml:space="preserve">   10. budget_used                  DECIMAL(18,2)              Null:NO  </w:t>
      </w:r>
    </w:p>
    <w:p w:rsidR="00000000" w:rsidDel="00000000" w:rsidP="00000000" w:rsidRDefault="00000000" w:rsidRPr="00000000" w14:paraId="000018AE">
      <w:pPr>
        <w:rPr/>
      </w:pPr>
      <w:r w:rsidDel="00000000" w:rsidR="00000000" w:rsidRPr="00000000">
        <w:rPr>
          <w:rtl w:val="0"/>
        </w:rPr>
        <w:t xml:space="preserve">        · Mặc định = 0</w:t>
      </w:r>
    </w:p>
    <w:p w:rsidR="00000000" w:rsidDel="00000000" w:rsidP="00000000" w:rsidRDefault="00000000" w:rsidRPr="00000000" w14:paraId="000018AF">
      <w:pPr>
        <w:rPr/>
      </w:pPr>
      <w:r w:rsidDel="00000000" w:rsidR="00000000" w:rsidRPr="00000000">
        <w:rPr>
          <w:rtl w:val="0"/>
        </w:rPr>
        <w:t xml:space="preserve">        Ngân sách đã tiêu tốn của chiến dịch.</w:t>
      </w:r>
    </w:p>
    <w:p w:rsidR="00000000" w:rsidDel="00000000" w:rsidP="00000000" w:rsidRDefault="00000000" w:rsidRPr="00000000" w14:paraId="000018B0">
      <w:pPr>
        <w:rPr/>
      </w:pPr>
      <w:r w:rsidDel="00000000" w:rsidR="00000000" w:rsidRPr="00000000">
        <w:rPr>
          <w:rtl w:val="0"/>
        </w:rPr>
        <w:t xml:space="preserve">   11. max_redemptions              INT UNSIGNED               Null:YES </w:t>
      </w:r>
    </w:p>
    <w:p w:rsidR="00000000" w:rsidDel="00000000" w:rsidP="00000000" w:rsidRDefault="00000000" w:rsidRPr="00000000" w14:paraId="000018B1">
      <w:pPr>
        <w:rPr/>
      </w:pPr>
      <w:r w:rsidDel="00000000" w:rsidR="00000000" w:rsidRPr="00000000">
        <w:rPr>
          <w:rtl w:val="0"/>
        </w:rPr>
        <w:t xml:space="preserve">        Số lượt đổi ưu đãi tối đa của chiến dịch.</w:t>
      </w:r>
    </w:p>
    <w:p w:rsidR="00000000" w:rsidDel="00000000" w:rsidP="00000000" w:rsidRDefault="00000000" w:rsidRPr="00000000" w14:paraId="000018B2">
      <w:pPr>
        <w:rPr/>
      </w:pPr>
      <w:r w:rsidDel="00000000" w:rsidR="00000000" w:rsidRPr="00000000">
        <w:rPr>
          <w:rtl w:val="0"/>
        </w:rPr>
        <w:t xml:space="preserve">   12. start_at                     DATETIME(3)                Null:NO   [IDX]</w:t>
      </w:r>
    </w:p>
    <w:p w:rsidR="00000000" w:rsidDel="00000000" w:rsidP="00000000" w:rsidRDefault="00000000" w:rsidRPr="00000000" w14:paraId="000018B3">
      <w:pPr>
        <w:rPr/>
      </w:pPr>
      <w:r w:rsidDel="00000000" w:rsidR="00000000" w:rsidRPr="00000000">
        <w:rPr>
          <w:rtl w:val="0"/>
        </w:rPr>
        <w:t xml:space="preserve">        Thời điểm bắt đầu.</w:t>
      </w:r>
    </w:p>
    <w:p w:rsidR="00000000" w:rsidDel="00000000" w:rsidP="00000000" w:rsidRDefault="00000000" w:rsidRPr="00000000" w14:paraId="000018B4">
      <w:pPr>
        <w:rPr/>
      </w:pPr>
      <w:r w:rsidDel="00000000" w:rsidR="00000000" w:rsidRPr="00000000">
        <w:rPr>
          <w:rtl w:val="0"/>
        </w:rPr>
        <w:t xml:space="preserve">   13. end_at                       DATETIME(3)                Null:NO   [IDX]</w:t>
      </w:r>
    </w:p>
    <w:p w:rsidR="00000000" w:rsidDel="00000000" w:rsidP="00000000" w:rsidRDefault="00000000" w:rsidRPr="00000000" w14:paraId="000018B5">
      <w:pPr>
        <w:rPr/>
      </w:pPr>
      <w:r w:rsidDel="00000000" w:rsidR="00000000" w:rsidRPr="00000000">
        <w:rPr>
          <w:rtl w:val="0"/>
        </w:rPr>
        <w:t xml:space="preserve">        Thời điểm kết thúc.</w:t>
      </w:r>
    </w:p>
    <w:p w:rsidR="00000000" w:rsidDel="00000000" w:rsidP="00000000" w:rsidRDefault="00000000" w:rsidRPr="00000000" w14:paraId="000018B6">
      <w:pPr>
        <w:rPr/>
      </w:pPr>
      <w:r w:rsidDel="00000000" w:rsidR="00000000" w:rsidRPr="00000000">
        <w:rPr>
          <w:rtl w:val="0"/>
        </w:rPr>
        <w:t xml:space="preserve">   14. status                       ENUM('DRAFT','SCHEDULED','ACTIVE','PAUSED','ENDED','CANCELLED') Null:NO   [IDX]</w:t>
      </w:r>
    </w:p>
    <w:p w:rsidR="00000000" w:rsidDel="00000000" w:rsidP="00000000" w:rsidRDefault="00000000" w:rsidRPr="00000000" w14:paraId="000018B7">
      <w:pPr>
        <w:rPr/>
      </w:pPr>
      <w:r w:rsidDel="00000000" w:rsidR="00000000" w:rsidRPr="00000000">
        <w:rPr>
          <w:rtl w:val="0"/>
        </w:rPr>
        <w:t xml:space="preserve">        · Mặc định = 'DRAFT'</w:t>
      </w:r>
    </w:p>
    <w:p w:rsidR="00000000" w:rsidDel="00000000" w:rsidP="00000000" w:rsidRDefault="00000000" w:rsidRPr="00000000" w14:paraId="000018B8">
      <w:pPr>
        <w:rPr/>
      </w:pPr>
      <w:r w:rsidDel="00000000" w:rsidR="00000000" w:rsidRPr="00000000">
        <w:rPr>
          <w:rtl w:val="0"/>
        </w:rPr>
        <w:t xml:space="preserve">        Trạng thái hiện tại của bản ghi.</w:t>
      </w:r>
    </w:p>
    <w:p w:rsidR="00000000" w:rsidDel="00000000" w:rsidP="00000000" w:rsidRDefault="00000000" w:rsidRPr="00000000" w14:paraId="000018B9">
      <w:pPr>
        <w:rPr/>
      </w:pPr>
      <w:r w:rsidDel="00000000" w:rsidR="00000000" w:rsidRPr="00000000">
        <w:rPr>
          <w:rtl w:val="0"/>
        </w:rPr>
        <w:t xml:space="preserve">        Giá trị hợp lệ: DRAFT | SCHEDULED | ACTIVE | PAUSED | ENDED | CANCELLED</w:t>
      </w:r>
    </w:p>
    <w:p w:rsidR="00000000" w:rsidDel="00000000" w:rsidP="00000000" w:rsidRDefault="00000000" w:rsidRPr="00000000" w14:paraId="000018BA">
      <w:pPr>
        <w:rPr/>
      </w:pPr>
      <w:r w:rsidDel="00000000" w:rsidR="00000000" w:rsidRPr="00000000">
        <w:rPr>
          <w:rtl w:val="0"/>
        </w:rPr>
        <w:t xml:space="preserve">   15. created_by                   BIGINT UNSIGNED            Null:NO   [FK]</w:t>
      </w:r>
    </w:p>
    <w:p w:rsidR="00000000" w:rsidDel="00000000" w:rsidP="00000000" w:rsidRDefault="00000000" w:rsidRPr="00000000" w14:paraId="000018BB">
      <w:pPr>
        <w:rPr/>
      </w:pPr>
      <w:r w:rsidDel="00000000" w:rsidR="00000000" w:rsidRPr="00000000">
        <w:rPr>
          <w:rtl w:val="0"/>
        </w:rPr>
        <w:t xml:space="preserve">        Người tạo bản ghi.</w:t>
      </w:r>
    </w:p>
    <w:p w:rsidR="00000000" w:rsidDel="00000000" w:rsidP="00000000" w:rsidRDefault="00000000" w:rsidRPr="00000000" w14:paraId="000018BC">
      <w:pPr>
        <w:rPr/>
      </w:pPr>
      <w:r w:rsidDel="00000000" w:rsidR="00000000" w:rsidRPr="00000000">
        <w:rPr>
          <w:rtl w:val="0"/>
        </w:rPr>
        <w:t xml:space="preserve">   16. created_at                   DATETIME(3)                Null:NO  </w:t>
      </w:r>
    </w:p>
    <w:p w:rsidR="00000000" w:rsidDel="00000000" w:rsidP="00000000" w:rsidRDefault="00000000" w:rsidRPr="00000000" w14:paraId="000018BD">
      <w:pPr>
        <w:rPr/>
      </w:pPr>
      <w:r w:rsidDel="00000000" w:rsidR="00000000" w:rsidRPr="00000000">
        <w:rPr>
          <w:rtl w:val="0"/>
        </w:rPr>
        <w:t xml:space="preserve">        · Mặc định = CURRENT_TIMESTAMP(3)</w:t>
      </w:r>
    </w:p>
    <w:p w:rsidR="00000000" w:rsidDel="00000000" w:rsidP="00000000" w:rsidRDefault="00000000" w:rsidRPr="00000000" w14:paraId="000018BE">
      <w:pPr>
        <w:rPr/>
      </w:pPr>
      <w:r w:rsidDel="00000000" w:rsidR="00000000" w:rsidRPr="00000000">
        <w:rPr>
          <w:rtl w:val="0"/>
        </w:rPr>
        <w:t xml:space="preserve">        Thời điểm bản ghi được tạo.</w:t>
      </w:r>
    </w:p>
    <w:p w:rsidR="00000000" w:rsidDel="00000000" w:rsidP="00000000" w:rsidRDefault="00000000" w:rsidRPr="00000000" w14:paraId="000018BF">
      <w:pPr>
        <w:rPr/>
      </w:pPr>
      <w:r w:rsidDel="00000000" w:rsidR="00000000" w:rsidRPr="00000000">
        <w:rPr>
          <w:rtl w:val="0"/>
        </w:rPr>
        <w:t xml:space="preserve">   17. updated_at                   DATETIME(3)                Null:NO  </w:t>
      </w:r>
    </w:p>
    <w:p w:rsidR="00000000" w:rsidDel="00000000" w:rsidP="00000000" w:rsidRDefault="00000000" w:rsidRPr="00000000" w14:paraId="000018C0">
      <w:pPr>
        <w:rPr/>
      </w:pPr>
      <w:r w:rsidDel="00000000" w:rsidR="00000000" w:rsidRPr="00000000">
        <w:rPr>
          <w:rtl w:val="0"/>
        </w:rPr>
        <w:t xml:space="preserve">        · Mặc định = CURRENT_TIMESTAMP(3)  |  AUTO-UPDATE</w:t>
      </w:r>
    </w:p>
    <w:p w:rsidR="00000000" w:rsidDel="00000000" w:rsidP="00000000" w:rsidRDefault="00000000" w:rsidRPr="00000000" w14:paraId="000018C1">
      <w:pPr>
        <w:rPr/>
      </w:pPr>
      <w:r w:rsidDel="00000000" w:rsidR="00000000" w:rsidRPr="00000000">
        <w:rPr>
          <w:rtl w:val="0"/>
        </w:rPr>
        <w:t xml:space="preserve">        Thời điểm cập nhật gần nhất (tự động cập nhật).</w:t>
      </w:r>
    </w:p>
    <w:p w:rsidR="00000000" w:rsidDel="00000000" w:rsidP="00000000" w:rsidRDefault="00000000" w:rsidRPr="00000000" w14:paraId="000018C2">
      <w:pPr>
        <w:rPr/>
      </w:pPr>
      <w:r w:rsidDel="00000000" w:rsidR="00000000" w:rsidRPr="00000000">
        <w:rPr>
          <w:rtl w:val="0"/>
        </w:rPr>
        <w:t xml:space="preserve">   18. deleted_at                   DATETIME(3)                Null:YES </w:t>
      </w:r>
    </w:p>
    <w:p w:rsidR="00000000" w:rsidDel="00000000" w:rsidP="00000000" w:rsidRDefault="00000000" w:rsidRPr="00000000" w14:paraId="000018C3">
      <w:pPr>
        <w:rPr/>
      </w:pPr>
      <w:r w:rsidDel="00000000" w:rsidR="00000000" w:rsidRPr="00000000">
        <w:rPr>
          <w:rtl w:val="0"/>
        </w:rPr>
        <w:t xml:space="preserve">        Thời điểm xoá mềm; NULL nghĩa là bản ghi còn hiệu lực.</w:t>
      </w:r>
    </w:p>
    <w:p w:rsidR="00000000" w:rsidDel="00000000" w:rsidP="00000000" w:rsidRDefault="00000000" w:rsidRPr="00000000" w14:paraId="000018C4">
      <w:pPr>
        <w:rPr/>
      </w:pPr>
      <w:r w:rsidDel="00000000" w:rsidR="00000000" w:rsidRPr="00000000">
        <w:rPr>
          <w:rtl w:val="0"/>
        </w:rPr>
      </w:r>
    </w:p>
    <w:p w:rsidR="00000000" w:rsidDel="00000000" w:rsidP="00000000" w:rsidRDefault="00000000" w:rsidRPr="00000000" w14:paraId="000018C5">
      <w:pPr>
        <w:rPr/>
      </w:pPr>
      <w:r w:rsidDel="00000000" w:rsidR="00000000" w:rsidRPr="00000000">
        <w:rPr>
          <w:rtl w:val="0"/>
        </w:rPr>
      </w:r>
    </w:p>
    <w:p w:rsidR="00000000" w:rsidDel="00000000" w:rsidP="00000000" w:rsidRDefault="00000000" w:rsidRPr="00000000" w14:paraId="000018C6">
      <w:pPr>
        <w:rPr/>
      </w:pPr>
      <w:r w:rsidDel="00000000" w:rsidR="00000000" w:rsidRPr="00000000">
        <w:rPr>
          <w:rtl w:val="0"/>
        </w:rPr>
        <w:t xml:space="preserve">====================================================================================================</w:t>
      </w:r>
    </w:p>
    <w:p w:rsidR="00000000" w:rsidDel="00000000" w:rsidP="00000000" w:rsidRDefault="00000000" w:rsidRPr="00000000" w14:paraId="000018C7">
      <w:pPr>
        <w:rPr/>
      </w:pPr>
      <w:r w:rsidDel="00000000" w:rsidR="00000000" w:rsidRPr="00000000">
        <w:rPr>
          <w:rtl w:val="0"/>
        </w:rPr>
        <w:t xml:space="preserve">BẢNG 78/95 :  CAMPAIGN_WORKSPACE</w:t>
      </w:r>
    </w:p>
    <w:p w:rsidR="00000000" w:rsidDel="00000000" w:rsidP="00000000" w:rsidRDefault="00000000" w:rsidRPr="00000000" w14:paraId="000018C8">
      <w:pPr>
        <w:rPr/>
      </w:pPr>
      <w:r w:rsidDel="00000000" w:rsidR="00000000" w:rsidRPr="00000000">
        <w:rPr>
          <w:rtl w:val="0"/>
        </w:rPr>
        <w:t xml:space="preserve">====================================================================================================</w:t>
      </w:r>
    </w:p>
    <w:p w:rsidR="00000000" w:rsidDel="00000000" w:rsidP="00000000" w:rsidRDefault="00000000" w:rsidRPr="00000000" w14:paraId="000018C9">
      <w:pPr>
        <w:rPr/>
      </w:pPr>
      <w:r w:rsidDel="00000000" w:rsidR="00000000" w:rsidRPr="00000000">
        <w:rPr>
          <w:rtl w:val="0"/>
        </w:rPr>
      </w:r>
    </w:p>
    <w:p w:rsidR="00000000" w:rsidDel="00000000" w:rsidP="00000000" w:rsidRDefault="00000000" w:rsidRPr="00000000" w14:paraId="000018CA">
      <w:pPr>
        <w:rPr/>
      </w:pPr>
      <w:r w:rsidDel="00000000" w:rsidR="00000000" w:rsidRPr="00000000">
        <w:rPr>
          <w:rtl w:val="0"/>
        </w:rPr>
        <w:t xml:space="preserve">Ý NGHĨA: Phạm vi workspace của chiến dịch.</w:t>
      </w:r>
    </w:p>
    <w:p w:rsidR="00000000" w:rsidDel="00000000" w:rsidP="00000000" w:rsidRDefault="00000000" w:rsidRPr="00000000" w14:paraId="000018CB">
      <w:pPr>
        <w:rPr/>
      </w:pPr>
      <w:r w:rsidDel="00000000" w:rsidR="00000000" w:rsidRPr="00000000">
        <w:rPr>
          <w:rtl w:val="0"/>
        </w:rPr>
      </w:r>
    </w:p>
    <w:p w:rsidR="00000000" w:rsidDel="00000000" w:rsidP="00000000" w:rsidRDefault="00000000" w:rsidRPr="00000000" w14:paraId="000018CC">
      <w:pPr>
        <w:rPr/>
      </w:pPr>
      <w:r w:rsidDel="00000000" w:rsidR="00000000" w:rsidRPr="00000000">
        <w:rPr>
          <w:rtl w:val="0"/>
        </w:rPr>
        <w:t xml:space="preserve">  Khoá chính : campaign_id, workspace_id</w:t>
      </w:r>
    </w:p>
    <w:p w:rsidR="00000000" w:rsidDel="00000000" w:rsidP="00000000" w:rsidRDefault="00000000" w:rsidRPr="00000000" w14:paraId="000018CD">
      <w:pPr>
        <w:rPr/>
      </w:pPr>
      <w:r w:rsidDel="00000000" w:rsidR="00000000" w:rsidRPr="00000000">
        <w:rPr>
          <w:rtl w:val="0"/>
        </w:rPr>
        <w:t xml:space="preserve">  Tham chiếu tới:</w:t>
      </w:r>
    </w:p>
    <w:p w:rsidR="00000000" w:rsidDel="00000000" w:rsidP="00000000" w:rsidRDefault="00000000" w:rsidRPr="00000000" w14:paraId="000018CE">
      <w:pPr>
        <w:rPr/>
      </w:pPr>
      <w:r w:rsidDel="00000000" w:rsidR="00000000" w:rsidRPr="00000000">
        <w:rPr>
          <w:rtl w:val="0"/>
        </w:rPr>
        <w:t xml:space="preserve">      - campaign_id                -&gt; promotional_campaign.id   [ON DELETE CASCADE]</w:t>
      </w:r>
    </w:p>
    <w:p w:rsidR="00000000" w:rsidDel="00000000" w:rsidP="00000000" w:rsidRDefault="00000000" w:rsidRPr="00000000" w14:paraId="000018CF">
      <w:pPr>
        <w:rPr/>
      </w:pPr>
      <w:r w:rsidDel="00000000" w:rsidR="00000000" w:rsidRPr="00000000">
        <w:rPr>
          <w:rtl w:val="0"/>
        </w:rPr>
        <w:t xml:space="preserve">      - workspace_id               -&gt; workspace.id   [ON DELETE CASCADE]</w:t>
      </w:r>
    </w:p>
    <w:p w:rsidR="00000000" w:rsidDel="00000000" w:rsidP="00000000" w:rsidRDefault="00000000" w:rsidRPr="00000000" w14:paraId="000018D0">
      <w:pPr>
        <w:rPr/>
      </w:pPr>
      <w:r w:rsidDel="00000000" w:rsidR="00000000" w:rsidRPr="00000000">
        <w:rPr>
          <w:rtl w:val="0"/>
        </w:rPr>
      </w:r>
    </w:p>
    <w:p w:rsidR="00000000" w:rsidDel="00000000" w:rsidP="00000000" w:rsidRDefault="00000000" w:rsidRPr="00000000" w14:paraId="000018D1">
      <w:pPr>
        <w:rPr/>
      </w:pPr>
      <w:r w:rsidDel="00000000" w:rsidR="00000000" w:rsidRPr="00000000">
        <w:rPr>
          <w:rtl w:val="0"/>
        </w:rPr>
        <w:t xml:space="preserve">  DANH SÁCH THUỘC TÍNH</w:t>
      </w:r>
    </w:p>
    <w:p w:rsidR="00000000" w:rsidDel="00000000" w:rsidP="00000000" w:rsidRDefault="00000000" w:rsidRPr="00000000" w14:paraId="000018D2">
      <w:pPr>
        <w:rPr/>
      </w:pPr>
      <w:r w:rsidDel="00000000" w:rsidR="00000000" w:rsidRPr="00000000">
        <w:rPr>
          <w:rtl w:val="0"/>
        </w:rPr>
        <w:t xml:space="preserve">  --------------------------------------------------------------------------------------------------</w:t>
      </w:r>
    </w:p>
    <w:p w:rsidR="00000000" w:rsidDel="00000000" w:rsidP="00000000" w:rsidRDefault="00000000" w:rsidRPr="00000000" w14:paraId="000018D3">
      <w:pPr>
        <w:rPr/>
      </w:pPr>
      <w:r w:rsidDel="00000000" w:rsidR="00000000" w:rsidRPr="00000000">
        <w:rPr>
          <w:rtl w:val="0"/>
        </w:rPr>
        <w:t xml:space="preserve">    1. campaign_id                  BIGINT UNSIGNED            Null:NO   [PK/FK]</w:t>
      </w:r>
    </w:p>
    <w:p w:rsidR="00000000" w:rsidDel="00000000" w:rsidP="00000000" w:rsidRDefault="00000000" w:rsidRPr="00000000" w14:paraId="000018D4">
      <w:pPr>
        <w:rPr/>
      </w:pPr>
      <w:r w:rsidDel="00000000" w:rsidR="00000000" w:rsidRPr="00000000">
        <w:rPr>
          <w:rtl w:val="0"/>
        </w:rPr>
        <w:t xml:space="preserve">        Khoá ngoại tới bảng promotional_campaign (Chiến dịch khuyến mãi nền tảng).</w:t>
      </w:r>
    </w:p>
    <w:p w:rsidR="00000000" w:rsidDel="00000000" w:rsidP="00000000" w:rsidRDefault="00000000" w:rsidRPr="00000000" w14:paraId="000018D5">
      <w:pPr>
        <w:rPr/>
      </w:pPr>
      <w:r w:rsidDel="00000000" w:rsidR="00000000" w:rsidRPr="00000000">
        <w:rPr>
          <w:rtl w:val="0"/>
        </w:rPr>
        <w:t xml:space="preserve">    2. workspace_id                 BIGINT UNSIGNED            Null:NO   [PK/FK/IDX]</w:t>
      </w:r>
    </w:p>
    <w:p w:rsidR="00000000" w:rsidDel="00000000" w:rsidP="00000000" w:rsidRDefault="00000000" w:rsidRPr="00000000" w14:paraId="000018D6">
      <w:pPr>
        <w:rPr/>
      </w:pPr>
      <w:r w:rsidDel="00000000" w:rsidR="00000000" w:rsidRPr="00000000">
        <w:rPr>
          <w:rtl w:val="0"/>
        </w:rPr>
        <w:t xml:space="preserve">        Khoá ngoại tới bảng workspace (Không gian làm việc).</w:t>
      </w:r>
    </w:p>
    <w:p w:rsidR="00000000" w:rsidDel="00000000" w:rsidP="00000000" w:rsidRDefault="00000000" w:rsidRPr="00000000" w14:paraId="000018D7">
      <w:pPr>
        <w:rPr/>
      </w:pPr>
      <w:r w:rsidDel="00000000" w:rsidR="00000000" w:rsidRPr="00000000">
        <w:rPr>
          <w:rtl w:val="0"/>
        </w:rPr>
        <w:t xml:space="preserve">    3. added_at                     DATETIME(3)                Null:NO  </w:t>
      </w:r>
    </w:p>
    <w:p w:rsidR="00000000" w:rsidDel="00000000" w:rsidP="00000000" w:rsidRDefault="00000000" w:rsidRPr="00000000" w14:paraId="000018D8">
      <w:pPr>
        <w:rPr/>
      </w:pPr>
      <w:r w:rsidDel="00000000" w:rsidR="00000000" w:rsidRPr="00000000">
        <w:rPr>
          <w:rtl w:val="0"/>
        </w:rPr>
        <w:t xml:space="preserve">        · Mặc định = CURRENT_TIMESTAMP(3)</w:t>
      </w:r>
    </w:p>
    <w:p w:rsidR="00000000" w:rsidDel="00000000" w:rsidP="00000000" w:rsidRDefault="00000000" w:rsidRPr="00000000" w14:paraId="000018D9">
      <w:pPr>
        <w:rPr/>
      </w:pPr>
      <w:r w:rsidDel="00000000" w:rsidR="00000000" w:rsidRPr="00000000">
        <w:rPr>
          <w:rtl w:val="0"/>
        </w:rPr>
        <w:t xml:space="preserve">        Mốc thời gian: thêm.</w:t>
      </w:r>
    </w:p>
    <w:p w:rsidR="00000000" w:rsidDel="00000000" w:rsidP="00000000" w:rsidRDefault="00000000" w:rsidRPr="00000000" w14:paraId="000018DA">
      <w:pPr>
        <w:rPr/>
      </w:pPr>
      <w:r w:rsidDel="00000000" w:rsidR="00000000" w:rsidRPr="00000000">
        <w:rPr>
          <w:rtl w:val="0"/>
        </w:rPr>
      </w:r>
    </w:p>
    <w:p w:rsidR="00000000" w:rsidDel="00000000" w:rsidP="00000000" w:rsidRDefault="00000000" w:rsidRPr="00000000" w14:paraId="000018DB">
      <w:pPr>
        <w:rPr/>
      </w:pPr>
      <w:r w:rsidDel="00000000" w:rsidR="00000000" w:rsidRPr="00000000">
        <w:rPr>
          <w:rtl w:val="0"/>
        </w:rPr>
      </w:r>
    </w:p>
    <w:p w:rsidR="00000000" w:rsidDel="00000000" w:rsidP="00000000" w:rsidRDefault="00000000" w:rsidRPr="00000000" w14:paraId="000018DC">
      <w:pPr>
        <w:rPr/>
      </w:pPr>
      <w:r w:rsidDel="00000000" w:rsidR="00000000" w:rsidRPr="00000000">
        <w:rPr>
          <w:rtl w:val="0"/>
        </w:rPr>
        <w:t xml:space="preserve">====================================================================================================</w:t>
      </w:r>
    </w:p>
    <w:p w:rsidR="00000000" w:rsidDel="00000000" w:rsidP="00000000" w:rsidRDefault="00000000" w:rsidRPr="00000000" w14:paraId="000018DD">
      <w:pPr>
        <w:rPr/>
      </w:pPr>
      <w:r w:rsidDel="00000000" w:rsidR="00000000" w:rsidRPr="00000000">
        <w:rPr>
          <w:rtl w:val="0"/>
        </w:rPr>
        <w:t xml:space="preserve">BẢNG 79/95 :  PLATFORM_REPORT</w:t>
      </w:r>
    </w:p>
    <w:p w:rsidR="00000000" w:rsidDel="00000000" w:rsidP="00000000" w:rsidRDefault="00000000" w:rsidRPr="00000000" w14:paraId="000018DE">
      <w:pPr>
        <w:rPr/>
      </w:pPr>
      <w:r w:rsidDel="00000000" w:rsidR="00000000" w:rsidRPr="00000000">
        <w:rPr>
          <w:rtl w:val="0"/>
        </w:rPr>
        <w:t xml:space="preserve">====================================================================================================</w:t>
      </w:r>
    </w:p>
    <w:p w:rsidR="00000000" w:rsidDel="00000000" w:rsidP="00000000" w:rsidRDefault="00000000" w:rsidRPr="00000000" w14:paraId="000018DF">
      <w:pPr>
        <w:rPr/>
      </w:pPr>
      <w:r w:rsidDel="00000000" w:rsidR="00000000" w:rsidRPr="00000000">
        <w:rPr>
          <w:rtl w:val="0"/>
        </w:rPr>
      </w:r>
    </w:p>
    <w:p w:rsidR="00000000" w:rsidDel="00000000" w:rsidP="00000000" w:rsidRDefault="00000000" w:rsidRPr="00000000" w14:paraId="000018E0">
      <w:pPr>
        <w:rPr/>
      </w:pPr>
      <w:r w:rsidDel="00000000" w:rsidR="00000000" w:rsidRPr="00000000">
        <w:rPr>
          <w:rtl w:val="0"/>
        </w:rPr>
        <w:t xml:space="preserve">Ý NGHĨA: Báo cáo vi phạm nền tảng (M17-UC04..UC08, BR-26).</w:t>
      </w:r>
    </w:p>
    <w:p w:rsidR="00000000" w:rsidDel="00000000" w:rsidP="00000000" w:rsidRDefault="00000000" w:rsidRPr="00000000" w14:paraId="000018E1">
      <w:pPr>
        <w:rPr/>
      </w:pPr>
      <w:r w:rsidDel="00000000" w:rsidR="00000000" w:rsidRPr="00000000">
        <w:rPr>
          <w:rtl w:val="0"/>
        </w:rPr>
      </w:r>
    </w:p>
    <w:p w:rsidR="00000000" w:rsidDel="00000000" w:rsidP="00000000" w:rsidRDefault="00000000" w:rsidRPr="00000000" w14:paraId="000018E2">
      <w:pPr>
        <w:rPr/>
      </w:pPr>
      <w:r w:rsidDel="00000000" w:rsidR="00000000" w:rsidRPr="00000000">
        <w:rPr>
          <w:rtl w:val="0"/>
        </w:rPr>
        <w:t xml:space="preserve">  Khoá chính : id</w:t>
      </w:r>
    </w:p>
    <w:p w:rsidR="00000000" w:rsidDel="00000000" w:rsidP="00000000" w:rsidRDefault="00000000" w:rsidRPr="00000000" w14:paraId="000018E3">
      <w:pPr>
        <w:rPr/>
      </w:pPr>
      <w:r w:rsidDel="00000000" w:rsidR="00000000" w:rsidRPr="00000000">
        <w:rPr>
          <w:rtl w:val="0"/>
        </w:rPr>
        <w:t xml:space="preserve">  Duy nhất   : uk_prep_code (report_code)</w:t>
      </w:r>
    </w:p>
    <w:p w:rsidR="00000000" w:rsidDel="00000000" w:rsidP="00000000" w:rsidRDefault="00000000" w:rsidRPr="00000000" w14:paraId="000018E4">
      <w:pPr>
        <w:rPr/>
      </w:pPr>
      <w:r w:rsidDel="00000000" w:rsidR="00000000" w:rsidRPr="00000000">
        <w:rPr>
          <w:rtl w:val="0"/>
        </w:rPr>
        <w:t xml:space="preserve">  Tham chiếu tới:</w:t>
      </w:r>
    </w:p>
    <w:p w:rsidR="00000000" w:rsidDel="00000000" w:rsidP="00000000" w:rsidRDefault="00000000" w:rsidRPr="00000000" w14:paraId="000018E5">
      <w:pPr>
        <w:rPr/>
      </w:pPr>
      <w:r w:rsidDel="00000000" w:rsidR="00000000" w:rsidRPr="00000000">
        <w:rPr>
          <w:rtl w:val="0"/>
        </w:rPr>
        <w:t xml:space="preserve">      - reporter_id                -&gt; user_account.id   [ON DELETE CASCADE]</w:t>
      </w:r>
    </w:p>
    <w:p w:rsidR="00000000" w:rsidDel="00000000" w:rsidP="00000000" w:rsidRDefault="00000000" w:rsidRPr="00000000" w14:paraId="000018E6">
      <w:pPr>
        <w:rPr/>
      </w:pPr>
      <w:r w:rsidDel="00000000" w:rsidR="00000000" w:rsidRPr="00000000">
        <w:rPr>
          <w:rtl w:val="0"/>
        </w:rPr>
        <w:t xml:space="preserve">  Được tham chiếu bởi: report_evidence.report_id</w:t>
      </w:r>
    </w:p>
    <w:p w:rsidR="00000000" w:rsidDel="00000000" w:rsidP="00000000" w:rsidRDefault="00000000" w:rsidRPr="00000000" w14:paraId="000018E7">
      <w:pPr>
        <w:rPr/>
      </w:pPr>
      <w:r w:rsidDel="00000000" w:rsidR="00000000" w:rsidRPr="00000000">
        <w:rPr>
          <w:rtl w:val="0"/>
        </w:rPr>
      </w:r>
    </w:p>
    <w:p w:rsidR="00000000" w:rsidDel="00000000" w:rsidP="00000000" w:rsidRDefault="00000000" w:rsidRPr="00000000" w14:paraId="000018E8">
      <w:pPr>
        <w:rPr/>
      </w:pPr>
      <w:r w:rsidDel="00000000" w:rsidR="00000000" w:rsidRPr="00000000">
        <w:rPr>
          <w:rtl w:val="0"/>
        </w:rPr>
        <w:t xml:space="preserve">  DANH SÁCH THUỘC TÍNH</w:t>
      </w:r>
    </w:p>
    <w:p w:rsidR="00000000" w:rsidDel="00000000" w:rsidP="00000000" w:rsidRDefault="00000000" w:rsidRPr="00000000" w14:paraId="000018E9">
      <w:pPr>
        <w:rPr/>
      </w:pPr>
      <w:r w:rsidDel="00000000" w:rsidR="00000000" w:rsidRPr="00000000">
        <w:rPr>
          <w:rtl w:val="0"/>
        </w:rPr>
        <w:t xml:space="preserve">  --------------------------------------------------------------------------------------------------</w:t>
      </w:r>
    </w:p>
    <w:p w:rsidR="00000000" w:rsidDel="00000000" w:rsidP="00000000" w:rsidRDefault="00000000" w:rsidRPr="00000000" w14:paraId="000018EA">
      <w:pPr>
        <w:rPr/>
      </w:pPr>
      <w:r w:rsidDel="00000000" w:rsidR="00000000" w:rsidRPr="00000000">
        <w:rPr>
          <w:rtl w:val="0"/>
        </w:rPr>
        <w:t xml:space="preserve">    1. id                           BIGINT UNSIGNED            Null:NO   [PK]</w:t>
      </w:r>
    </w:p>
    <w:p w:rsidR="00000000" w:rsidDel="00000000" w:rsidP="00000000" w:rsidRDefault="00000000" w:rsidRPr="00000000" w14:paraId="000018EB">
      <w:pPr>
        <w:rPr/>
      </w:pPr>
      <w:r w:rsidDel="00000000" w:rsidR="00000000" w:rsidRPr="00000000">
        <w:rPr>
          <w:rtl w:val="0"/>
        </w:rPr>
        <w:t xml:space="preserve">        · AUTO_INCREMENT</w:t>
      </w:r>
    </w:p>
    <w:p w:rsidR="00000000" w:rsidDel="00000000" w:rsidP="00000000" w:rsidRDefault="00000000" w:rsidRPr="00000000" w14:paraId="000018EC">
      <w:pPr>
        <w:rPr/>
      </w:pPr>
      <w:r w:rsidDel="00000000" w:rsidR="00000000" w:rsidRPr="00000000">
        <w:rPr>
          <w:rtl w:val="0"/>
        </w:rPr>
        <w:t xml:space="preserve">        Khoá chính, tự tăng.</w:t>
      </w:r>
    </w:p>
    <w:p w:rsidR="00000000" w:rsidDel="00000000" w:rsidP="00000000" w:rsidRDefault="00000000" w:rsidRPr="00000000" w14:paraId="000018ED">
      <w:pPr>
        <w:rPr/>
      </w:pPr>
      <w:r w:rsidDel="00000000" w:rsidR="00000000" w:rsidRPr="00000000">
        <w:rPr>
          <w:rtl w:val="0"/>
        </w:rPr>
        <w:t xml:space="preserve">    2. report_code                  VARCHAR(30)                Null:NO   [UQ]</w:t>
      </w:r>
    </w:p>
    <w:p w:rsidR="00000000" w:rsidDel="00000000" w:rsidP="00000000" w:rsidRDefault="00000000" w:rsidRPr="00000000" w14:paraId="000018EE">
      <w:pPr>
        <w:rPr/>
      </w:pPr>
      <w:r w:rsidDel="00000000" w:rsidR="00000000" w:rsidRPr="00000000">
        <w:rPr>
          <w:rtl w:val="0"/>
        </w:rPr>
        <w:t xml:space="preserve">        Mã phiếu báo cáo vi phạm.</w:t>
      </w:r>
    </w:p>
    <w:p w:rsidR="00000000" w:rsidDel="00000000" w:rsidP="00000000" w:rsidRDefault="00000000" w:rsidRPr="00000000" w14:paraId="000018EF">
      <w:pPr>
        <w:rPr/>
      </w:pPr>
      <w:r w:rsidDel="00000000" w:rsidR="00000000" w:rsidRPr="00000000">
        <w:rPr>
          <w:rtl w:val="0"/>
        </w:rPr>
        <w:t xml:space="preserve">    3. reporter_id                  BIGINT UNSIGNED            Null:NO   [FK/IDX]</w:t>
      </w:r>
    </w:p>
    <w:p w:rsidR="00000000" w:rsidDel="00000000" w:rsidP="00000000" w:rsidRDefault="00000000" w:rsidRPr="00000000" w14:paraId="000018F0">
      <w:pPr>
        <w:rPr/>
      </w:pPr>
      <w:r w:rsidDel="00000000" w:rsidR="00000000" w:rsidRPr="00000000">
        <w:rPr>
          <w:rtl w:val="0"/>
        </w:rPr>
        <w:t xml:space="preserve">        Khoá ngoại tới bảng user_account (Tài khoản đăng nhập).</w:t>
      </w:r>
    </w:p>
    <w:p w:rsidR="00000000" w:rsidDel="00000000" w:rsidP="00000000" w:rsidRDefault="00000000" w:rsidRPr="00000000" w14:paraId="000018F1">
      <w:pPr>
        <w:rPr/>
      </w:pPr>
      <w:r w:rsidDel="00000000" w:rsidR="00000000" w:rsidRPr="00000000">
        <w:rPr>
          <w:rtl w:val="0"/>
        </w:rPr>
        <w:t xml:space="preserve">    4. reporter_role                ENUM('CUSTOMER','ORGANIZER') Null:NO  </w:t>
      </w:r>
    </w:p>
    <w:p w:rsidR="00000000" w:rsidDel="00000000" w:rsidP="00000000" w:rsidRDefault="00000000" w:rsidRPr="00000000" w14:paraId="000018F2">
      <w:pPr>
        <w:rPr/>
      </w:pPr>
      <w:r w:rsidDel="00000000" w:rsidR="00000000" w:rsidRPr="00000000">
        <w:rPr>
          <w:rtl w:val="0"/>
        </w:rPr>
        <w:t xml:space="preserve">        Vai trò của người gửi báo cáo tại thời điểm gửi.</w:t>
      </w:r>
    </w:p>
    <w:p w:rsidR="00000000" w:rsidDel="00000000" w:rsidP="00000000" w:rsidRDefault="00000000" w:rsidRPr="00000000" w14:paraId="000018F3">
      <w:pPr>
        <w:rPr/>
      </w:pPr>
      <w:r w:rsidDel="00000000" w:rsidR="00000000" w:rsidRPr="00000000">
        <w:rPr>
          <w:rtl w:val="0"/>
        </w:rPr>
        <w:t xml:space="preserve">        Giá trị hợp lệ: CUSTOMER | ORGANIZER</w:t>
      </w:r>
    </w:p>
    <w:p w:rsidR="00000000" w:rsidDel="00000000" w:rsidP="00000000" w:rsidRDefault="00000000" w:rsidRPr="00000000" w14:paraId="000018F4">
      <w:pPr>
        <w:rPr/>
      </w:pPr>
      <w:r w:rsidDel="00000000" w:rsidR="00000000" w:rsidRPr="00000000">
        <w:rPr>
          <w:rtl w:val="0"/>
        </w:rPr>
        <w:t xml:space="preserve">    5. target_type                  ENUM('WORKSPACE','USER','REVIEW','BOOKING','ORGANIZER','CONTENT') Null:NO   [IDX]</w:t>
      </w:r>
    </w:p>
    <w:p w:rsidR="00000000" w:rsidDel="00000000" w:rsidP="00000000" w:rsidRDefault="00000000" w:rsidRPr="00000000" w14:paraId="000018F5">
      <w:pPr>
        <w:rPr/>
      </w:pPr>
      <w:r w:rsidDel="00000000" w:rsidR="00000000" w:rsidRPr="00000000">
        <w:rPr>
          <w:rtl w:val="0"/>
        </w:rPr>
        <w:t xml:space="preserve">        Phân loại đối tượng.</w:t>
      </w:r>
    </w:p>
    <w:p w:rsidR="00000000" w:rsidDel="00000000" w:rsidP="00000000" w:rsidRDefault="00000000" w:rsidRPr="00000000" w14:paraId="000018F6">
      <w:pPr>
        <w:rPr/>
      </w:pPr>
      <w:r w:rsidDel="00000000" w:rsidR="00000000" w:rsidRPr="00000000">
        <w:rPr>
          <w:rtl w:val="0"/>
        </w:rPr>
        <w:t xml:space="preserve">        Giá trị hợp lệ: WORKSPACE | USER | REVIEW | BOOKING | ORGANIZER | CONTENT</w:t>
      </w:r>
    </w:p>
    <w:p w:rsidR="00000000" w:rsidDel="00000000" w:rsidP="00000000" w:rsidRDefault="00000000" w:rsidRPr="00000000" w14:paraId="000018F7">
      <w:pPr>
        <w:rPr/>
      </w:pPr>
      <w:r w:rsidDel="00000000" w:rsidR="00000000" w:rsidRPr="00000000">
        <w:rPr>
          <w:rtl w:val="0"/>
        </w:rPr>
        <w:t xml:space="preserve">    6. target_id                    BIGINT UNSIGNED            Null:NO   [IDX]</w:t>
      </w:r>
    </w:p>
    <w:p w:rsidR="00000000" w:rsidDel="00000000" w:rsidP="00000000" w:rsidRDefault="00000000" w:rsidRPr="00000000" w14:paraId="000018F8">
      <w:pPr>
        <w:rPr/>
      </w:pPr>
      <w:r w:rsidDel="00000000" w:rsidR="00000000" w:rsidRPr="00000000">
        <w:rPr>
          <w:rtl w:val="0"/>
        </w:rPr>
        <w:t xml:space="preserve">        Định danh đối tượng.</w:t>
      </w:r>
    </w:p>
    <w:p w:rsidR="00000000" w:rsidDel="00000000" w:rsidP="00000000" w:rsidRDefault="00000000" w:rsidRPr="00000000" w14:paraId="000018F9">
      <w:pPr>
        <w:rPr/>
      </w:pPr>
      <w:r w:rsidDel="00000000" w:rsidR="00000000" w:rsidRPr="00000000">
        <w:rPr>
          <w:rtl w:val="0"/>
        </w:rPr>
        <w:t xml:space="preserve">    7. category                     ENUM('POLICY_VIOLATION','FRAUD','INAPPROPRIATE_CONTENT','MISLEADING_INFO','SAFETY','OTHER') Null:NO  </w:t>
      </w:r>
    </w:p>
    <w:p w:rsidR="00000000" w:rsidDel="00000000" w:rsidP="00000000" w:rsidRDefault="00000000" w:rsidRPr="00000000" w14:paraId="000018FA">
      <w:pPr>
        <w:rPr/>
      </w:pPr>
      <w:r w:rsidDel="00000000" w:rsidR="00000000" w:rsidRPr="00000000">
        <w:rPr>
          <w:rtl w:val="0"/>
        </w:rPr>
        <w:t xml:space="preserve">        Nhóm phân loại.</w:t>
      </w:r>
    </w:p>
    <w:p w:rsidR="00000000" w:rsidDel="00000000" w:rsidP="00000000" w:rsidRDefault="00000000" w:rsidRPr="00000000" w14:paraId="000018FB">
      <w:pPr>
        <w:rPr/>
      </w:pPr>
      <w:r w:rsidDel="00000000" w:rsidR="00000000" w:rsidRPr="00000000">
        <w:rPr>
          <w:rtl w:val="0"/>
        </w:rPr>
        <w:t xml:space="preserve">        Giá trị hợp lệ: POLICY_VIOLATION | FRAUD | INAPPROPRIATE_CONTENT | MISLEADING_INFO | SAFETY</w:t>
      </w:r>
    </w:p>
    <w:p w:rsidR="00000000" w:rsidDel="00000000" w:rsidP="00000000" w:rsidRDefault="00000000" w:rsidRPr="00000000" w14:paraId="000018FC">
      <w:pPr>
        <w:rPr/>
      </w:pPr>
      <w:r w:rsidDel="00000000" w:rsidR="00000000" w:rsidRPr="00000000">
        <w:rPr>
          <w:rtl w:val="0"/>
        </w:rPr>
        <w:t xml:space="preserve">        | OTHER</w:t>
      </w:r>
    </w:p>
    <w:p w:rsidR="00000000" w:rsidDel="00000000" w:rsidP="00000000" w:rsidRDefault="00000000" w:rsidRPr="00000000" w14:paraId="000018FD">
      <w:pPr>
        <w:rPr/>
      </w:pPr>
      <w:r w:rsidDel="00000000" w:rsidR="00000000" w:rsidRPr="00000000">
        <w:rPr>
          <w:rtl w:val="0"/>
        </w:rPr>
        <w:t xml:space="preserve">    8. reason_detail                VARCHAR(2000)              Null:NO  </w:t>
      </w:r>
    </w:p>
    <w:p w:rsidR="00000000" w:rsidDel="00000000" w:rsidP="00000000" w:rsidRDefault="00000000" w:rsidRPr="00000000" w14:paraId="000018FE">
      <w:pPr>
        <w:rPr/>
      </w:pPr>
      <w:r w:rsidDel="00000000" w:rsidR="00000000" w:rsidRPr="00000000">
        <w:rPr>
          <w:rtl w:val="0"/>
        </w:rPr>
        <w:t xml:space="preserve">        Diễn giải lý do bằng lời của người dùng.</w:t>
      </w:r>
    </w:p>
    <w:p w:rsidR="00000000" w:rsidDel="00000000" w:rsidP="00000000" w:rsidRDefault="00000000" w:rsidRPr="00000000" w14:paraId="000018FF">
      <w:pPr>
        <w:rPr/>
      </w:pPr>
      <w:r w:rsidDel="00000000" w:rsidR="00000000" w:rsidRPr="00000000">
        <w:rPr>
          <w:rtl w:val="0"/>
        </w:rPr>
        <w:t xml:space="preserve">    9. status                       ENUM('SUBMITTED','UNDER_REVIEW','RESOLVED','DISMISSED','ESCALATED') Null:NO   [IDX]</w:t>
      </w:r>
    </w:p>
    <w:p w:rsidR="00000000" w:rsidDel="00000000" w:rsidP="00000000" w:rsidRDefault="00000000" w:rsidRPr="00000000" w14:paraId="00001900">
      <w:pPr>
        <w:rPr/>
      </w:pPr>
      <w:r w:rsidDel="00000000" w:rsidR="00000000" w:rsidRPr="00000000">
        <w:rPr>
          <w:rtl w:val="0"/>
        </w:rPr>
        <w:t xml:space="preserve">        · Mặc định = 'SUBMITTED'</w:t>
      </w:r>
    </w:p>
    <w:p w:rsidR="00000000" w:rsidDel="00000000" w:rsidP="00000000" w:rsidRDefault="00000000" w:rsidRPr="00000000" w14:paraId="00001901">
      <w:pPr>
        <w:rPr/>
      </w:pPr>
      <w:r w:rsidDel="00000000" w:rsidR="00000000" w:rsidRPr="00000000">
        <w:rPr>
          <w:rtl w:val="0"/>
        </w:rPr>
        <w:t xml:space="preserve">        Trạng thái hiện tại của bản ghi.</w:t>
      </w:r>
    </w:p>
    <w:p w:rsidR="00000000" w:rsidDel="00000000" w:rsidP="00000000" w:rsidRDefault="00000000" w:rsidRPr="00000000" w14:paraId="00001902">
      <w:pPr>
        <w:rPr/>
      </w:pPr>
      <w:r w:rsidDel="00000000" w:rsidR="00000000" w:rsidRPr="00000000">
        <w:rPr>
          <w:rtl w:val="0"/>
        </w:rPr>
        <w:t xml:space="preserve">        Giá trị hợp lệ: SUBMITTED | UNDER_REVIEW | RESOLVED | DISMISSED | ESCALATED</w:t>
      </w:r>
    </w:p>
    <w:p w:rsidR="00000000" w:rsidDel="00000000" w:rsidP="00000000" w:rsidRDefault="00000000" w:rsidRPr="00000000" w14:paraId="00001903">
      <w:pPr>
        <w:rPr/>
      </w:pPr>
      <w:r w:rsidDel="00000000" w:rsidR="00000000" w:rsidRPr="00000000">
        <w:rPr>
          <w:rtl w:val="0"/>
        </w:rPr>
        <w:t xml:space="preserve">   10. priority                     ENUM('LOW','MEDIUM','HIGH','URGENT') Null:NO   [IDX]</w:t>
      </w:r>
    </w:p>
    <w:p w:rsidR="00000000" w:rsidDel="00000000" w:rsidP="00000000" w:rsidRDefault="00000000" w:rsidRPr="00000000" w14:paraId="00001904">
      <w:pPr>
        <w:rPr/>
      </w:pPr>
      <w:r w:rsidDel="00000000" w:rsidR="00000000" w:rsidRPr="00000000">
        <w:rPr>
          <w:rtl w:val="0"/>
        </w:rPr>
        <w:t xml:space="preserve">        · Mặc định = 'MEDIUM'</w:t>
      </w:r>
    </w:p>
    <w:p w:rsidR="00000000" w:rsidDel="00000000" w:rsidP="00000000" w:rsidRDefault="00000000" w:rsidRPr="00000000" w14:paraId="00001905">
      <w:pPr>
        <w:rPr/>
      </w:pPr>
      <w:r w:rsidDel="00000000" w:rsidR="00000000" w:rsidRPr="00000000">
        <w:rPr>
          <w:rtl w:val="0"/>
        </w:rPr>
        <w:t xml:space="preserve">        Độ ưu tiên áp dụng.</w:t>
      </w:r>
    </w:p>
    <w:p w:rsidR="00000000" w:rsidDel="00000000" w:rsidP="00000000" w:rsidRDefault="00000000" w:rsidRPr="00000000" w14:paraId="00001906">
      <w:pPr>
        <w:rPr/>
      </w:pPr>
      <w:r w:rsidDel="00000000" w:rsidR="00000000" w:rsidRPr="00000000">
        <w:rPr>
          <w:rtl w:val="0"/>
        </w:rPr>
        <w:t xml:space="preserve">        Giá trị hợp lệ: LOW | MEDIUM | HIGH | URGENT</w:t>
      </w:r>
    </w:p>
    <w:p w:rsidR="00000000" w:rsidDel="00000000" w:rsidP="00000000" w:rsidRDefault="00000000" w:rsidRPr="00000000" w14:paraId="00001907">
      <w:pPr>
        <w:rPr/>
      </w:pPr>
      <w:r w:rsidDel="00000000" w:rsidR="00000000" w:rsidRPr="00000000">
        <w:rPr>
          <w:rtl w:val="0"/>
        </w:rPr>
        <w:t xml:space="preserve">   11. assigned_to                  BIGINT UNSIGNED            Null:YES </w:t>
      </w:r>
    </w:p>
    <w:p w:rsidR="00000000" w:rsidDel="00000000" w:rsidP="00000000" w:rsidRDefault="00000000" w:rsidRPr="00000000" w14:paraId="00001908">
      <w:pPr>
        <w:rPr/>
      </w:pPr>
      <w:r w:rsidDel="00000000" w:rsidR="00000000" w:rsidRPr="00000000">
        <w:rPr>
          <w:rtl w:val="0"/>
        </w:rPr>
        <w:t xml:space="preserve">        Người được phân công xử lý.</w:t>
      </w:r>
    </w:p>
    <w:p w:rsidR="00000000" w:rsidDel="00000000" w:rsidP="00000000" w:rsidRDefault="00000000" w:rsidRPr="00000000" w14:paraId="00001909">
      <w:pPr>
        <w:rPr/>
      </w:pPr>
      <w:r w:rsidDel="00000000" w:rsidR="00000000" w:rsidRPr="00000000">
        <w:rPr>
          <w:rtl w:val="0"/>
        </w:rPr>
        <w:t xml:space="preserve">   12. reviewed_at                  DATETIME(3)                Null:YES </w:t>
      </w:r>
    </w:p>
    <w:p w:rsidR="00000000" w:rsidDel="00000000" w:rsidP="00000000" w:rsidRDefault="00000000" w:rsidRPr="00000000" w14:paraId="0000190A">
      <w:pPr>
        <w:rPr/>
      </w:pPr>
      <w:r w:rsidDel="00000000" w:rsidR="00000000" w:rsidRPr="00000000">
        <w:rPr>
          <w:rtl w:val="0"/>
        </w:rPr>
        <w:t xml:space="preserve">        Thời điểm duyệt.</w:t>
      </w:r>
    </w:p>
    <w:p w:rsidR="00000000" w:rsidDel="00000000" w:rsidP="00000000" w:rsidRDefault="00000000" w:rsidRPr="00000000" w14:paraId="0000190B">
      <w:pPr>
        <w:rPr/>
      </w:pPr>
      <w:r w:rsidDel="00000000" w:rsidR="00000000" w:rsidRPr="00000000">
        <w:rPr>
          <w:rtl w:val="0"/>
        </w:rPr>
        <w:t xml:space="preserve">   13. resolution_action            ENUM('NONE','WARNING','HIDE_CONTENT','REMOVE_CONTENT','SUSPEND_WORKSPACE','SUSPEND_ACCOUNT') Null:YES </w:t>
      </w:r>
    </w:p>
    <w:p w:rsidR="00000000" w:rsidDel="00000000" w:rsidP="00000000" w:rsidRDefault="00000000" w:rsidRPr="00000000" w14:paraId="0000190C">
      <w:pPr>
        <w:rPr/>
      </w:pPr>
      <w:r w:rsidDel="00000000" w:rsidR="00000000" w:rsidRPr="00000000">
        <w:rPr>
          <w:rtl w:val="0"/>
        </w:rPr>
        <w:t xml:space="preserve">        Hành động chế tài được áp dụng sau khi xử lý.</w:t>
      </w:r>
    </w:p>
    <w:p w:rsidR="00000000" w:rsidDel="00000000" w:rsidP="00000000" w:rsidRDefault="00000000" w:rsidRPr="00000000" w14:paraId="0000190D">
      <w:pPr>
        <w:rPr/>
      </w:pPr>
      <w:r w:rsidDel="00000000" w:rsidR="00000000" w:rsidRPr="00000000">
        <w:rPr>
          <w:rtl w:val="0"/>
        </w:rPr>
        <w:t xml:space="preserve">        Giá trị hợp lệ: NONE | WARNING | HIDE_CONTENT | REMOVE_CONTENT | SUSPEND_WORKSPACE |</w:t>
      </w:r>
    </w:p>
    <w:p w:rsidR="00000000" w:rsidDel="00000000" w:rsidP="00000000" w:rsidRDefault="00000000" w:rsidRPr="00000000" w14:paraId="0000190E">
      <w:pPr>
        <w:rPr/>
      </w:pPr>
      <w:r w:rsidDel="00000000" w:rsidR="00000000" w:rsidRPr="00000000">
        <w:rPr>
          <w:rtl w:val="0"/>
        </w:rPr>
        <w:t xml:space="preserve">        SUSPEND_ACCOUNT</w:t>
      </w:r>
    </w:p>
    <w:p w:rsidR="00000000" w:rsidDel="00000000" w:rsidP="00000000" w:rsidRDefault="00000000" w:rsidRPr="00000000" w14:paraId="0000190F">
      <w:pPr>
        <w:rPr/>
      </w:pPr>
      <w:r w:rsidDel="00000000" w:rsidR="00000000" w:rsidRPr="00000000">
        <w:rPr>
          <w:rtl w:val="0"/>
        </w:rPr>
        <w:t xml:space="preserve">   14. resolution_note              VARCHAR(2000)              Null:YES </w:t>
      </w:r>
    </w:p>
    <w:p w:rsidR="00000000" w:rsidDel="00000000" w:rsidP="00000000" w:rsidRDefault="00000000" w:rsidRPr="00000000" w14:paraId="00001910">
      <w:pPr>
        <w:rPr/>
      </w:pPr>
      <w:r w:rsidDel="00000000" w:rsidR="00000000" w:rsidRPr="00000000">
        <w:rPr>
          <w:rtl w:val="0"/>
        </w:rPr>
        <w:t xml:space="preserve">        Ghi chú xử lý.</w:t>
      </w:r>
    </w:p>
    <w:p w:rsidR="00000000" w:rsidDel="00000000" w:rsidP="00000000" w:rsidRDefault="00000000" w:rsidRPr="00000000" w14:paraId="00001911">
      <w:pPr>
        <w:rPr/>
      </w:pPr>
      <w:r w:rsidDel="00000000" w:rsidR="00000000" w:rsidRPr="00000000">
        <w:rPr>
          <w:rtl w:val="0"/>
        </w:rPr>
        <w:t xml:space="preserve">   15. resolved_by                  BIGINT UNSIGNED            Null:YES </w:t>
      </w:r>
    </w:p>
    <w:p w:rsidR="00000000" w:rsidDel="00000000" w:rsidP="00000000" w:rsidRDefault="00000000" w:rsidRPr="00000000" w14:paraId="00001912">
      <w:pPr>
        <w:rPr/>
      </w:pPr>
      <w:r w:rsidDel="00000000" w:rsidR="00000000" w:rsidRPr="00000000">
        <w:rPr>
          <w:rtl w:val="0"/>
        </w:rPr>
        <w:t xml:space="preserve">        Người xử lý kết thúc.</w:t>
      </w:r>
    </w:p>
    <w:p w:rsidR="00000000" w:rsidDel="00000000" w:rsidP="00000000" w:rsidRDefault="00000000" w:rsidRPr="00000000" w14:paraId="00001913">
      <w:pPr>
        <w:rPr/>
      </w:pPr>
      <w:r w:rsidDel="00000000" w:rsidR="00000000" w:rsidRPr="00000000">
        <w:rPr>
          <w:rtl w:val="0"/>
        </w:rPr>
        <w:t xml:space="preserve">   16. resolved_at                  DATETIME(3)                Null:YES </w:t>
      </w:r>
    </w:p>
    <w:p w:rsidR="00000000" w:rsidDel="00000000" w:rsidP="00000000" w:rsidRDefault="00000000" w:rsidRPr="00000000" w14:paraId="00001914">
      <w:pPr>
        <w:rPr/>
      </w:pPr>
      <w:r w:rsidDel="00000000" w:rsidR="00000000" w:rsidRPr="00000000">
        <w:rPr>
          <w:rtl w:val="0"/>
        </w:rPr>
        <w:t xml:space="preserve">        Thời điểm xử lý xong.</w:t>
      </w:r>
    </w:p>
    <w:p w:rsidR="00000000" w:rsidDel="00000000" w:rsidP="00000000" w:rsidRDefault="00000000" w:rsidRPr="00000000" w14:paraId="00001915">
      <w:pPr>
        <w:rPr/>
      </w:pPr>
      <w:r w:rsidDel="00000000" w:rsidR="00000000" w:rsidRPr="00000000">
        <w:rPr>
          <w:rtl w:val="0"/>
        </w:rPr>
        <w:t xml:space="preserve">   17. created_at                   DATETIME(3)                Null:NO   [IDX]</w:t>
      </w:r>
    </w:p>
    <w:p w:rsidR="00000000" w:rsidDel="00000000" w:rsidP="00000000" w:rsidRDefault="00000000" w:rsidRPr="00000000" w14:paraId="00001916">
      <w:pPr>
        <w:rPr/>
      </w:pPr>
      <w:r w:rsidDel="00000000" w:rsidR="00000000" w:rsidRPr="00000000">
        <w:rPr>
          <w:rtl w:val="0"/>
        </w:rPr>
        <w:t xml:space="preserve">        · Mặc định = CURRENT_TIMESTAMP(3)</w:t>
      </w:r>
    </w:p>
    <w:p w:rsidR="00000000" w:rsidDel="00000000" w:rsidP="00000000" w:rsidRDefault="00000000" w:rsidRPr="00000000" w14:paraId="00001917">
      <w:pPr>
        <w:rPr/>
      </w:pPr>
      <w:r w:rsidDel="00000000" w:rsidR="00000000" w:rsidRPr="00000000">
        <w:rPr>
          <w:rtl w:val="0"/>
        </w:rPr>
        <w:t xml:space="preserve">        Thời điểm bản ghi được tạo.</w:t>
      </w:r>
    </w:p>
    <w:p w:rsidR="00000000" w:rsidDel="00000000" w:rsidP="00000000" w:rsidRDefault="00000000" w:rsidRPr="00000000" w14:paraId="00001918">
      <w:pPr>
        <w:rPr/>
      </w:pPr>
      <w:r w:rsidDel="00000000" w:rsidR="00000000" w:rsidRPr="00000000">
        <w:rPr>
          <w:rtl w:val="0"/>
        </w:rPr>
        <w:t xml:space="preserve">   18. updated_at                   DATETIME(3)                Null:NO  </w:t>
      </w:r>
    </w:p>
    <w:p w:rsidR="00000000" w:rsidDel="00000000" w:rsidP="00000000" w:rsidRDefault="00000000" w:rsidRPr="00000000" w14:paraId="00001919">
      <w:pPr>
        <w:rPr/>
      </w:pPr>
      <w:r w:rsidDel="00000000" w:rsidR="00000000" w:rsidRPr="00000000">
        <w:rPr>
          <w:rtl w:val="0"/>
        </w:rPr>
        <w:t xml:space="preserve">        · Mặc định = CURRENT_TIMESTAMP(3)  |  AUTO-UPDATE</w:t>
      </w:r>
    </w:p>
    <w:p w:rsidR="00000000" w:rsidDel="00000000" w:rsidP="00000000" w:rsidRDefault="00000000" w:rsidRPr="00000000" w14:paraId="0000191A">
      <w:pPr>
        <w:rPr/>
      </w:pPr>
      <w:r w:rsidDel="00000000" w:rsidR="00000000" w:rsidRPr="00000000">
        <w:rPr>
          <w:rtl w:val="0"/>
        </w:rPr>
        <w:t xml:space="preserve">        Thời điểm cập nhật gần nhất (tự động cập nhật).</w:t>
      </w:r>
    </w:p>
    <w:p w:rsidR="00000000" w:rsidDel="00000000" w:rsidP="00000000" w:rsidRDefault="00000000" w:rsidRPr="00000000" w14:paraId="0000191B">
      <w:pPr>
        <w:rPr/>
      </w:pPr>
      <w:r w:rsidDel="00000000" w:rsidR="00000000" w:rsidRPr="00000000">
        <w:rPr>
          <w:rtl w:val="0"/>
        </w:rPr>
      </w:r>
    </w:p>
    <w:p w:rsidR="00000000" w:rsidDel="00000000" w:rsidP="00000000" w:rsidRDefault="00000000" w:rsidRPr="00000000" w14:paraId="0000191C">
      <w:pPr>
        <w:rPr/>
      </w:pPr>
      <w:r w:rsidDel="00000000" w:rsidR="00000000" w:rsidRPr="00000000">
        <w:rPr>
          <w:rtl w:val="0"/>
        </w:rPr>
      </w:r>
    </w:p>
    <w:p w:rsidR="00000000" w:rsidDel="00000000" w:rsidP="00000000" w:rsidRDefault="00000000" w:rsidRPr="00000000" w14:paraId="0000191D">
      <w:pPr>
        <w:rPr/>
      </w:pPr>
      <w:r w:rsidDel="00000000" w:rsidR="00000000" w:rsidRPr="00000000">
        <w:rPr>
          <w:rtl w:val="0"/>
        </w:rPr>
        <w:t xml:space="preserve">====================================================================================================</w:t>
      </w:r>
    </w:p>
    <w:p w:rsidR="00000000" w:rsidDel="00000000" w:rsidP="00000000" w:rsidRDefault="00000000" w:rsidRPr="00000000" w14:paraId="0000191E">
      <w:pPr>
        <w:rPr/>
      </w:pPr>
      <w:r w:rsidDel="00000000" w:rsidR="00000000" w:rsidRPr="00000000">
        <w:rPr>
          <w:rtl w:val="0"/>
        </w:rPr>
        <w:t xml:space="preserve">BẢNG 80/95 :  REPORT_EVIDENCE</w:t>
      </w:r>
    </w:p>
    <w:p w:rsidR="00000000" w:rsidDel="00000000" w:rsidP="00000000" w:rsidRDefault="00000000" w:rsidRPr="00000000" w14:paraId="0000191F">
      <w:pPr>
        <w:rPr/>
      </w:pPr>
      <w:r w:rsidDel="00000000" w:rsidR="00000000" w:rsidRPr="00000000">
        <w:rPr>
          <w:rtl w:val="0"/>
        </w:rPr>
        <w:t xml:space="preserve">====================================================================================================</w:t>
      </w:r>
    </w:p>
    <w:p w:rsidR="00000000" w:rsidDel="00000000" w:rsidP="00000000" w:rsidRDefault="00000000" w:rsidRPr="00000000" w14:paraId="00001920">
      <w:pPr>
        <w:rPr/>
      </w:pPr>
      <w:r w:rsidDel="00000000" w:rsidR="00000000" w:rsidRPr="00000000">
        <w:rPr>
          <w:rtl w:val="0"/>
        </w:rPr>
      </w:r>
    </w:p>
    <w:p w:rsidR="00000000" w:rsidDel="00000000" w:rsidP="00000000" w:rsidRDefault="00000000" w:rsidRPr="00000000" w14:paraId="00001921">
      <w:pPr>
        <w:rPr/>
      </w:pPr>
      <w:r w:rsidDel="00000000" w:rsidR="00000000" w:rsidRPr="00000000">
        <w:rPr>
          <w:rtl w:val="0"/>
        </w:rPr>
        <w:t xml:space="preserve">Ý NGHĨA: Bằng chứng kèm báo cáo vi phạm.</w:t>
      </w:r>
    </w:p>
    <w:p w:rsidR="00000000" w:rsidDel="00000000" w:rsidP="00000000" w:rsidRDefault="00000000" w:rsidRPr="00000000" w14:paraId="00001922">
      <w:pPr>
        <w:rPr/>
      </w:pPr>
      <w:r w:rsidDel="00000000" w:rsidR="00000000" w:rsidRPr="00000000">
        <w:rPr>
          <w:rtl w:val="0"/>
        </w:rPr>
      </w:r>
    </w:p>
    <w:p w:rsidR="00000000" w:rsidDel="00000000" w:rsidP="00000000" w:rsidRDefault="00000000" w:rsidRPr="00000000" w14:paraId="00001923">
      <w:pPr>
        <w:rPr/>
      </w:pPr>
      <w:r w:rsidDel="00000000" w:rsidR="00000000" w:rsidRPr="00000000">
        <w:rPr>
          <w:rtl w:val="0"/>
        </w:rPr>
        <w:t xml:space="preserve">  Khoá chính : id</w:t>
      </w:r>
    </w:p>
    <w:p w:rsidR="00000000" w:rsidDel="00000000" w:rsidP="00000000" w:rsidRDefault="00000000" w:rsidRPr="00000000" w14:paraId="00001924">
      <w:pPr>
        <w:rPr/>
      </w:pPr>
      <w:r w:rsidDel="00000000" w:rsidR="00000000" w:rsidRPr="00000000">
        <w:rPr>
          <w:rtl w:val="0"/>
        </w:rPr>
        <w:t xml:space="preserve">  Tham chiếu tới:</w:t>
      </w:r>
    </w:p>
    <w:p w:rsidR="00000000" w:rsidDel="00000000" w:rsidP="00000000" w:rsidRDefault="00000000" w:rsidRPr="00000000" w14:paraId="00001925">
      <w:pPr>
        <w:rPr/>
      </w:pPr>
      <w:r w:rsidDel="00000000" w:rsidR="00000000" w:rsidRPr="00000000">
        <w:rPr>
          <w:rtl w:val="0"/>
        </w:rPr>
        <w:t xml:space="preserve">      - report_id                  -&gt; platform_report.id   [ON DELETE CASCADE]</w:t>
      </w:r>
    </w:p>
    <w:p w:rsidR="00000000" w:rsidDel="00000000" w:rsidP="00000000" w:rsidRDefault="00000000" w:rsidRPr="00000000" w14:paraId="00001926">
      <w:pPr>
        <w:rPr/>
      </w:pPr>
      <w:r w:rsidDel="00000000" w:rsidR="00000000" w:rsidRPr="00000000">
        <w:rPr>
          <w:rtl w:val="0"/>
        </w:rPr>
      </w:r>
    </w:p>
    <w:p w:rsidR="00000000" w:rsidDel="00000000" w:rsidP="00000000" w:rsidRDefault="00000000" w:rsidRPr="00000000" w14:paraId="00001927">
      <w:pPr>
        <w:rPr/>
      </w:pPr>
      <w:r w:rsidDel="00000000" w:rsidR="00000000" w:rsidRPr="00000000">
        <w:rPr>
          <w:rtl w:val="0"/>
        </w:rPr>
        <w:t xml:space="preserve">  DANH SÁCH THUỘC TÍNH</w:t>
      </w:r>
    </w:p>
    <w:p w:rsidR="00000000" w:rsidDel="00000000" w:rsidP="00000000" w:rsidRDefault="00000000" w:rsidRPr="00000000" w14:paraId="00001928">
      <w:pPr>
        <w:rPr/>
      </w:pPr>
      <w:r w:rsidDel="00000000" w:rsidR="00000000" w:rsidRPr="00000000">
        <w:rPr>
          <w:rtl w:val="0"/>
        </w:rPr>
        <w:t xml:space="preserve">  --------------------------------------------------------------------------------------------------</w:t>
      </w:r>
    </w:p>
    <w:p w:rsidR="00000000" w:rsidDel="00000000" w:rsidP="00000000" w:rsidRDefault="00000000" w:rsidRPr="00000000" w14:paraId="00001929">
      <w:pPr>
        <w:rPr/>
      </w:pPr>
      <w:r w:rsidDel="00000000" w:rsidR="00000000" w:rsidRPr="00000000">
        <w:rPr>
          <w:rtl w:val="0"/>
        </w:rPr>
        <w:t xml:space="preserve">    1. id                           BIGINT UNSIGNED            Null:NO   [PK]</w:t>
      </w:r>
    </w:p>
    <w:p w:rsidR="00000000" w:rsidDel="00000000" w:rsidP="00000000" w:rsidRDefault="00000000" w:rsidRPr="00000000" w14:paraId="0000192A">
      <w:pPr>
        <w:rPr/>
      </w:pPr>
      <w:r w:rsidDel="00000000" w:rsidR="00000000" w:rsidRPr="00000000">
        <w:rPr>
          <w:rtl w:val="0"/>
        </w:rPr>
        <w:t xml:space="preserve">        · AUTO_INCREMENT</w:t>
      </w:r>
    </w:p>
    <w:p w:rsidR="00000000" w:rsidDel="00000000" w:rsidP="00000000" w:rsidRDefault="00000000" w:rsidRPr="00000000" w14:paraId="0000192B">
      <w:pPr>
        <w:rPr/>
      </w:pPr>
      <w:r w:rsidDel="00000000" w:rsidR="00000000" w:rsidRPr="00000000">
        <w:rPr>
          <w:rtl w:val="0"/>
        </w:rPr>
        <w:t xml:space="preserve">        Khoá chính, tự tăng.</w:t>
      </w:r>
    </w:p>
    <w:p w:rsidR="00000000" w:rsidDel="00000000" w:rsidP="00000000" w:rsidRDefault="00000000" w:rsidRPr="00000000" w14:paraId="0000192C">
      <w:pPr>
        <w:rPr/>
      </w:pPr>
      <w:r w:rsidDel="00000000" w:rsidR="00000000" w:rsidRPr="00000000">
        <w:rPr>
          <w:rtl w:val="0"/>
        </w:rPr>
        <w:t xml:space="preserve">    2. report_id                    BIGINT UNSIGNED            Null:NO   [FK/IDX]</w:t>
      </w:r>
    </w:p>
    <w:p w:rsidR="00000000" w:rsidDel="00000000" w:rsidP="00000000" w:rsidRDefault="00000000" w:rsidRPr="00000000" w14:paraId="0000192D">
      <w:pPr>
        <w:rPr/>
      </w:pPr>
      <w:r w:rsidDel="00000000" w:rsidR="00000000" w:rsidRPr="00000000">
        <w:rPr>
          <w:rtl w:val="0"/>
        </w:rPr>
        <w:t xml:space="preserve">        Khoá ngoại tới bảng platform_report (Báo cáo vi phạm nền tảng).</w:t>
      </w:r>
    </w:p>
    <w:p w:rsidR="00000000" w:rsidDel="00000000" w:rsidP="00000000" w:rsidRDefault="00000000" w:rsidRPr="00000000" w14:paraId="0000192E">
      <w:pPr>
        <w:rPr/>
      </w:pPr>
      <w:r w:rsidDel="00000000" w:rsidR="00000000" w:rsidRPr="00000000">
        <w:rPr>
          <w:rtl w:val="0"/>
        </w:rPr>
        <w:t xml:space="preserve">    3. file_url                     VARCHAR(512)               Null:NO  </w:t>
      </w:r>
    </w:p>
    <w:p w:rsidR="00000000" w:rsidDel="00000000" w:rsidP="00000000" w:rsidRDefault="00000000" w:rsidRPr="00000000" w14:paraId="0000192F">
      <w:pPr>
        <w:rPr/>
      </w:pPr>
      <w:r w:rsidDel="00000000" w:rsidR="00000000" w:rsidRPr="00000000">
        <w:rPr>
          <w:rtl w:val="0"/>
        </w:rPr>
        <w:t xml:space="preserve">        Đường dẫn file trên Cloudinary (secure_url).</w:t>
      </w:r>
    </w:p>
    <w:p w:rsidR="00000000" w:rsidDel="00000000" w:rsidP="00000000" w:rsidRDefault="00000000" w:rsidRPr="00000000" w14:paraId="00001930">
      <w:pPr>
        <w:rPr/>
      </w:pPr>
      <w:r w:rsidDel="00000000" w:rsidR="00000000" w:rsidRPr="00000000">
        <w:rPr>
          <w:rtl w:val="0"/>
        </w:rPr>
        <w:t xml:space="preserve">    4. file_public_id               VARCHAR(255)               Null:YES </w:t>
      </w:r>
    </w:p>
    <w:p w:rsidR="00000000" w:rsidDel="00000000" w:rsidP="00000000" w:rsidRDefault="00000000" w:rsidRPr="00000000" w14:paraId="00001931">
      <w:pPr>
        <w:rPr/>
      </w:pPr>
      <w:r w:rsidDel="00000000" w:rsidR="00000000" w:rsidRPr="00000000">
        <w:rPr>
          <w:rtl w:val="0"/>
        </w:rPr>
        <w:t xml:space="preserve">        public_id của Cloudinary, dùng để thay thế hoặc xoá file.</w:t>
      </w:r>
    </w:p>
    <w:p w:rsidR="00000000" w:rsidDel="00000000" w:rsidP="00000000" w:rsidRDefault="00000000" w:rsidRPr="00000000" w14:paraId="00001932">
      <w:pPr>
        <w:rPr/>
      </w:pPr>
      <w:r w:rsidDel="00000000" w:rsidR="00000000" w:rsidRPr="00000000">
        <w:rPr>
          <w:rtl w:val="0"/>
        </w:rPr>
        <w:t xml:space="preserve">    5. file_name                    VARCHAR(255)               Null:NO  </w:t>
      </w:r>
    </w:p>
    <w:p w:rsidR="00000000" w:rsidDel="00000000" w:rsidP="00000000" w:rsidRDefault="00000000" w:rsidRPr="00000000" w14:paraId="00001933">
      <w:pPr>
        <w:rPr/>
      </w:pPr>
      <w:r w:rsidDel="00000000" w:rsidR="00000000" w:rsidRPr="00000000">
        <w:rPr>
          <w:rtl w:val="0"/>
        </w:rPr>
        <w:t xml:space="preserve">        Tên file gốc người dùng tải lên.</w:t>
      </w:r>
    </w:p>
    <w:p w:rsidR="00000000" w:rsidDel="00000000" w:rsidP="00000000" w:rsidRDefault="00000000" w:rsidRPr="00000000" w14:paraId="00001934">
      <w:pPr>
        <w:rPr/>
      </w:pPr>
      <w:r w:rsidDel="00000000" w:rsidR="00000000" w:rsidRPr="00000000">
        <w:rPr>
          <w:rtl w:val="0"/>
        </w:rPr>
        <w:t xml:space="preserve">    6. mime_type                    VARCHAR(100)               Null:NO  </w:t>
      </w:r>
    </w:p>
    <w:p w:rsidR="00000000" w:rsidDel="00000000" w:rsidP="00000000" w:rsidRDefault="00000000" w:rsidRPr="00000000" w14:paraId="00001935">
      <w:pPr>
        <w:rPr/>
      </w:pPr>
      <w:r w:rsidDel="00000000" w:rsidR="00000000" w:rsidRPr="00000000">
        <w:rPr>
          <w:rtl w:val="0"/>
        </w:rPr>
        <w:t xml:space="preserve">        Kiểu MIME của file (BR-37: chỉ JPG/PNG/PDF).</w:t>
      </w:r>
    </w:p>
    <w:p w:rsidR="00000000" w:rsidDel="00000000" w:rsidP="00000000" w:rsidRDefault="00000000" w:rsidRPr="00000000" w14:paraId="00001936">
      <w:pPr>
        <w:rPr/>
      </w:pPr>
      <w:r w:rsidDel="00000000" w:rsidR="00000000" w:rsidRPr="00000000">
        <w:rPr>
          <w:rtl w:val="0"/>
        </w:rPr>
        <w:t xml:space="preserve">    7. file_size_bytes              INT UNSIGNED               Null:NO  </w:t>
      </w:r>
    </w:p>
    <w:p w:rsidR="00000000" w:rsidDel="00000000" w:rsidP="00000000" w:rsidRDefault="00000000" w:rsidRPr="00000000" w14:paraId="00001937">
      <w:pPr>
        <w:rPr/>
      </w:pPr>
      <w:r w:rsidDel="00000000" w:rsidR="00000000" w:rsidRPr="00000000">
        <w:rPr>
          <w:rtl w:val="0"/>
        </w:rPr>
        <w:t xml:space="preserve">        Kích thước file tính bằng byte (BR-37: tối đa 5MB).</w:t>
      </w:r>
    </w:p>
    <w:p w:rsidR="00000000" w:rsidDel="00000000" w:rsidP="00000000" w:rsidRDefault="00000000" w:rsidRPr="00000000" w14:paraId="00001938">
      <w:pPr>
        <w:rPr/>
      </w:pPr>
      <w:r w:rsidDel="00000000" w:rsidR="00000000" w:rsidRPr="00000000">
        <w:rPr>
          <w:rtl w:val="0"/>
        </w:rPr>
        <w:t xml:space="preserve">    8. uploaded_at                  DATETIME(3)                Null:NO  </w:t>
      </w:r>
    </w:p>
    <w:p w:rsidR="00000000" w:rsidDel="00000000" w:rsidP="00000000" w:rsidRDefault="00000000" w:rsidRPr="00000000" w14:paraId="00001939">
      <w:pPr>
        <w:rPr/>
      </w:pPr>
      <w:r w:rsidDel="00000000" w:rsidR="00000000" w:rsidRPr="00000000">
        <w:rPr>
          <w:rtl w:val="0"/>
        </w:rPr>
        <w:t xml:space="preserve">        · Mặc định = CURRENT_TIMESTAMP(3)</w:t>
      </w:r>
    </w:p>
    <w:p w:rsidR="00000000" w:rsidDel="00000000" w:rsidP="00000000" w:rsidRDefault="00000000" w:rsidRPr="00000000" w14:paraId="0000193A">
      <w:pPr>
        <w:rPr/>
      </w:pPr>
      <w:r w:rsidDel="00000000" w:rsidR="00000000" w:rsidRPr="00000000">
        <w:rPr>
          <w:rtl w:val="0"/>
        </w:rPr>
        <w:t xml:space="preserve">        Thời điểm tải lên.</w:t>
      </w:r>
    </w:p>
    <w:p w:rsidR="00000000" w:rsidDel="00000000" w:rsidP="00000000" w:rsidRDefault="00000000" w:rsidRPr="00000000" w14:paraId="0000193B">
      <w:pPr>
        <w:rPr/>
      </w:pPr>
      <w:r w:rsidDel="00000000" w:rsidR="00000000" w:rsidRPr="00000000">
        <w:rPr>
          <w:rtl w:val="0"/>
        </w:rPr>
      </w:r>
    </w:p>
    <w:p w:rsidR="00000000" w:rsidDel="00000000" w:rsidP="00000000" w:rsidRDefault="00000000" w:rsidRPr="00000000" w14:paraId="0000193C">
      <w:pPr>
        <w:rPr/>
      </w:pPr>
      <w:r w:rsidDel="00000000" w:rsidR="00000000" w:rsidRPr="00000000">
        <w:rPr>
          <w:rtl w:val="0"/>
        </w:rPr>
      </w:r>
    </w:p>
    <w:p w:rsidR="00000000" w:rsidDel="00000000" w:rsidP="00000000" w:rsidRDefault="00000000" w:rsidRPr="00000000" w14:paraId="0000193D">
      <w:pPr>
        <w:rPr/>
      </w:pPr>
      <w:r w:rsidDel="00000000" w:rsidR="00000000" w:rsidRPr="00000000">
        <w:rPr>
          <w:rtl w:val="0"/>
        </w:rPr>
        <w:t xml:space="preserve">====================================================================================================</w:t>
      </w:r>
    </w:p>
    <w:p w:rsidR="00000000" w:rsidDel="00000000" w:rsidP="00000000" w:rsidRDefault="00000000" w:rsidRPr="00000000" w14:paraId="0000193E">
      <w:pPr>
        <w:rPr/>
      </w:pPr>
      <w:r w:rsidDel="00000000" w:rsidR="00000000" w:rsidRPr="00000000">
        <w:rPr>
          <w:rtl w:val="0"/>
        </w:rPr>
        <w:t xml:space="preserve">BẢNG 81/95 :  DISPUTE</w:t>
      </w:r>
    </w:p>
    <w:p w:rsidR="00000000" w:rsidDel="00000000" w:rsidP="00000000" w:rsidRDefault="00000000" w:rsidRPr="00000000" w14:paraId="0000193F">
      <w:pPr>
        <w:rPr/>
      </w:pPr>
      <w:r w:rsidDel="00000000" w:rsidR="00000000" w:rsidRPr="00000000">
        <w:rPr>
          <w:rtl w:val="0"/>
        </w:rPr>
        <w:t xml:space="preserve">====================================================================================================</w:t>
      </w:r>
    </w:p>
    <w:p w:rsidR="00000000" w:rsidDel="00000000" w:rsidP="00000000" w:rsidRDefault="00000000" w:rsidRPr="00000000" w14:paraId="00001940">
      <w:pPr>
        <w:rPr/>
      </w:pPr>
      <w:r w:rsidDel="00000000" w:rsidR="00000000" w:rsidRPr="00000000">
        <w:rPr>
          <w:rtl w:val="0"/>
        </w:rPr>
      </w:r>
    </w:p>
    <w:p w:rsidR="00000000" w:rsidDel="00000000" w:rsidP="00000000" w:rsidRDefault="00000000" w:rsidRPr="00000000" w14:paraId="00001941">
      <w:pPr>
        <w:rPr/>
      </w:pPr>
      <w:r w:rsidDel="00000000" w:rsidR="00000000" w:rsidRPr="00000000">
        <w:rPr>
          <w:rtl w:val="0"/>
        </w:rPr>
        <w:t xml:space="preserve">Ý NGHĨA: Khiếu nại / tranh chấp (M17-UC09..UC14, BR-33).</w:t>
      </w:r>
    </w:p>
    <w:p w:rsidR="00000000" w:rsidDel="00000000" w:rsidP="00000000" w:rsidRDefault="00000000" w:rsidRPr="00000000" w14:paraId="00001942">
      <w:pPr>
        <w:rPr/>
      </w:pPr>
      <w:r w:rsidDel="00000000" w:rsidR="00000000" w:rsidRPr="00000000">
        <w:rPr>
          <w:rtl w:val="0"/>
        </w:rPr>
      </w:r>
    </w:p>
    <w:p w:rsidR="00000000" w:rsidDel="00000000" w:rsidP="00000000" w:rsidRDefault="00000000" w:rsidRPr="00000000" w14:paraId="00001943">
      <w:pPr>
        <w:rPr/>
      </w:pPr>
      <w:r w:rsidDel="00000000" w:rsidR="00000000" w:rsidRPr="00000000">
        <w:rPr>
          <w:rtl w:val="0"/>
        </w:rPr>
        <w:t xml:space="preserve">  Khoá chính : id</w:t>
      </w:r>
    </w:p>
    <w:p w:rsidR="00000000" w:rsidDel="00000000" w:rsidP="00000000" w:rsidRDefault="00000000" w:rsidRPr="00000000" w14:paraId="00001944">
      <w:pPr>
        <w:rPr/>
      </w:pPr>
      <w:r w:rsidDel="00000000" w:rsidR="00000000" w:rsidRPr="00000000">
        <w:rPr>
          <w:rtl w:val="0"/>
        </w:rPr>
        <w:t xml:space="preserve">  Duy nhất   : uk_dispute_code (case_code)</w:t>
      </w:r>
    </w:p>
    <w:p w:rsidR="00000000" w:rsidDel="00000000" w:rsidP="00000000" w:rsidRDefault="00000000" w:rsidRPr="00000000" w14:paraId="00001945">
      <w:pPr>
        <w:rPr/>
      </w:pPr>
      <w:r w:rsidDel="00000000" w:rsidR="00000000" w:rsidRPr="00000000">
        <w:rPr>
          <w:rtl w:val="0"/>
        </w:rPr>
        <w:t xml:space="preserve">  Tham chiếu tới:</w:t>
      </w:r>
    </w:p>
    <w:p w:rsidR="00000000" w:rsidDel="00000000" w:rsidP="00000000" w:rsidRDefault="00000000" w:rsidRPr="00000000" w14:paraId="00001946">
      <w:pPr>
        <w:rPr/>
      </w:pPr>
      <w:r w:rsidDel="00000000" w:rsidR="00000000" w:rsidRPr="00000000">
        <w:rPr>
          <w:rtl w:val="0"/>
        </w:rPr>
        <w:t xml:space="preserve">      - booking_id                 -&gt; booking.id   [ON DELETE SET NULL]</w:t>
      </w:r>
    </w:p>
    <w:p w:rsidR="00000000" w:rsidDel="00000000" w:rsidP="00000000" w:rsidRDefault="00000000" w:rsidRPr="00000000" w14:paraId="00001947">
      <w:pPr>
        <w:rPr/>
      </w:pPr>
      <w:r w:rsidDel="00000000" w:rsidR="00000000" w:rsidRPr="00000000">
        <w:rPr>
          <w:rtl w:val="0"/>
        </w:rPr>
        <w:t xml:space="preserve">      - payment_id                 -&gt; payment.id   [ON DELETE SET NULL]</w:t>
      </w:r>
    </w:p>
    <w:p w:rsidR="00000000" w:rsidDel="00000000" w:rsidP="00000000" w:rsidRDefault="00000000" w:rsidRPr="00000000" w14:paraId="00001948">
      <w:pPr>
        <w:rPr/>
      </w:pPr>
      <w:r w:rsidDel="00000000" w:rsidR="00000000" w:rsidRPr="00000000">
        <w:rPr>
          <w:rtl w:val="0"/>
        </w:rPr>
        <w:t xml:space="preserve">      - opened_by                  -&gt; user_account.id   [ON DELETE RESTRICT]</w:t>
      </w:r>
    </w:p>
    <w:p w:rsidR="00000000" w:rsidDel="00000000" w:rsidP="00000000" w:rsidRDefault="00000000" w:rsidRPr="00000000" w14:paraId="00001949">
      <w:pPr>
        <w:rPr/>
      </w:pPr>
      <w:r w:rsidDel="00000000" w:rsidR="00000000" w:rsidRPr="00000000">
        <w:rPr>
          <w:rtl w:val="0"/>
        </w:rPr>
        <w:t xml:space="preserve">  Được tham chiếu bởi: dispute_evidence.dispute_id, dispute_status_history.dispute_id</w:t>
      </w:r>
    </w:p>
    <w:p w:rsidR="00000000" w:rsidDel="00000000" w:rsidP="00000000" w:rsidRDefault="00000000" w:rsidRPr="00000000" w14:paraId="0000194A">
      <w:pPr>
        <w:rPr/>
      </w:pPr>
      <w:r w:rsidDel="00000000" w:rsidR="00000000" w:rsidRPr="00000000">
        <w:rPr>
          <w:rtl w:val="0"/>
        </w:rPr>
      </w:r>
    </w:p>
    <w:p w:rsidR="00000000" w:rsidDel="00000000" w:rsidP="00000000" w:rsidRDefault="00000000" w:rsidRPr="00000000" w14:paraId="0000194B">
      <w:pPr>
        <w:rPr/>
      </w:pPr>
      <w:r w:rsidDel="00000000" w:rsidR="00000000" w:rsidRPr="00000000">
        <w:rPr>
          <w:rtl w:val="0"/>
        </w:rPr>
        <w:t xml:space="preserve">  DANH SÁCH THUỘC TÍNH</w:t>
      </w:r>
    </w:p>
    <w:p w:rsidR="00000000" w:rsidDel="00000000" w:rsidP="00000000" w:rsidRDefault="00000000" w:rsidRPr="00000000" w14:paraId="0000194C">
      <w:pPr>
        <w:rPr/>
      </w:pPr>
      <w:r w:rsidDel="00000000" w:rsidR="00000000" w:rsidRPr="00000000">
        <w:rPr>
          <w:rtl w:val="0"/>
        </w:rPr>
        <w:t xml:space="preserve">  --------------------------------------------------------------------------------------------------</w:t>
      </w:r>
    </w:p>
    <w:p w:rsidR="00000000" w:rsidDel="00000000" w:rsidP="00000000" w:rsidRDefault="00000000" w:rsidRPr="00000000" w14:paraId="0000194D">
      <w:pPr>
        <w:rPr/>
      </w:pPr>
      <w:r w:rsidDel="00000000" w:rsidR="00000000" w:rsidRPr="00000000">
        <w:rPr>
          <w:rtl w:val="0"/>
        </w:rPr>
        <w:t xml:space="preserve">    1. id                           BIGINT UNSIGNED            Null:NO   [PK]</w:t>
      </w:r>
    </w:p>
    <w:p w:rsidR="00000000" w:rsidDel="00000000" w:rsidP="00000000" w:rsidRDefault="00000000" w:rsidRPr="00000000" w14:paraId="0000194E">
      <w:pPr>
        <w:rPr/>
      </w:pPr>
      <w:r w:rsidDel="00000000" w:rsidR="00000000" w:rsidRPr="00000000">
        <w:rPr>
          <w:rtl w:val="0"/>
        </w:rPr>
        <w:t xml:space="preserve">        · AUTO_INCREMENT</w:t>
      </w:r>
    </w:p>
    <w:p w:rsidR="00000000" w:rsidDel="00000000" w:rsidP="00000000" w:rsidRDefault="00000000" w:rsidRPr="00000000" w14:paraId="0000194F">
      <w:pPr>
        <w:rPr/>
      </w:pPr>
      <w:r w:rsidDel="00000000" w:rsidR="00000000" w:rsidRPr="00000000">
        <w:rPr>
          <w:rtl w:val="0"/>
        </w:rPr>
        <w:t xml:space="preserve">        Khoá chính, tự tăng.</w:t>
      </w:r>
    </w:p>
    <w:p w:rsidR="00000000" w:rsidDel="00000000" w:rsidP="00000000" w:rsidRDefault="00000000" w:rsidRPr="00000000" w14:paraId="00001950">
      <w:pPr>
        <w:rPr/>
      </w:pPr>
      <w:r w:rsidDel="00000000" w:rsidR="00000000" w:rsidRPr="00000000">
        <w:rPr>
          <w:rtl w:val="0"/>
        </w:rPr>
        <w:t xml:space="preserve">    2. case_code                    VARCHAR(30)                Null:NO   [UQ]</w:t>
      </w:r>
    </w:p>
    <w:p w:rsidR="00000000" w:rsidDel="00000000" w:rsidP="00000000" w:rsidRDefault="00000000" w:rsidRPr="00000000" w14:paraId="00001951">
      <w:pPr>
        <w:rPr/>
      </w:pPr>
      <w:r w:rsidDel="00000000" w:rsidR="00000000" w:rsidRPr="00000000">
        <w:rPr>
          <w:rtl w:val="0"/>
        </w:rPr>
        <w:t xml:space="preserve">        Mã vụ việc hiển thị cho người dùng khi gửi khiếu nại (MSG48).</w:t>
      </w:r>
    </w:p>
    <w:p w:rsidR="00000000" w:rsidDel="00000000" w:rsidP="00000000" w:rsidRDefault="00000000" w:rsidRPr="00000000" w14:paraId="00001952">
      <w:pPr>
        <w:rPr/>
      </w:pPr>
      <w:r w:rsidDel="00000000" w:rsidR="00000000" w:rsidRPr="00000000">
        <w:rPr>
          <w:rtl w:val="0"/>
        </w:rPr>
        <w:t xml:space="preserve">    3. booking_id                   BIGINT UNSIGNED            Null:YES  [FK/IDX]</w:t>
      </w:r>
    </w:p>
    <w:p w:rsidR="00000000" w:rsidDel="00000000" w:rsidP="00000000" w:rsidRDefault="00000000" w:rsidRPr="00000000" w14:paraId="00001953">
      <w:pPr>
        <w:rPr/>
      </w:pPr>
      <w:r w:rsidDel="00000000" w:rsidR="00000000" w:rsidRPr="00000000">
        <w:rPr>
          <w:rtl w:val="0"/>
        </w:rPr>
        <w:t xml:space="preserve">        Khoá ngoại tới bảng booking (Đơn đặt chỗ). Có thể bỏ trống.</w:t>
      </w:r>
    </w:p>
    <w:p w:rsidR="00000000" w:rsidDel="00000000" w:rsidP="00000000" w:rsidRDefault="00000000" w:rsidRPr="00000000" w14:paraId="00001954">
      <w:pPr>
        <w:rPr/>
      </w:pPr>
      <w:r w:rsidDel="00000000" w:rsidR="00000000" w:rsidRPr="00000000">
        <w:rPr>
          <w:rtl w:val="0"/>
        </w:rPr>
        <w:t xml:space="preserve">    4. payment_id                   BIGINT UNSIGNED            Null:YES  [FK]</w:t>
      </w:r>
    </w:p>
    <w:p w:rsidR="00000000" w:rsidDel="00000000" w:rsidP="00000000" w:rsidRDefault="00000000" w:rsidRPr="00000000" w14:paraId="00001955">
      <w:pPr>
        <w:rPr/>
      </w:pPr>
      <w:r w:rsidDel="00000000" w:rsidR="00000000" w:rsidRPr="00000000">
        <w:rPr>
          <w:rtl w:val="0"/>
        </w:rPr>
        <w:t xml:space="preserve">        Khoá ngoại tới bảng payment (Yêu cầu thanh toán qua PayOS). Có thể bỏ trống.</w:t>
      </w:r>
    </w:p>
    <w:p w:rsidR="00000000" w:rsidDel="00000000" w:rsidP="00000000" w:rsidRDefault="00000000" w:rsidRPr="00000000" w14:paraId="00001956">
      <w:pPr>
        <w:rPr/>
      </w:pPr>
      <w:r w:rsidDel="00000000" w:rsidR="00000000" w:rsidRPr="00000000">
        <w:rPr>
          <w:rtl w:val="0"/>
        </w:rPr>
        <w:t xml:space="preserve">    5. opened_by                    BIGINT UNSIGNED            Null:NO   [FK/IDX]</w:t>
      </w:r>
    </w:p>
    <w:p w:rsidR="00000000" w:rsidDel="00000000" w:rsidP="00000000" w:rsidRDefault="00000000" w:rsidRPr="00000000" w14:paraId="00001957">
      <w:pPr>
        <w:rPr/>
      </w:pPr>
      <w:r w:rsidDel="00000000" w:rsidR="00000000" w:rsidRPr="00000000">
        <w:rPr>
          <w:rtl w:val="0"/>
        </w:rPr>
        <w:t xml:space="preserve">        Khoá ngoại tới bảng user_account (Tài khoản đăng nhập).</w:t>
      </w:r>
    </w:p>
    <w:p w:rsidR="00000000" w:rsidDel="00000000" w:rsidP="00000000" w:rsidRDefault="00000000" w:rsidRPr="00000000" w14:paraId="00001958">
      <w:pPr>
        <w:rPr/>
      </w:pPr>
      <w:r w:rsidDel="00000000" w:rsidR="00000000" w:rsidRPr="00000000">
        <w:rPr>
          <w:rtl w:val="0"/>
        </w:rPr>
        <w:t xml:space="preserve">    6. opener_role                  ENUM('CUSTOMER','ORGANIZER') Null:NO  </w:t>
      </w:r>
    </w:p>
    <w:p w:rsidR="00000000" w:rsidDel="00000000" w:rsidP="00000000" w:rsidRDefault="00000000" w:rsidRPr="00000000" w14:paraId="00001959">
      <w:pPr>
        <w:rPr/>
      </w:pPr>
      <w:r w:rsidDel="00000000" w:rsidR="00000000" w:rsidRPr="00000000">
        <w:rPr>
          <w:rtl w:val="0"/>
        </w:rPr>
        <w:t xml:space="preserve">        Vai trò của người mở vụ việc tranh chấp.</w:t>
      </w:r>
    </w:p>
    <w:p w:rsidR="00000000" w:rsidDel="00000000" w:rsidP="00000000" w:rsidRDefault="00000000" w:rsidRPr="00000000" w14:paraId="0000195A">
      <w:pPr>
        <w:rPr/>
      </w:pPr>
      <w:r w:rsidDel="00000000" w:rsidR="00000000" w:rsidRPr="00000000">
        <w:rPr>
          <w:rtl w:val="0"/>
        </w:rPr>
        <w:t xml:space="preserve">        Giá trị hợp lệ: CUSTOMER | ORGANIZER</w:t>
      </w:r>
    </w:p>
    <w:p w:rsidR="00000000" w:rsidDel="00000000" w:rsidP="00000000" w:rsidRDefault="00000000" w:rsidRPr="00000000" w14:paraId="0000195B">
      <w:pPr>
        <w:rPr/>
      </w:pPr>
      <w:r w:rsidDel="00000000" w:rsidR="00000000" w:rsidRPr="00000000">
        <w:rPr>
          <w:rtl w:val="0"/>
        </w:rPr>
        <w:t xml:space="preserve">    7. respondent_id                BIGINT UNSIGNED            Null:YES </w:t>
      </w:r>
    </w:p>
    <w:p w:rsidR="00000000" w:rsidDel="00000000" w:rsidP="00000000" w:rsidRDefault="00000000" w:rsidRPr="00000000" w14:paraId="0000195C">
      <w:pPr>
        <w:rPr/>
      </w:pPr>
      <w:r w:rsidDel="00000000" w:rsidR="00000000" w:rsidRPr="00000000">
        <w:rPr>
          <w:rtl w:val="0"/>
        </w:rPr>
        <w:t xml:space="preserve">        Bên bị khiếu nại trong vụ việc.</w:t>
      </w:r>
    </w:p>
    <w:p w:rsidR="00000000" w:rsidDel="00000000" w:rsidP="00000000" w:rsidRDefault="00000000" w:rsidRPr="00000000" w14:paraId="0000195D">
      <w:pPr>
        <w:rPr/>
      </w:pPr>
      <w:r w:rsidDel="00000000" w:rsidR="00000000" w:rsidRPr="00000000">
        <w:rPr>
          <w:rtl w:val="0"/>
        </w:rPr>
        <w:t xml:space="preserve">    8. category                     ENUM('WORKSPACE_DISCREPANCY','SERVICE_QUALITY','PAYMENT_ISSUE','REFUND_DISAGREEMENT', 'DAMAGE_CLAIM','NO_SHOW','BEHAVIOR','OTHER') Null:NO  </w:t>
      </w:r>
    </w:p>
    <w:p w:rsidR="00000000" w:rsidDel="00000000" w:rsidP="00000000" w:rsidRDefault="00000000" w:rsidRPr="00000000" w14:paraId="0000195E">
      <w:pPr>
        <w:rPr/>
      </w:pPr>
      <w:r w:rsidDel="00000000" w:rsidR="00000000" w:rsidRPr="00000000">
        <w:rPr>
          <w:rtl w:val="0"/>
        </w:rPr>
        <w:t xml:space="preserve">        Nhóm phân loại.</w:t>
      </w:r>
    </w:p>
    <w:p w:rsidR="00000000" w:rsidDel="00000000" w:rsidP="00000000" w:rsidRDefault="00000000" w:rsidRPr="00000000" w14:paraId="0000195F">
      <w:pPr>
        <w:rPr/>
      </w:pPr>
      <w:r w:rsidDel="00000000" w:rsidR="00000000" w:rsidRPr="00000000">
        <w:rPr>
          <w:rtl w:val="0"/>
        </w:rPr>
        <w:t xml:space="preserve">        Giá trị hợp lệ: WORKSPACE_DISCREPANCY | SERVICE_QUALITY | PAYMENT_ISSUE |</w:t>
      </w:r>
    </w:p>
    <w:p w:rsidR="00000000" w:rsidDel="00000000" w:rsidP="00000000" w:rsidRDefault="00000000" w:rsidRPr="00000000" w14:paraId="00001960">
      <w:pPr>
        <w:rPr/>
      </w:pPr>
      <w:r w:rsidDel="00000000" w:rsidR="00000000" w:rsidRPr="00000000">
        <w:rPr>
          <w:rtl w:val="0"/>
        </w:rPr>
        <w:t xml:space="preserve">        REFUND_DISAGREEMENT | DAMAGE_CLAIM | NO_SHOW | BEHAVIOR | OTHER</w:t>
      </w:r>
    </w:p>
    <w:p w:rsidR="00000000" w:rsidDel="00000000" w:rsidP="00000000" w:rsidRDefault="00000000" w:rsidRPr="00000000" w14:paraId="00001961">
      <w:pPr>
        <w:rPr/>
      </w:pPr>
      <w:r w:rsidDel="00000000" w:rsidR="00000000" w:rsidRPr="00000000">
        <w:rPr>
          <w:rtl w:val="0"/>
        </w:rPr>
        <w:t xml:space="preserve">    9. subject                      VARCHAR(255)               Null:NO  </w:t>
      </w:r>
    </w:p>
    <w:p w:rsidR="00000000" w:rsidDel="00000000" w:rsidP="00000000" w:rsidRDefault="00000000" w:rsidRPr="00000000" w14:paraId="00001962">
      <w:pPr>
        <w:rPr/>
      </w:pPr>
      <w:r w:rsidDel="00000000" w:rsidR="00000000" w:rsidRPr="00000000">
        <w:rPr>
          <w:rtl w:val="0"/>
        </w:rPr>
        <w:t xml:space="preserve">        Tiêu đề.</w:t>
      </w:r>
    </w:p>
    <w:p w:rsidR="00000000" w:rsidDel="00000000" w:rsidP="00000000" w:rsidRDefault="00000000" w:rsidRPr="00000000" w14:paraId="00001963">
      <w:pPr>
        <w:rPr/>
      </w:pPr>
      <w:r w:rsidDel="00000000" w:rsidR="00000000" w:rsidRPr="00000000">
        <w:rPr>
          <w:rtl w:val="0"/>
        </w:rPr>
        <w:t xml:space="preserve">   10. description                  TEXT                       Null:NO  </w:t>
      </w:r>
    </w:p>
    <w:p w:rsidR="00000000" w:rsidDel="00000000" w:rsidP="00000000" w:rsidRDefault="00000000" w:rsidRPr="00000000" w14:paraId="00001964">
      <w:pPr>
        <w:rPr/>
      </w:pPr>
      <w:r w:rsidDel="00000000" w:rsidR="00000000" w:rsidRPr="00000000">
        <w:rPr>
          <w:rtl w:val="0"/>
        </w:rPr>
        <w:t xml:space="preserve">        Mô tả chi tiết.</w:t>
      </w:r>
    </w:p>
    <w:p w:rsidR="00000000" w:rsidDel="00000000" w:rsidP="00000000" w:rsidRDefault="00000000" w:rsidRPr="00000000" w14:paraId="00001965">
      <w:pPr>
        <w:rPr/>
      </w:pPr>
      <w:r w:rsidDel="00000000" w:rsidR="00000000" w:rsidRPr="00000000">
        <w:rPr>
          <w:rtl w:val="0"/>
        </w:rPr>
        <w:t xml:space="preserve">   11. claimed_amount               DECIMAL(15,2)              Null:YES </w:t>
      </w:r>
    </w:p>
    <w:p w:rsidR="00000000" w:rsidDel="00000000" w:rsidP="00000000" w:rsidRDefault="00000000" w:rsidRPr="00000000" w14:paraId="00001966">
      <w:pPr>
        <w:rPr/>
      </w:pPr>
      <w:r w:rsidDel="00000000" w:rsidR="00000000" w:rsidRPr="00000000">
        <w:rPr>
          <w:rtl w:val="0"/>
        </w:rPr>
        <w:t xml:space="preserve">        Số tiền yêu cầu bồi thường (đơn vị theo cột currency).</w:t>
      </w:r>
    </w:p>
    <w:p w:rsidR="00000000" w:rsidDel="00000000" w:rsidP="00000000" w:rsidRDefault="00000000" w:rsidRPr="00000000" w14:paraId="00001967">
      <w:pPr>
        <w:rPr/>
      </w:pPr>
      <w:r w:rsidDel="00000000" w:rsidR="00000000" w:rsidRPr="00000000">
        <w:rPr>
          <w:rtl w:val="0"/>
        </w:rPr>
        <w:t xml:space="preserve">   12. status                       ENUM('SUBMITTED','UNDER_REVIEW','AWAITING_EVIDENCE','RESOLVED','REJECTED','ESCALATED','CLOSED') Null:NO   [IDX]</w:t>
      </w:r>
    </w:p>
    <w:p w:rsidR="00000000" w:rsidDel="00000000" w:rsidP="00000000" w:rsidRDefault="00000000" w:rsidRPr="00000000" w14:paraId="00001968">
      <w:pPr>
        <w:rPr/>
      </w:pPr>
      <w:r w:rsidDel="00000000" w:rsidR="00000000" w:rsidRPr="00000000">
        <w:rPr>
          <w:rtl w:val="0"/>
        </w:rPr>
        <w:t xml:space="preserve">        · Mặc định = 'SUBMITTED'</w:t>
      </w:r>
    </w:p>
    <w:p w:rsidR="00000000" w:rsidDel="00000000" w:rsidP="00000000" w:rsidRDefault="00000000" w:rsidRPr="00000000" w14:paraId="00001969">
      <w:pPr>
        <w:rPr/>
      </w:pPr>
      <w:r w:rsidDel="00000000" w:rsidR="00000000" w:rsidRPr="00000000">
        <w:rPr>
          <w:rtl w:val="0"/>
        </w:rPr>
        <w:t xml:space="preserve">        Trạng thái hiện tại của bản ghi.</w:t>
      </w:r>
    </w:p>
    <w:p w:rsidR="00000000" w:rsidDel="00000000" w:rsidP="00000000" w:rsidRDefault="00000000" w:rsidRPr="00000000" w14:paraId="0000196A">
      <w:pPr>
        <w:rPr/>
      </w:pPr>
      <w:r w:rsidDel="00000000" w:rsidR="00000000" w:rsidRPr="00000000">
        <w:rPr>
          <w:rtl w:val="0"/>
        </w:rPr>
        <w:t xml:space="preserve">        Giá trị hợp lệ: SUBMITTED | UNDER_REVIEW | AWAITING_EVIDENCE | RESOLVED | REJECTED |</w:t>
      </w:r>
    </w:p>
    <w:p w:rsidR="00000000" w:rsidDel="00000000" w:rsidP="00000000" w:rsidRDefault="00000000" w:rsidRPr="00000000" w14:paraId="0000196B">
      <w:pPr>
        <w:rPr/>
      </w:pPr>
      <w:r w:rsidDel="00000000" w:rsidR="00000000" w:rsidRPr="00000000">
        <w:rPr>
          <w:rtl w:val="0"/>
        </w:rPr>
        <w:t xml:space="preserve">        ESCALATED | CLOSED</w:t>
      </w:r>
    </w:p>
    <w:p w:rsidR="00000000" w:rsidDel="00000000" w:rsidP="00000000" w:rsidRDefault="00000000" w:rsidRPr="00000000" w14:paraId="0000196C">
      <w:pPr>
        <w:rPr/>
      </w:pPr>
      <w:r w:rsidDel="00000000" w:rsidR="00000000" w:rsidRPr="00000000">
        <w:rPr>
          <w:rtl w:val="0"/>
        </w:rPr>
        <w:t xml:space="preserve">   13. priority                     ENUM('LOW','MEDIUM','HIGH','URGENT') Null:NO   [IDX]</w:t>
      </w:r>
    </w:p>
    <w:p w:rsidR="00000000" w:rsidDel="00000000" w:rsidP="00000000" w:rsidRDefault="00000000" w:rsidRPr="00000000" w14:paraId="0000196D">
      <w:pPr>
        <w:rPr/>
      </w:pPr>
      <w:r w:rsidDel="00000000" w:rsidR="00000000" w:rsidRPr="00000000">
        <w:rPr>
          <w:rtl w:val="0"/>
        </w:rPr>
        <w:t xml:space="preserve">        · Mặc định = 'MEDIUM'</w:t>
      </w:r>
    </w:p>
    <w:p w:rsidR="00000000" w:rsidDel="00000000" w:rsidP="00000000" w:rsidRDefault="00000000" w:rsidRPr="00000000" w14:paraId="0000196E">
      <w:pPr>
        <w:rPr/>
      </w:pPr>
      <w:r w:rsidDel="00000000" w:rsidR="00000000" w:rsidRPr="00000000">
        <w:rPr>
          <w:rtl w:val="0"/>
        </w:rPr>
        <w:t xml:space="preserve">        Độ ưu tiên áp dụng.</w:t>
      </w:r>
    </w:p>
    <w:p w:rsidR="00000000" w:rsidDel="00000000" w:rsidP="00000000" w:rsidRDefault="00000000" w:rsidRPr="00000000" w14:paraId="0000196F">
      <w:pPr>
        <w:rPr/>
      </w:pPr>
      <w:r w:rsidDel="00000000" w:rsidR="00000000" w:rsidRPr="00000000">
        <w:rPr>
          <w:rtl w:val="0"/>
        </w:rPr>
        <w:t xml:space="preserve">        Giá trị hợp lệ: LOW | MEDIUM | HIGH | URGENT</w:t>
      </w:r>
    </w:p>
    <w:p w:rsidR="00000000" w:rsidDel="00000000" w:rsidP="00000000" w:rsidRDefault="00000000" w:rsidRPr="00000000" w14:paraId="00001970">
      <w:pPr>
        <w:rPr/>
      </w:pPr>
      <w:r w:rsidDel="00000000" w:rsidR="00000000" w:rsidRPr="00000000">
        <w:rPr>
          <w:rtl w:val="0"/>
        </w:rPr>
        <w:t xml:space="preserve">   14. funds_frozen                 TINYINT(1)                 Null:NO  </w:t>
      </w:r>
    </w:p>
    <w:p w:rsidR="00000000" w:rsidDel="00000000" w:rsidP="00000000" w:rsidRDefault="00000000" w:rsidRPr="00000000" w14:paraId="00001971">
      <w:pPr>
        <w:rPr/>
      </w:pPr>
      <w:r w:rsidDel="00000000" w:rsidR="00000000" w:rsidRPr="00000000">
        <w:rPr>
          <w:rtl w:val="0"/>
        </w:rPr>
        <w:t xml:space="preserve">        · Mặc định = 0</w:t>
      </w:r>
    </w:p>
    <w:p w:rsidR="00000000" w:rsidDel="00000000" w:rsidP="00000000" w:rsidRDefault="00000000" w:rsidRPr="00000000" w14:paraId="00001972">
      <w:pPr>
        <w:rPr/>
      </w:pPr>
      <w:r w:rsidDel="00000000" w:rsidR="00000000" w:rsidRPr="00000000">
        <w:rPr>
          <w:rtl w:val="0"/>
        </w:rPr>
        <w:t xml:space="preserve">        Đánh dấu tiền của booking đang bị đóng băng, không cho chi trả cho Organizer cho tới khi vụ</w:t>
      </w:r>
    </w:p>
    <w:p w:rsidR="00000000" w:rsidDel="00000000" w:rsidP="00000000" w:rsidRDefault="00000000" w:rsidRPr="00000000" w14:paraId="00001973">
      <w:pPr>
        <w:rPr/>
      </w:pPr>
      <w:r w:rsidDel="00000000" w:rsidR="00000000" w:rsidRPr="00000000">
        <w:rPr>
          <w:rtl w:val="0"/>
        </w:rPr>
        <w:t xml:space="preserve">        việc được giải quyết (BR-33).</w:t>
      </w:r>
    </w:p>
    <w:p w:rsidR="00000000" w:rsidDel="00000000" w:rsidP="00000000" w:rsidRDefault="00000000" w:rsidRPr="00000000" w14:paraId="00001974">
      <w:pPr>
        <w:rPr/>
      </w:pPr>
      <w:r w:rsidDel="00000000" w:rsidR="00000000" w:rsidRPr="00000000">
        <w:rPr>
          <w:rtl w:val="0"/>
        </w:rPr>
        <w:t xml:space="preserve">   15. frozen_at                    DATETIME(3)                Null:YES </w:t>
      </w:r>
    </w:p>
    <w:p w:rsidR="00000000" w:rsidDel="00000000" w:rsidP="00000000" w:rsidRDefault="00000000" w:rsidRPr="00000000" w14:paraId="00001975">
      <w:pPr>
        <w:rPr/>
      </w:pPr>
      <w:r w:rsidDel="00000000" w:rsidR="00000000" w:rsidRPr="00000000">
        <w:rPr>
          <w:rtl w:val="0"/>
        </w:rPr>
        <w:t xml:space="preserve">        Mốc thời gian: đóng băng.</w:t>
      </w:r>
    </w:p>
    <w:p w:rsidR="00000000" w:rsidDel="00000000" w:rsidP="00000000" w:rsidRDefault="00000000" w:rsidRPr="00000000" w14:paraId="00001976">
      <w:pPr>
        <w:rPr/>
      </w:pPr>
      <w:r w:rsidDel="00000000" w:rsidR="00000000" w:rsidRPr="00000000">
        <w:rPr>
          <w:rtl w:val="0"/>
        </w:rPr>
        <w:t xml:space="preserve">   16. assigned_to                  BIGINT UNSIGNED            Null:YES </w:t>
      </w:r>
    </w:p>
    <w:p w:rsidR="00000000" w:rsidDel="00000000" w:rsidP="00000000" w:rsidRDefault="00000000" w:rsidRPr="00000000" w14:paraId="00001977">
      <w:pPr>
        <w:rPr/>
      </w:pPr>
      <w:r w:rsidDel="00000000" w:rsidR="00000000" w:rsidRPr="00000000">
        <w:rPr>
          <w:rtl w:val="0"/>
        </w:rPr>
        <w:t xml:space="preserve">        Người được phân công xử lý.</w:t>
      </w:r>
    </w:p>
    <w:p w:rsidR="00000000" w:rsidDel="00000000" w:rsidP="00000000" w:rsidRDefault="00000000" w:rsidRPr="00000000" w14:paraId="00001978">
      <w:pPr>
        <w:rPr/>
      </w:pPr>
      <w:r w:rsidDel="00000000" w:rsidR="00000000" w:rsidRPr="00000000">
        <w:rPr>
          <w:rtl w:val="0"/>
        </w:rPr>
        <w:t xml:space="preserve">   17. reviewed_at                  DATETIME(3)                Null:YES </w:t>
      </w:r>
    </w:p>
    <w:p w:rsidR="00000000" w:rsidDel="00000000" w:rsidP="00000000" w:rsidRDefault="00000000" w:rsidRPr="00000000" w14:paraId="00001979">
      <w:pPr>
        <w:rPr/>
      </w:pPr>
      <w:r w:rsidDel="00000000" w:rsidR="00000000" w:rsidRPr="00000000">
        <w:rPr>
          <w:rtl w:val="0"/>
        </w:rPr>
        <w:t xml:space="preserve">        Thời điểm duyệt.</w:t>
      </w:r>
    </w:p>
    <w:p w:rsidR="00000000" w:rsidDel="00000000" w:rsidP="00000000" w:rsidRDefault="00000000" w:rsidRPr="00000000" w14:paraId="0000197A">
      <w:pPr>
        <w:rPr/>
      </w:pPr>
      <w:r w:rsidDel="00000000" w:rsidR="00000000" w:rsidRPr="00000000">
        <w:rPr>
          <w:rtl w:val="0"/>
        </w:rPr>
        <w:t xml:space="preserve">   18. resolution_type              ENUM('NONE','FULL_REFUND','PARTIAL_REFUND','NO_REFUND','COMPENSATION','ACCOUNT_ACTION') Null:YES </w:t>
      </w:r>
    </w:p>
    <w:p w:rsidR="00000000" w:rsidDel="00000000" w:rsidP="00000000" w:rsidRDefault="00000000" w:rsidRPr="00000000" w14:paraId="0000197B">
      <w:pPr>
        <w:rPr/>
      </w:pPr>
      <w:r w:rsidDel="00000000" w:rsidR="00000000" w:rsidRPr="00000000">
        <w:rPr>
          <w:rtl w:val="0"/>
        </w:rPr>
        <w:t xml:space="preserve">        Phân loại xử lý.</w:t>
      </w:r>
    </w:p>
    <w:p w:rsidR="00000000" w:rsidDel="00000000" w:rsidP="00000000" w:rsidRDefault="00000000" w:rsidRPr="00000000" w14:paraId="0000197C">
      <w:pPr>
        <w:rPr/>
      </w:pPr>
      <w:r w:rsidDel="00000000" w:rsidR="00000000" w:rsidRPr="00000000">
        <w:rPr>
          <w:rtl w:val="0"/>
        </w:rPr>
        <w:t xml:space="preserve">        Giá trị hợp lệ: NONE | FULL_REFUND | PARTIAL_REFUND | NO_REFUND | COMPENSATION |</w:t>
      </w:r>
    </w:p>
    <w:p w:rsidR="00000000" w:rsidDel="00000000" w:rsidP="00000000" w:rsidRDefault="00000000" w:rsidRPr="00000000" w14:paraId="0000197D">
      <w:pPr>
        <w:rPr/>
      </w:pPr>
      <w:r w:rsidDel="00000000" w:rsidR="00000000" w:rsidRPr="00000000">
        <w:rPr>
          <w:rtl w:val="0"/>
        </w:rPr>
        <w:t xml:space="preserve">        ACCOUNT_ACTION</w:t>
      </w:r>
    </w:p>
    <w:p w:rsidR="00000000" w:rsidDel="00000000" w:rsidP="00000000" w:rsidRDefault="00000000" w:rsidRPr="00000000" w14:paraId="0000197E">
      <w:pPr>
        <w:rPr/>
      </w:pPr>
      <w:r w:rsidDel="00000000" w:rsidR="00000000" w:rsidRPr="00000000">
        <w:rPr>
          <w:rtl w:val="0"/>
        </w:rPr>
        <w:t xml:space="preserve">   19. resolution_amount            DECIMAL(15,2)              Null:YES </w:t>
      </w:r>
    </w:p>
    <w:p w:rsidR="00000000" w:rsidDel="00000000" w:rsidP="00000000" w:rsidRDefault="00000000" w:rsidRPr="00000000" w14:paraId="0000197F">
      <w:pPr>
        <w:rPr/>
      </w:pPr>
      <w:r w:rsidDel="00000000" w:rsidR="00000000" w:rsidRPr="00000000">
        <w:rPr>
          <w:rtl w:val="0"/>
        </w:rPr>
        <w:t xml:space="preserve">        Số tiền xử lý (đơn vị theo cột currency).</w:t>
      </w:r>
    </w:p>
    <w:p w:rsidR="00000000" w:rsidDel="00000000" w:rsidP="00000000" w:rsidRDefault="00000000" w:rsidRPr="00000000" w14:paraId="00001980">
      <w:pPr>
        <w:rPr/>
      </w:pPr>
      <w:r w:rsidDel="00000000" w:rsidR="00000000" w:rsidRPr="00000000">
        <w:rPr>
          <w:rtl w:val="0"/>
        </w:rPr>
        <w:t xml:space="preserve">   20. resolution_note              VARCHAR(2000)              Null:YES </w:t>
      </w:r>
    </w:p>
    <w:p w:rsidR="00000000" w:rsidDel="00000000" w:rsidP="00000000" w:rsidRDefault="00000000" w:rsidRPr="00000000" w14:paraId="00001981">
      <w:pPr>
        <w:rPr/>
      </w:pPr>
      <w:r w:rsidDel="00000000" w:rsidR="00000000" w:rsidRPr="00000000">
        <w:rPr>
          <w:rtl w:val="0"/>
        </w:rPr>
        <w:t xml:space="preserve">        Ghi chú xử lý.</w:t>
      </w:r>
    </w:p>
    <w:p w:rsidR="00000000" w:rsidDel="00000000" w:rsidP="00000000" w:rsidRDefault="00000000" w:rsidRPr="00000000" w14:paraId="00001982">
      <w:pPr>
        <w:rPr/>
      </w:pPr>
      <w:r w:rsidDel="00000000" w:rsidR="00000000" w:rsidRPr="00000000">
        <w:rPr>
          <w:rtl w:val="0"/>
        </w:rPr>
        <w:t xml:space="preserve">   21. resolved_by                  BIGINT UNSIGNED            Null:YES </w:t>
      </w:r>
    </w:p>
    <w:p w:rsidR="00000000" w:rsidDel="00000000" w:rsidP="00000000" w:rsidRDefault="00000000" w:rsidRPr="00000000" w14:paraId="00001983">
      <w:pPr>
        <w:rPr/>
      </w:pPr>
      <w:r w:rsidDel="00000000" w:rsidR="00000000" w:rsidRPr="00000000">
        <w:rPr>
          <w:rtl w:val="0"/>
        </w:rPr>
        <w:t xml:space="preserve">        Người xử lý kết thúc.</w:t>
      </w:r>
    </w:p>
    <w:p w:rsidR="00000000" w:rsidDel="00000000" w:rsidP="00000000" w:rsidRDefault="00000000" w:rsidRPr="00000000" w14:paraId="00001984">
      <w:pPr>
        <w:rPr/>
      </w:pPr>
      <w:r w:rsidDel="00000000" w:rsidR="00000000" w:rsidRPr="00000000">
        <w:rPr>
          <w:rtl w:val="0"/>
        </w:rPr>
        <w:t xml:space="preserve">   22. resolved_at                  DATETIME(3)                Null:YES </w:t>
      </w:r>
    </w:p>
    <w:p w:rsidR="00000000" w:rsidDel="00000000" w:rsidP="00000000" w:rsidRDefault="00000000" w:rsidRPr="00000000" w14:paraId="00001985">
      <w:pPr>
        <w:rPr/>
      </w:pPr>
      <w:r w:rsidDel="00000000" w:rsidR="00000000" w:rsidRPr="00000000">
        <w:rPr>
          <w:rtl w:val="0"/>
        </w:rPr>
        <w:t xml:space="preserve">        Thời điểm xử lý xong.</w:t>
      </w:r>
    </w:p>
    <w:p w:rsidR="00000000" w:rsidDel="00000000" w:rsidP="00000000" w:rsidRDefault="00000000" w:rsidRPr="00000000" w14:paraId="00001986">
      <w:pPr>
        <w:rPr/>
      </w:pPr>
      <w:r w:rsidDel="00000000" w:rsidR="00000000" w:rsidRPr="00000000">
        <w:rPr>
          <w:rtl w:val="0"/>
        </w:rPr>
        <w:t xml:space="preserve">   23. sla_due_at                   DATETIME(3)                Null:YES </w:t>
      </w:r>
    </w:p>
    <w:p w:rsidR="00000000" w:rsidDel="00000000" w:rsidP="00000000" w:rsidRDefault="00000000" w:rsidRPr="00000000" w14:paraId="00001987">
      <w:pPr>
        <w:rPr/>
      </w:pPr>
      <w:r w:rsidDel="00000000" w:rsidR="00000000" w:rsidRPr="00000000">
        <w:rPr>
          <w:rtl w:val="0"/>
        </w:rPr>
        <w:t xml:space="preserve">        Hạn chót phải xử lý xong vụ việc theo cam kết dịch vụ.</w:t>
      </w:r>
    </w:p>
    <w:p w:rsidR="00000000" w:rsidDel="00000000" w:rsidP="00000000" w:rsidRDefault="00000000" w:rsidRPr="00000000" w14:paraId="00001988">
      <w:pPr>
        <w:rPr/>
      </w:pPr>
      <w:r w:rsidDel="00000000" w:rsidR="00000000" w:rsidRPr="00000000">
        <w:rPr>
          <w:rtl w:val="0"/>
        </w:rPr>
        <w:t xml:space="preserve">   24. created_at                   DATETIME(3)                Null:NO   [IDX]</w:t>
      </w:r>
    </w:p>
    <w:p w:rsidR="00000000" w:rsidDel="00000000" w:rsidP="00000000" w:rsidRDefault="00000000" w:rsidRPr="00000000" w14:paraId="00001989">
      <w:pPr>
        <w:rPr/>
      </w:pPr>
      <w:r w:rsidDel="00000000" w:rsidR="00000000" w:rsidRPr="00000000">
        <w:rPr>
          <w:rtl w:val="0"/>
        </w:rPr>
        <w:t xml:space="preserve">        · Mặc định = CURRENT_TIMESTAMP(3)</w:t>
      </w:r>
    </w:p>
    <w:p w:rsidR="00000000" w:rsidDel="00000000" w:rsidP="00000000" w:rsidRDefault="00000000" w:rsidRPr="00000000" w14:paraId="0000198A">
      <w:pPr>
        <w:rPr/>
      </w:pPr>
      <w:r w:rsidDel="00000000" w:rsidR="00000000" w:rsidRPr="00000000">
        <w:rPr>
          <w:rtl w:val="0"/>
        </w:rPr>
        <w:t xml:space="preserve">        Thời điểm bản ghi được tạo.</w:t>
      </w:r>
    </w:p>
    <w:p w:rsidR="00000000" w:rsidDel="00000000" w:rsidP="00000000" w:rsidRDefault="00000000" w:rsidRPr="00000000" w14:paraId="0000198B">
      <w:pPr>
        <w:rPr/>
      </w:pPr>
      <w:r w:rsidDel="00000000" w:rsidR="00000000" w:rsidRPr="00000000">
        <w:rPr>
          <w:rtl w:val="0"/>
        </w:rPr>
        <w:t xml:space="preserve">   25. updated_at                   DATETIME(3)                Null:NO  </w:t>
      </w:r>
    </w:p>
    <w:p w:rsidR="00000000" w:rsidDel="00000000" w:rsidP="00000000" w:rsidRDefault="00000000" w:rsidRPr="00000000" w14:paraId="0000198C">
      <w:pPr>
        <w:rPr/>
      </w:pPr>
      <w:r w:rsidDel="00000000" w:rsidR="00000000" w:rsidRPr="00000000">
        <w:rPr>
          <w:rtl w:val="0"/>
        </w:rPr>
        <w:t xml:space="preserve">        · Mặc định = CURRENT_TIMESTAMP(3)  |  AUTO-UPDATE</w:t>
      </w:r>
    </w:p>
    <w:p w:rsidR="00000000" w:rsidDel="00000000" w:rsidP="00000000" w:rsidRDefault="00000000" w:rsidRPr="00000000" w14:paraId="0000198D">
      <w:pPr>
        <w:rPr/>
      </w:pPr>
      <w:r w:rsidDel="00000000" w:rsidR="00000000" w:rsidRPr="00000000">
        <w:rPr>
          <w:rtl w:val="0"/>
        </w:rPr>
        <w:t xml:space="preserve">        Thời điểm cập nhật gần nhất (tự động cập nhật).</w:t>
      </w:r>
    </w:p>
    <w:p w:rsidR="00000000" w:rsidDel="00000000" w:rsidP="00000000" w:rsidRDefault="00000000" w:rsidRPr="00000000" w14:paraId="0000198E">
      <w:pPr>
        <w:rPr/>
      </w:pPr>
      <w:r w:rsidDel="00000000" w:rsidR="00000000" w:rsidRPr="00000000">
        <w:rPr>
          <w:rtl w:val="0"/>
        </w:rPr>
      </w:r>
    </w:p>
    <w:p w:rsidR="00000000" w:rsidDel="00000000" w:rsidP="00000000" w:rsidRDefault="00000000" w:rsidRPr="00000000" w14:paraId="0000198F">
      <w:pPr>
        <w:rPr/>
      </w:pPr>
      <w:r w:rsidDel="00000000" w:rsidR="00000000" w:rsidRPr="00000000">
        <w:rPr>
          <w:rtl w:val="0"/>
        </w:rPr>
      </w:r>
    </w:p>
    <w:p w:rsidR="00000000" w:rsidDel="00000000" w:rsidP="00000000" w:rsidRDefault="00000000" w:rsidRPr="00000000" w14:paraId="00001990">
      <w:pPr>
        <w:rPr/>
      </w:pPr>
      <w:r w:rsidDel="00000000" w:rsidR="00000000" w:rsidRPr="00000000">
        <w:rPr>
          <w:rtl w:val="0"/>
        </w:rPr>
        <w:t xml:space="preserve">====================================================================================================</w:t>
      </w:r>
    </w:p>
    <w:p w:rsidR="00000000" w:rsidDel="00000000" w:rsidP="00000000" w:rsidRDefault="00000000" w:rsidRPr="00000000" w14:paraId="00001991">
      <w:pPr>
        <w:rPr/>
      </w:pPr>
      <w:r w:rsidDel="00000000" w:rsidR="00000000" w:rsidRPr="00000000">
        <w:rPr>
          <w:rtl w:val="0"/>
        </w:rPr>
        <w:t xml:space="preserve">BẢNG 82/95 :  DISPUTE_EVIDENCE</w:t>
      </w:r>
    </w:p>
    <w:p w:rsidR="00000000" w:rsidDel="00000000" w:rsidP="00000000" w:rsidRDefault="00000000" w:rsidRPr="00000000" w14:paraId="00001992">
      <w:pPr>
        <w:rPr/>
      </w:pPr>
      <w:r w:rsidDel="00000000" w:rsidR="00000000" w:rsidRPr="00000000">
        <w:rPr>
          <w:rtl w:val="0"/>
        </w:rPr>
        <w:t xml:space="preserve">====================================================================================================</w:t>
      </w:r>
    </w:p>
    <w:p w:rsidR="00000000" w:rsidDel="00000000" w:rsidP="00000000" w:rsidRDefault="00000000" w:rsidRPr="00000000" w14:paraId="00001993">
      <w:pPr>
        <w:rPr/>
      </w:pPr>
      <w:r w:rsidDel="00000000" w:rsidR="00000000" w:rsidRPr="00000000">
        <w:rPr>
          <w:rtl w:val="0"/>
        </w:rPr>
      </w:r>
    </w:p>
    <w:p w:rsidR="00000000" w:rsidDel="00000000" w:rsidP="00000000" w:rsidRDefault="00000000" w:rsidRPr="00000000" w14:paraId="00001994">
      <w:pPr>
        <w:rPr/>
      </w:pPr>
      <w:r w:rsidDel="00000000" w:rsidR="00000000" w:rsidRPr="00000000">
        <w:rPr>
          <w:rtl w:val="0"/>
        </w:rPr>
        <w:t xml:space="preserve">Ý NGHĨA: Bằng chứng tranh chấp (M17-UC11).</w:t>
      </w:r>
    </w:p>
    <w:p w:rsidR="00000000" w:rsidDel="00000000" w:rsidP="00000000" w:rsidRDefault="00000000" w:rsidRPr="00000000" w14:paraId="00001995">
      <w:pPr>
        <w:rPr/>
      </w:pPr>
      <w:r w:rsidDel="00000000" w:rsidR="00000000" w:rsidRPr="00000000">
        <w:rPr>
          <w:rtl w:val="0"/>
        </w:rPr>
      </w:r>
    </w:p>
    <w:p w:rsidR="00000000" w:rsidDel="00000000" w:rsidP="00000000" w:rsidRDefault="00000000" w:rsidRPr="00000000" w14:paraId="00001996">
      <w:pPr>
        <w:rPr/>
      </w:pPr>
      <w:r w:rsidDel="00000000" w:rsidR="00000000" w:rsidRPr="00000000">
        <w:rPr>
          <w:rtl w:val="0"/>
        </w:rPr>
        <w:t xml:space="preserve">  Khoá chính : id</w:t>
      </w:r>
    </w:p>
    <w:p w:rsidR="00000000" w:rsidDel="00000000" w:rsidP="00000000" w:rsidRDefault="00000000" w:rsidRPr="00000000" w14:paraId="00001997">
      <w:pPr>
        <w:rPr/>
      </w:pPr>
      <w:r w:rsidDel="00000000" w:rsidR="00000000" w:rsidRPr="00000000">
        <w:rPr>
          <w:rtl w:val="0"/>
        </w:rPr>
        <w:t xml:space="preserve">  Tham chiếu tới:</w:t>
      </w:r>
    </w:p>
    <w:p w:rsidR="00000000" w:rsidDel="00000000" w:rsidP="00000000" w:rsidRDefault="00000000" w:rsidRPr="00000000" w14:paraId="00001998">
      <w:pPr>
        <w:rPr/>
      </w:pPr>
      <w:r w:rsidDel="00000000" w:rsidR="00000000" w:rsidRPr="00000000">
        <w:rPr>
          <w:rtl w:val="0"/>
        </w:rPr>
        <w:t xml:space="preserve">      - dispute_id                 -&gt; dispute.id   [ON DELETE CASCADE]</w:t>
      </w:r>
    </w:p>
    <w:p w:rsidR="00000000" w:rsidDel="00000000" w:rsidP="00000000" w:rsidRDefault="00000000" w:rsidRPr="00000000" w14:paraId="00001999">
      <w:pPr>
        <w:rPr/>
      </w:pPr>
      <w:r w:rsidDel="00000000" w:rsidR="00000000" w:rsidRPr="00000000">
        <w:rPr>
          <w:rtl w:val="0"/>
        </w:rPr>
        <w:t xml:space="preserve">      - submitted_by               -&gt; user_account.id   [ON DELETE RESTRICT]</w:t>
      </w:r>
    </w:p>
    <w:p w:rsidR="00000000" w:rsidDel="00000000" w:rsidP="00000000" w:rsidRDefault="00000000" w:rsidRPr="00000000" w14:paraId="0000199A">
      <w:pPr>
        <w:rPr/>
      </w:pPr>
      <w:r w:rsidDel="00000000" w:rsidR="00000000" w:rsidRPr="00000000">
        <w:rPr>
          <w:rtl w:val="0"/>
        </w:rPr>
      </w:r>
    </w:p>
    <w:p w:rsidR="00000000" w:rsidDel="00000000" w:rsidP="00000000" w:rsidRDefault="00000000" w:rsidRPr="00000000" w14:paraId="0000199B">
      <w:pPr>
        <w:rPr/>
      </w:pPr>
      <w:r w:rsidDel="00000000" w:rsidR="00000000" w:rsidRPr="00000000">
        <w:rPr>
          <w:rtl w:val="0"/>
        </w:rPr>
        <w:t xml:space="preserve">  DANH SÁCH THUỘC TÍNH</w:t>
      </w:r>
    </w:p>
    <w:p w:rsidR="00000000" w:rsidDel="00000000" w:rsidP="00000000" w:rsidRDefault="00000000" w:rsidRPr="00000000" w14:paraId="0000199C">
      <w:pPr>
        <w:rPr/>
      </w:pPr>
      <w:r w:rsidDel="00000000" w:rsidR="00000000" w:rsidRPr="00000000">
        <w:rPr>
          <w:rtl w:val="0"/>
        </w:rPr>
        <w:t xml:space="preserve">  --------------------------------------------------------------------------------------------------</w:t>
      </w:r>
    </w:p>
    <w:p w:rsidR="00000000" w:rsidDel="00000000" w:rsidP="00000000" w:rsidRDefault="00000000" w:rsidRPr="00000000" w14:paraId="0000199D">
      <w:pPr>
        <w:rPr/>
      </w:pPr>
      <w:r w:rsidDel="00000000" w:rsidR="00000000" w:rsidRPr="00000000">
        <w:rPr>
          <w:rtl w:val="0"/>
        </w:rPr>
        <w:t xml:space="preserve">    1. id                           BIGINT UNSIGNED            Null:NO   [PK]</w:t>
      </w:r>
    </w:p>
    <w:p w:rsidR="00000000" w:rsidDel="00000000" w:rsidP="00000000" w:rsidRDefault="00000000" w:rsidRPr="00000000" w14:paraId="0000199E">
      <w:pPr>
        <w:rPr/>
      </w:pPr>
      <w:r w:rsidDel="00000000" w:rsidR="00000000" w:rsidRPr="00000000">
        <w:rPr>
          <w:rtl w:val="0"/>
        </w:rPr>
        <w:t xml:space="preserve">        · AUTO_INCREMENT</w:t>
      </w:r>
    </w:p>
    <w:p w:rsidR="00000000" w:rsidDel="00000000" w:rsidP="00000000" w:rsidRDefault="00000000" w:rsidRPr="00000000" w14:paraId="0000199F">
      <w:pPr>
        <w:rPr/>
      </w:pPr>
      <w:r w:rsidDel="00000000" w:rsidR="00000000" w:rsidRPr="00000000">
        <w:rPr>
          <w:rtl w:val="0"/>
        </w:rPr>
        <w:t xml:space="preserve">        Khoá chính, tự tăng.</w:t>
      </w:r>
    </w:p>
    <w:p w:rsidR="00000000" w:rsidDel="00000000" w:rsidP="00000000" w:rsidRDefault="00000000" w:rsidRPr="00000000" w14:paraId="000019A0">
      <w:pPr>
        <w:rPr/>
      </w:pPr>
      <w:r w:rsidDel="00000000" w:rsidR="00000000" w:rsidRPr="00000000">
        <w:rPr>
          <w:rtl w:val="0"/>
        </w:rPr>
        <w:t xml:space="preserve">    2. dispute_id                   BIGINT UNSIGNED            Null:NO   [FK/IDX]</w:t>
      </w:r>
    </w:p>
    <w:p w:rsidR="00000000" w:rsidDel="00000000" w:rsidP="00000000" w:rsidRDefault="00000000" w:rsidRPr="00000000" w14:paraId="000019A1">
      <w:pPr>
        <w:rPr/>
      </w:pPr>
      <w:r w:rsidDel="00000000" w:rsidR="00000000" w:rsidRPr="00000000">
        <w:rPr>
          <w:rtl w:val="0"/>
        </w:rPr>
        <w:t xml:space="preserve">        Khoá ngoại tới bảng dispute (Khiếu nại / tranh chấp).</w:t>
      </w:r>
    </w:p>
    <w:p w:rsidR="00000000" w:rsidDel="00000000" w:rsidP="00000000" w:rsidRDefault="00000000" w:rsidRPr="00000000" w14:paraId="000019A2">
      <w:pPr>
        <w:rPr/>
      </w:pPr>
      <w:r w:rsidDel="00000000" w:rsidR="00000000" w:rsidRPr="00000000">
        <w:rPr>
          <w:rtl w:val="0"/>
        </w:rPr>
        <w:t xml:space="preserve">    3. submitted_by                 BIGINT UNSIGNED            Null:NO   [FK]</w:t>
      </w:r>
    </w:p>
    <w:p w:rsidR="00000000" w:rsidDel="00000000" w:rsidP="00000000" w:rsidRDefault="00000000" w:rsidRPr="00000000" w14:paraId="000019A3">
      <w:pPr>
        <w:rPr/>
      </w:pPr>
      <w:r w:rsidDel="00000000" w:rsidR="00000000" w:rsidRPr="00000000">
        <w:rPr>
          <w:rtl w:val="0"/>
        </w:rPr>
        <w:t xml:space="preserve">        Khoá ngoại tới bảng user_account (Tài khoản đăng nhập).</w:t>
      </w:r>
    </w:p>
    <w:p w:rsidR="00000000" w:rsidDel="00000000" w:rsidP="00000000" w:rsidRDefault="00000000" w:rsidRPr="00000000" w14:paraId="000019A4">
      <w:pPr>
        <w:rPr/>
      </w:pPr>
      <w:r w:rsidDel="00000000" w:rsidR="00000000" w:rsidRPr="00000000">
        <w:rPr>
          <w:rtl w:val="0"/>
        </w:rPr>
        <w:t xml:space="preserve">    4. evidence_type                ENUM('IMAGE','VIDEO','DOCUMENT','TEXT_STATEMENT') Null:NO  </w:t>
      </w:r>
    </w:p>
    <w:p w:rsidR="00000000" w:rsidDel="00000000" w:rsidP="00000000" w:rsidRDefault="00000000" w:rsidRPr="00000000" w14:paraId="000019A5">
      <w:pPr>
        <w:rPr/>
      </w:pPr>
      <w:r w:rsidDel="00000000" w:rsidR="00000000" w:rsidRPr="00000000">
        <w:rPr>
          <w:rtl w:val="0"/>
        </w:rPr>
        <w:t xml:space="preserve">        Phân loại bằng chứng.</w:t>
      </w:r>
    </w:p>
    <w:p w:rsidR="00000000" w:rsidDel="00000000" w:rsidP="00000000" w:rsidRDefault="00000000" w:rsidRPr="00000000" w14:paraId="000019A6">
      <w:pPr>
        <w:rPr/>
      </w:pPr>
      <w:r w:rsidDel="00000000" w:rsidR="00000000" w:rsidRPr="00000000">
        <w:rPr>
          <w:rtl w:val="0"/>
        </w:rPr>
        <w:t xml:space="preserve">        Giá trị hợp lệ: IMAGE | VIDEO | DOCUMENT | TEXT_STATEMENT</w:t>
      </w:r>
    </w:p>
    <w:p w:rsidR="00000000" w:rsidDel="00000000" w:rsidP="00000000" w:rsidRDefault="00000000" w:rsidRPr="00000000" w14:paraId="000019A7">
      <w:pPr>
        <w:rPr/>
      </w:pPr>
      <w:r w:rsidDel="00000000" w:rsidR="00000000" w:rsidRPr="00000000">
        <w:rPr>
          <w:rtl w:val="0"/>
        </w:rPr>
        <w:t xml:space="preserve">    5. file_url                     VARCHAR(512)               Null:YES </w:t>
      </w:r>
    </w:p>
    <w:p w:rsidR="00000000" w:rsidDel="00000000" w:rsidP="00000000" w:rsidRDefault="00000000" w:rsidRPr="00000000" w14:paraId="000019A8">
      <w:pPr>
        <w:rPr/>
      </w:pPr>
      <w:r w:rsidDel="00000000" w:rsidR="00000000" w:rsidRPr="00000000">
        <w:rPr>
          <w:rtl w:val="0"/>
        </w:rPr>
        <w:t xml:space="preserve">        Đường dẫn file trên Cloudinary (secure_url).</w:t>
      </w:r>
    </w:p>
    <w:p w:rsidR="00000000" w:rsidDel="00000000" w:rsidP="00000000" w:rsidRDefault="00000000" w:rsidRPr="00000000" w14:paraId="000019A9">
      <w:pPr>
        <w:rPr/>
      </w:pPr>
      <w:r w:rsidDel="00000000" w:rsidR="00000000" w:rsidRPr="00000000">
        <w:rPr>
          <w:rtl w:val="0"/>
        </w:rPr>
        <w:t xml:space="preserve">    6. file_public_id               VARCHAR(255)               Null:YES </w:t>
      </w:r>
    </w:p>
    <w:p w:rsidR="00000000" w:rsidDel="00000000" w:rsidP="00000000" w:rsidRDefault="00000000" w:rsidRPr="00000000" w14:paraId="000019AA">
      <w:pPr>
        <w:rPr/>
      </w:pPr>
      <w:r w:rsidDel="00000000" w:rsidR="00000000" w:rsidRPr="00000000">
        <w:rPr>
          <w:rtl w:val="0"/>
        </w:rPr>
        <w:t xml:space="preserve">        public_id của Cloudinary, dùng để thay thế hoặc xoá file.</w:t>
      </w:r>
    </w:p>
    <w:p w:rsidR="00000000" w:rsidDel="00000000" w:rsidP="00000000" w:rsidRDefault="00000000" w:rsidRPr="00000000" w14:paraId="000019AB">
      <w:pPr>
        <w:rPr/>
      </w:pPr>
      <w:r w:rsidDel="00000000" w:rsidR="00000000" w:rsidRPr="00000000">
        <w:rPr>
          <w:rtl w:val="0"/>
        </w:rPr>
        <w:t xml:space="preserve">    7. file_name                    VARCHAR(255)               Null:YES </w:t>
      </w:r>
    </w:p>
    <w:p w:rsidR="00000000" w:rsidDel="00000000" w:rsidP="00000000" w:rsidRDefault="00000000" w:rsidRPr="00000000" w14:paraId="000019AC">
      <w:pPr>
        <w:rPr/>
      </w:pPr>
      <w:r w:rsidDel="00000000" w:rsidR="00000000" w:rsidRPr="00000000">
        <w:rPr>
          <w:rtl w:val="0"/>
        </w:rPr>
        <w:t xml:space="preserve">        Tên file gốc người dùng tải lên.</w:t>
      </w:r>
    </w:p>
    <w:p w:rsidR="00000000" w:rsidDel="00000000" w:rsidP="00000000" w:rsidRDefault="00000000" w:rsidRPr="00000000" w14:paraId="000019AD">
      <w:pPr>
        <w:rPr/>
      </w:pPr>
      <w:r w:rsidDel="00000000" w:rsidR="00000000" w:rsidRPr="00000000">
        <w:rPr>
          <w:rtl w:val="0"/>
        </w:rPr>
        <w:t xml:space="preserve">    8. mime_type                    VARCHAR(100)               Null:YES </w:t>
      </w:r>
    </w:p>
    <w:p w:rsidR="00000000" w:rsidDel="00000000" w:rsidP="00000000" w:rsidRDefault="00000000" w:rsidRPr="00000000" w14:paraId="000019AE">
      <w:pPr>
        <w:rPr/>
      </w:pPr>
      <w:r w:rsidDel="00000000" w:rsidR="00000000" w:rsidRPr="00000000">
        <w:rPr>
          <w:rtl w:val="0"/>
        </w:rPr>
        <w:t xml:space="preserve">        Kiểu MIME của file (BR-37: chỉ JPG/PNG/PDF).</w:t>
      </w:r>
    </w:p>
    <w:p w:rsidR="00000000" w:rsidDel="00000000" w:rsidP="00000000" w:rsidRDefault="00000000" w:rsidRPr="00000000" w14:paraId="000019AF">
      <w:pPr>
        <w:rPr/>
      </w:pPr>
      <w:r w:rsidDel="00000000" w:rsidR="00000000" w:rsidRPr="00000000">
        <w:rPr>
          <w:rtl w:val="0"/>
        </w:rPr>
        <w:t xml:space="preserve">    9. file_size_bytes              INT UNSIGNED               Null:YES </w:t>
      </w:r>
    </w:p>
    <w:p w:rsidR="00000000" w:rsidDel="00000000" w:rsidP="00000000" w:rsidRDefault="00000000" w:rsidRPr="00000000" w14:paraId="000019B0">
      <w:pPr>
        <w:rPr/>
      </w:pPr>
      <w:r w:rsidDel="00000000" w:rsidR="00000000" w:rsidRPr="00000000">
        <w:rPr>
          <w:rtl w:val="0"/>
        </w:rPr>
        <w:t xml:space="preserve">        Kích thước file tính bằng byte (BR-37: tối đa 5MB).</w:t>
      </w:r>
    </w:p>
    <w:p w:rsidR="00000000" w:rsidDel="00000000" w:rsidP="00000000" w:rsidRDefault="00000000" w:rsidRPr="00000000" w14:paraId="000019B1">
      <w:pPr>
        <w:rPr/>
      </w:pPr>
      <w:r w:rsidDel="00000000" w:rsidR="00000000" w:rsidRPr="00000000">
        <w:rPr>
          <w:rtl w:val="0"/>
        </w:rPr>
        <w:t xml:space="preserve">   10. statement_text               TEXT                       Null:YES </w:t>
      </w:r>
    </w:p>
    <w:p w:rsidR="00000000" w:rsidDel="00000000" w:rsidP="00000000" w:rsidRDefault="00000000" w:rsidRPr="00000000" w14:paraId="000019B2">
      <w:pPr>
        <w:rPr/>
      </w:pPr>
      <w:r w:rsidDel="00000000" w:rsidR="00000000" w:rsidRPr="00000000">
        <w:rPr>
          <w:rtl w:val="0"/>
        </w:rPr>
        <w:t xml:space="preserve">        Lời trình bày dạng văn bản của các bên liên quan.</w:t>
      </w:r>
    </w:p>
    <w:p w:rsidR="00000000" w:rsidDel="00000000" w:rsidP="00000000" w:rsidRDefault="00000000" w:rsidRPr="00000000" w14:paraId="000019B3">
      <w:pPr>
        <w:rPr/>
      </w:pPr>
      <w:r w:rsidDel="00000000" w:rsidR="00000000" w:rsidRPr="00000000">
        <w:rPr>
          <w:rtl w:val="0"/>
        </w:rPr>
        <w:t xml:space="preserve">   11. submitted_at                 DATETIME(3)                Null:NO   [IDX]</w:t>
      </w:r>
    </w:p>
    <w:p w:rsidR="00000000" w:rsidDel="00000000" w:rsidP="00000000" w:rsidRDefault="00000000" w:rsidRPr="00000000" w14:paraId="000019B4">
      <w:pPr>
        <w:rPr/>
      </w:pPr>
      <w:r w:rsidDel="00000000" w:rsidR="00000000" w:rsidRPr="00000000">
        <w:rPr>
          <w:rtl w:val="0"/>
        </w:rPr>
        <w:t xml:space="preserve">        · Mặc định = CURRENT_TIMESTAMP(3)</w:t>
      </w:r>
    </w:p>
    <w:p w:rsidR="00000000" w:rsidDel="00000000" w:rsidP="00000000" w:rsidRDefault="00000000" w:rsidRPr="00000000" w14:paraId="000019B5">
      <w:pPr>
        <w:rPr/>
      </w:pPr>
      <w:r w:rsidDel="00000000" w:rsidR="00000000" w:rsidRPr="00000000">
        <w:rPr>
          <w:rtl w:val="0"/>
        </w:rPr>
        <w:t xml:space="preserve">        Mốc thời gian: nộp.</w:t>
      </w:r>
    </w:p>
    <w:p w:rsidR="00000000" w:rsidDel="00000000" w:rsidP="00000000" w:rsidRDefault="00000000" w:rsidRPr="00000000" w14:paraId="000019B6">
      <w:pPr>
        <w:rPr/>
      </w:pPr>
      <w:r w:rsidDel="00000000" w:rsidR="00000000" w:rsidRPr="00000000">
        <w:rPr>
          <w:rtl w:val="0"/>
        </w:rPr>
      </w:r>
    </w:p>
    <w:p w:rsidR="00000000" w:rsidDel="00000000" w:rsidP="00000000" w:rsidRDefault="00000000" w:rsidRPr="00000000" w14:paraId="000019B7">
      <w:pPr>
        <w:rPr/>
      </w:pPr>
      <w:r w:rsidDel="00000000" w:rsidR="00000000" w:rsidRPr="00000000">
        <w:rPr>
          <w:rtl w:val="0"/>
        </w:rPr>
      </w:r>
    </w:p>
    <w:p w:rsidR="00000000" w:rsidDel="00000000" w:rsidP="00000000" w:rsidRDefault="00000000" w:rsidRPr="00000000" w14:paraId="000019B8">
      <w:pPr>
        <w:rPr/>
      </w:pPr>
      <w:r w:rsidDel="00000000" w:rsidR="00000000" w:rsidRPr="00000000">
        <w:rPr>
          <w:rtl w:val="0"/>
        </w:rPr>
        <w:t xml:space="preserve">====================================================================================================</w:t>
      </w:r>
    </w:p>
    <w:p w:rsidR="00000000" w:rsidDel="00000000" w:rsidP="00000000" w:rsidRDefault="00000000" w:rsidRPr="00000000" w14:paraId="000019B9">
      <w:pPr>
        <w:rPr/>
      </w:pPr>
      <w:r w:rsidDel="00000000" w:rsidR="00000000" w:rsidRPr="00000000">
        <w:rPr>
          <w:rtl w:val="0"/>
        </w:rPr>
        <w:t xml:space="preserve">BẢNG 83/95 :  DISPUTE_STATUS_HISTORY</w:t>
      </w:r>
    </w:p>
    <w:p w:rsidR="00000000" w:rsidDel="00000000" w:rsidP="00000000" w:rsidRDefault="00000000" w:rsidRPr="00000000" w14:paraId="000019BA">
      <w:pPr>
        <w:rPr/>
      </w:pPr>
      <w:r w:rsidDel="00000000" w:rsidR="00000000" w:rsidRPr="00000000">
        <w:rPr>
          <w:rtl w:val="0"/>
        </w:rPr>
        <w:t xml:space="preserve">====================================================================================================</w:t>
      </w:r>
    </w:p>
    <w:p w:rsidR="00000000" w:rsidDel="00000000" w:rsidP="00000000" w:rsidRDefault="00000000" w:rsidRPr="00000000" w14:paraId="000019BB">
      <w:pPr>
        <w:rPr/>
      </w:pPr>
      <w:r w:rsidDel="00000000" w:rsidR="00000000" w:rsidRPr="00000000">
        <w:rPr>
          <w:rtl w:val="0"/>
        </w:rPr>
      </w:r>
    </w:p>
    <w:p w:rsidR="00000000" w:rsidDel="00000000" w:rsidP="00000000" w:rsidRDefault="00000000" w:rsidRPr="00000000" w14:paraId="000019BC">
      <w:pPr>
        <w:rPr/>
      </w:pPr>
      <w:r w:rsidDel="00000000" w:rsidR="00000000" w:rsidRPr="00000000">
        <w:rPr>
          <w:rtl w:val="0"/>
        </w:rPr>
        <w:t xml:space="preserve">Ý NGHĨA: Lịch sử xử lý tranh chấp.</w:t>
      </w:r>
    </w:p>
    <w:p w:rsidR="00000000" w:rsidDel="00000000" w:rsidP="00000000" w:rsidRDefault="00000000" w:rsidRPr="00000000" w14:paraId="000019BD">
      <w:pPr>
        <w:rPr/>
      </w:pPr>
      <w:r w:rsidDel="00000000" w:rsidR="00000000" w:rsidRPr="00000000">
        <w:rPr>
          <w:rtl w:val="0"/>
        </w:rPr>
      </w:r>
    </w:p>
    <w:p w:rsidR="00000000" w:rsidDel="00000000" w:rsidP="00000000" w:rsidRDefault="00000000" w:rsidRPr="00000000" w14:paraId="000019BE">
      <w:pPr>
        <w:rPr/>
      </w:pPr>
      <w:r w:rsidDel="00000000" w:rsidR="00000000" w:rsidRPr="00000000">
        <w:rPr>
          <w:rtl w:val="0"/>
        </w:rPr>
        <w:t xml:space="preserve">  Khoá chính : id</w:t>
      </w:r>
    </w:p>
    <w:p w:rsidR="00000000" w:rsidDel="00000000" w:rsidP="00000000" w:rsidRDefault="00000000" w:rsidRPr="00000000" w14:paraId="000019BF">
      <w:pPr>
        <w:rPr/>
      </w:pPr>
      <w:r w:rsidDel="00000000" w:rsidR="00000000" w:rsidRPr="00000000">
        <w:rPr>
          <w:rtl w:val="0"/>
        </w:rPr>
        <w:t xml:space="preserve">  Tham chiếu tới:</w:t>
      </w:r>
    </w:p>
    <w:p w:rsidR="00000000" w:rsidDel="00000000" w:rsidP="00000000" w:rsidRDefault="00000000" w:rsidRPr="00000000" w14:paraId="000019C0">
      <w:pPr>
        <w:rPr/>
      </w:pPr>
      <w:r w:rsidDel="00000000" w:rsidR="00000000" w:rsidRPr="00000000">
        <w:rPr>
          <w:rtl w:val="0"/>
        </w:rPr>
        <w:t xml:space="preserve">      - dispute_id                 -&gt; dispute.id   [ON DELETE CASCADE]</w:t>
      </w:r>
    </w:p>
    <w:p w:rsidR="00000000" w:rsidDel="00000000" w:rsidP="00000000" w:rsidRDefault="00000000" w:rsidRPr="00000000" w14:paraId="000019C1">
      <w:pPr>
        <w:rPr/>
      </w:pPr>
      <w:r w:rsidDel="00000000" w:rsidR="00000000" w:rsidRPr="00000000">
        <w:rPr>
          <w:rtl w:val="0"/>
        </w:rPr>
      </w:r>
    </w:p>
    <w:p w:rsidR="00000000" w:rsidDel="00000000" w:rsidP="00000000" w:rsidRDefault="00000000" w:rsidRPr="00000000" w14:paraId="000019C2">
      <w:pPr>
        <w:rPr/>
      </w:pPr>
      <w:r w:rsidDel="00000000" w:rsidR="00000000" w:rsidRPr="00000000">
        <w:rPr>
          <w:rtl w:val="0"/>
        </w:rPr>
        <w:t xml:space="preserve">  DANH SÁCH THUỘC TÍNH</w:t>
      </w:r>
    </w:p>
    <w:p w:rsidR="00000000" w:rsidDel="00000000" w:rsidP="00000000" w:rsidRDefault="00000000" w:rsidRPr="00000000" w14:paraId="000019C3">
      <w:pPr>
        <w:rPr/>
      </w:pPr>
      <w:r w:rsidDel="00000000" w:rsidR="00000000" w:rsidRPr="00000000">
        <w:rPr>
          <w:rtl w:val="0"/>
        </w:rPr>
        <w:t xml:space="preserve">  --------------------------------------------------------------------------------------------------</w:t>
      </w:r>
    </w:p>
    <w:p w:rsidR="00000000" w:rsidDel="00000000" w:rsidP="00000000" w:rsidRDefault="00000000" w:rsidRPr="00000000" w14:paraId="000019C4">
      <w:pPr>
        <w:rPr/>
      </w:pPr>
      <w:r w:rsidDel="00000000" w:rsidR="00000000" w:rsidRPr="00000000">
        <w:rPr>
          <w:rtl w:val="0"/>
        </w:rPr>
        <w:t xml:space="preserve">    1. id                           BIGINT UNSIGNED            Null:NO   [PK]</w:t>
      </w:r>
    </w:p>
    <w:p w:rsidR="00000000" w:rsidDel="00000000" w:rsidP="00000000" w:rsidRDefault="00000000" w:rsidRPr="00000000" w14:paraId="000019C5">
      <w:pPr>
        <w:rPr/>
      </w:pPr>
      <w:r w:rsidDel="00000000" w:rsidR="00000000" w:rsidRPr="00000000">
        <w:rPr>
          <w:rtl w:val="0"/>
        </w:rPr>
        <w:t xml:space="preserve">        · AUTO_INCREMENT</w:t>
      </w:r>
    </w:p>
    <w:p w:rsidR="00000000" w:rsidDel="00000000" w:rsidP="00000000" w:rsidRDefault="00000000" w:rsidRPr="00000000" w14:paraId="000019C6">
      <w:pPr>
        <w:rPr/>
      </w:pPr>
      <w:r w:rsidDel="00000000" w:rsidR="00000000" w:rsidRPr="00000000">
        <w:rPr>
          <w:rtl w:val="0"/>
        </w:rPr>
        <w:t xml:space="preserve">        Khoá chính, tự tăng.</w:t>
      </w:r>
    </w:p>
    <w:p w:rsidR="00000000" w:rsidDel="00000000" w:rsidP="00000000" w:rsidRDefault="00000000" w:rsidRPr="00000000" w14:paraId="000019C7">
      <w:pPr>
        <w:rPr/>
      </w:pPr>
      <w:r w:rsidDel="00000000" w:rsidR="00000000" w:rsidRPr="00000000">
        <w:rPr>
          <w:rtl w:val="0"/>
        </w:rPr>
        <w:t xml:space="preserve">    2. dispute_id                   BIGINT UNSIGNED            Null:NO   [FK/IDX]</w:t>
      </w:r>
    </w:p>
    <w:p w:rsidR="00000000" w:rsidDel="00000000" w:rsidP="00000000" w:rsidRDefault="00000000" w:rsidRPr="00000000" w14:paraId="000019C8">
      <w:pPr>
        <w:rPr/>
      </w:pPr>
      <w:r w:rsidDel="00000000" w:rsidR="00000000" w:rsidRPr="00000000">
        <w:rPr>
          <w:rtl w:val="0"/>
        </w:rPr>
        <w:t xml:space="preserve">        Khoá ngoại tới bảng dispute (Khiếu nại / tranh chấp).</w:t>
      </w:r>
    </w:p>
    <w:p w:rsidR="00000000" w:rsidDel="00000000" w:rsidP="00000000" w:rsidRDefault="00000000" w:rsidRPr="00000000" w14:paraId="000019C9">
      <w:pPr>
        <w:rPr/>
      </w:pPr>
      <w:r w:rsidDel="00000000" w:rsidR="00000000" w:rsidRPr="00000000">
        <w:rPr>
          <w:rtl w:val="0"/>
        </w:rPr>
        <w:t xml:space="preserve">    3. from_status                  VARCHAR(30)                Null:YES </w:t>
      </w:r>
    </w:p>
    <w:p w:rsidR="00000000" w:rsidDel="00000000" w:rsidP="00000000" w:rsidRDefault="00000000" w:rsidRPr="00000000" w14:paraId="000019CA">
      <w:pPr>
        <w:rPr/>
      </w:pPr>
      <w:r w:rsidDel="00000000" w:rsidR="00000000" w:rsidRPr="00000000">
        <w:rPr>
          <w:rtl w:val="0"/>
        </w:rPr>
        <w:t xml:space="preserve">        Trạng thái trước khi chuyển.</w:t>
      </w:r>
    </w:p>
    <w:p w:rsidR="00000000" w:rsidDel="00000000" w:rsidP="00000000" w:rsidRDefault="00000000" w:rsidRPr="00000000" w14:paraId="000019CB">
      <w:pPr>
        <w:rPr/>
      </w:pPr>
      <w:r w:rsidDel="00000000" w:rsidR="00000000" w:rsidRPr="00000000">
        <w:rPr>
          <w:rtl w:val="0"/>
        </w:rPr>
        <w:t xml:space="preserve">    4. to_status                    VARCHAR(30)                Null:NO  </w:t>
      </w:r>
    </w:p>
    <w:p w:rsidR="00000000" w:rsidDel="00000000" w:rsidP="00000000" w:rsidRDefault="00000000" w:rsidRPr="00000000" w14:paraId="000019CC">
      <w:pPr>
        <w:rPr/>
      </w:pPr>
      <w:r w:rsidDel="00000000" w:rsidR="00000000" w:rsidRPr="00000000">
        <w:rPr>
          <w:rtl w:val="0"/>
        </w:rPr>
        <w:t xml:space="preserve">        Trạng thái sau khi chuyển.</w:t>
      </w:r>
    </w:p>
    <w:p w:rsidR="00000000" w:rsidDel="00000000" w:rsidP="00000000" w:rsidRDefault="00000000" w:rsidRPr="00000000" w14:paraId="000019CD">
      <w:pPr>
        <w:rPr/>
      </w:pPr>
      <w:r w:rsidDel="00000000" w:rsidR="00000000" w:rsidRPr="00000000">
        <w:rPr>
          <w:rtl w:val="0"/>
        </w:rPr>
        <w:t xml:space="preserve">    5. changed_by                   BIGINT UNSIGNED            Null:YES </w:t>
      </w:r>
    </w:p>
    <w:p w:rsidR="00000000" w:rsidDel="00000000" w:rsidP="00000000" w:rsidRDefault="00000000" w:rsidRPr="00000000" w14:paraId="000019CE">
      <w:pPr>
        <w:rPr/>
      </w:pPr>
      <w:r w:rsidDel="00000000" w:rsidR="00000000" w:rsidRPr="00000000">
        <w:rPr>
          <w:rtl w:val="0"/>
        </w:rPr>
        <w:t xml:space="preserve">        Người thực hiện thay đổi; NULL nếu do hệ thống tự động.</w:t>
      </w:r>
    </w:p>
    <w:p w:rsidR="00000000" w:rsidDel="00000000" w:rsidP="00000000" w:rsidRDefault="00000000" w:rsidRPr="00000000" w14:paraId="000019CF">
      <w:pPr>
        <w:rPr/>
      </w:pPr>
      <w:r w:rsidDel="00000000" w:rsidR="00000000" w:rsidRPr="00000000">
        <w:rPr>
          <w:rtl w:val="0"/>
        </w:rPr>
        <w:t xml:space="preserve">    6. note                         VARCHAR(1000)              Null:YES </w:t>
      </w:r>
    </w:p>
    <w:p w:rsidR="00000000" w:rsidDel="00000000" w:rsidP="00000000" w:rsidRDefault="00000000" w:rsidRPr="00000000" w14:paraId="000019D0">
      <w:pPr>
        <w:rPr/>
      </w:pPr>
      <w:r w:rsidDel="00000000" w:rsidR="00000000" w:rsidRPr="00000000">
        <w:rPr>
          <w:rtl w:val="0"/>
        </w:rPr>
        <w:t xml:space="preserve">        Ghi chú thêm.</w:t>
      </w:r>
    </w:p>
    <w:p w:rsidR="00000000" w:rsidDel="00000000" w:rsidP="00000000" w:rsidRDefault="00000000" w:rsidRPr="00000000" w14:paraId="000019D1">
      <w:pPr>
        <w:rPr/>
      </w:pPr>
      <w:r w:rsidDel="00000000" w:rsidR="00000000" w:rsidRPr="00000000">
        <w:rPr>
          <w:rtl w:val="0"/>
        </w:rPr>
        <w:t xml:space="preserve">    7. changed_at                   DATETIME(3)                Null:NO   [IDX]</w:t>
      </w:r>
    </w:p>
    <w:p w:rsidR="00000000" w:rsidDel="00000000" w:rsidP="00000000" w:rsidRDefault="00000000" w:rsidRPr="00000000" w14:paraId="000019D2">
      <w:pPr>
        <w:rPr/>
      </w:pPr>
      <w:r w:rsidDel="00000000" w:rsidR="00000000" w:rsidRPr="00000000">
        <w:rPr>
          <w:rtl w:val="0"/>
        </w:rPr>
        <w:t xml:space="preserve">        · Mặc định = CURRENT_TIMESTAMP(3)</w:t>
      </w:r>
    </w:p>
    <w:p w:rsidR="00000000" w:rsidDel="00000000" w:rsidP="00000000" w:rsidRDefault="00000000" w:rsidRPr="00000000" w14:paraId="000019D3">
      <w:pPr>
        <w:rPr/>
      </w:pPr>
      <w:r w:rsidDel="00000000" w:rsidR="00000000" w:rsidRPr="00000000">
        <w:rPr>
          <w:rtl w:val="0"/>
        </w:rPr>
        <w:t xml:space="preserve">        Thời điểm chuyển trạng thái.</w:t>
      </w:r>
    </w:p>
    <w:p w:rsidR="00000000" w:rsidDel="00000000" w:rsidP="00000000" w:rsidRDefault="00000000" w:rsidRPr="00000000" w14:paraId="000019D4">
      <w:pPr>
        <w:rPr/>
      </w:pPr>
      <w:r w:rsidDel="00000000" w:rsidR="00000000" w:rsidRPr="00000000">
        <w:rPr>
          <w:rtl w:val="0"/>
        </w:rPr>
      </w:r>
    </w:p>
    <w:p w:rsidR="00000000" w:rsidDel="00000000" w:rsidP="00000000" w:rsidRDefault="00000000" w:rsidRPr="00000000" w14:paraId="000019D5">
      <w:pPr>
        <w:rPr/>
      </w:pPr>
      <w:r w:rsidDel="00000000" w:rsidR="00000000" w:rsidRPr="00000000">
        <w:rPr>
          <w:rtl w:val="0"/>
        </w:rPr>
      </w:r>
    </w:p>
    <w:p w:rsidR="00000000" w:rsidDel="00000000" w:rsidP="00000000" w:rsidRDefault="00000000" w:rsidRPr="00000000" w14:paraId="000019D6">
      <w:pPr>
        <w:rPr/>
      </w:pPr>
      <w:r w:rsidDel="00000000" w:rsidR="00000000" w:rsidRPr="00000000">
        <w:rPr>
          <w:rtl w:val="0"/>
        </w:rPr>
        <w:t xml:space="preserve">====================================================================================================</w:t>
      </w:r>
    </w:p>
    <w:p w:rsidR="00000000" w:rsidDel="00000000" w:rsidP="00000000" w:rsidRDefault="00000000" w:rsidRPr="00000000" w14:paraId="000019D7">
      <w:pPr>
        <w:rPr/>
      </w:pPr>
      <w:r w:rsidDel="00000000" w:rsidR="00000000" w:rsidRPr="00000000">
        <w:rPr>
          <w:rtl w:val="0"/>
        </w:rPr>
        <w:t xml:space="preserve">BẢNG 84/95 :  AUDIT_LOG</w:t>
      </w:r>
    </w:p>
    <w:p w:rsidR="00000000" w:rsidDel="00000000" w:rsidP="00000000" w:rsidRDefault="00000000" w:rsidRPr="00000000" w14:paraId="000019D8">
      <w:pPr>
        <w:rPr/>
      </w:pPr>
      <w:r w:rsidDel="00000000" w:rsidR="00000000" w:rsidRPr="00000000">
        <w:rPr>
          <w:rtl w:val="0"/>
        </w:rPr>
        <w:t xml:space="preserve">====================================================================================================</w:t>
      </w:r>
    </w:p>
    <w:p w:rsidR="00000000" w:rsidDel="00000000" w:rsidP="00000000" w:rsidRDefault="00000000" w:rsidRPr="00000000" w14:paraId="000019D9">
      <w:pPr>
        <w:rPr/>
      </w:pPr>
      <w:r w:rsidDel="00000000" w:rsidR="00000000" w:rsidRPr="00000000">
        <w:rPr>
          <w:rtl w:val="0"/>
        </w:rPr>
      </w:r>
    </w:p>
    <w:p w:rsidR="00000000" w:rsidDel="00000000" w:rsidP="00000000" w:rsidRDefault="00000000" w:rsidRPr="00000000" w14:paraId="000019DA">
      <w:pPr>
        <w:rPr/>
      </w:pPr>
      <w:r w:rsidDel="00000000" w:rsidR="00000000" w:rsidRPr="00000000">
        <w:rPr>
          <w:rtl w:val="0"/>
        </w:rPr>
        <w:t xml:space="preserve">Ý NGHĨA: Nhật ký kiểm toán (BR-31, CR12: giữ &gt;= 180 ngày). Khi dữ liệu lớn có thể chuyển sang</w:t>
      </w:r>
    </w:p>
    <w:p w:rsidR="00000000" w:rsidDel="00000000" w:rsidP="00000000" w:rsidRDefault="00000000" w:rsidRPr="00000000" w14:paraId="000019DB">
      <w:pPr>
        <w:rPr/>
      </w:pPr>
      <w:r w:rsidDel="00000000" w:rsidR="00000000" w:rsidRPr="00000000">
        <w:rPr>
          <w:rtl w:val="0"/>
        </w:rPr>
        <w:t xml:space="preserve">PARTITION BY RANGE COLUMNS(occurred_at) — khi đó PK phải đổi thành (id, occurred_at).</w:t>
      </w:r>
    </w:p>
    <w:p w:rsidR="00000000" w:rsidDel="00000000" w:rsidP="00000000" w:rsidRDefault="00000000" w:rsidRPr="00000000" w14:paraId="000019DC">
      <w:pPr>
        <w:rPr/>
      </w:pPr>
      <w:r w:rsidDel="00000000" w:rsidR="00000000" w:rsidRPr="00000000">
        <w:rPr>
          <w:rtl w:val="0"/>
        </w:rPr>
      </w:r>
    </w:p>
    <w:p w:rsidR="00000000" w:rsidDel="00000000" w:rsidP="00000000" w:rsidRDefault="00000000" w:rsidRPr="00000000" w14:paraId="000019DD">
      <w:pPr>
        <w:rPr/>
      </w:pPr>
      <w:r w:rsidDel="00000000" w:rsidR="00000000" w:rsidRPr="00000000">
        <w:rPr>
          <w:rtl w:val="0"/>
        </w:rPr>
        <w:t xml:space="preserve">  Khoá chính : id</w:t>
      </w:r>
    </w:p>
    <w:p w:rsidR="00000000" w:rsidDel="00000000" w:rsidP="00000000" w:rsidRDefault="00000000" w:rsidRPr="00000000" w14:paraId="000019DE">
      <w:pPr>
        <w:rPr/>
      </w:pPr>
      <w:r w:rsidDel="00000000" w:rsidR="00000000" w:rsidRPr="00000000">
        <w:rPr>
          <w:rtl w:val="0"/>
        </w:rPr>
      </w:r>
    </w:p>
    <w:p w:rsidR="00000000" w:rsidDel="00000000" w:rsidP="00000000" w:rsidRDefault="00000000" w:rsidRPr="00000000" w14:paraId="000019DF">
      <w:pPr>
        <w:rPr/>
      </w:pPr>
      <w:r w:rsidDel="00000000" w:rsidR="00000000" w:rsidRPr="00000000">
        <w:rPr>
          <w:rtl w:val="0"/>
        </w:rPr>
        <w:t xml:space="preserve">  DANH SÁCH THUỘC TÍNH</w:t>
      </w:r>
    </w:p>
    <w:p w:rsidR="00000000" w:rsidDel="00000000" w:rsidP="00000000" w:rsidRDefault="00000000" w:rsidRPr="00000000" w14:paraId="000019E0">
      <w:pPr>
        <w:rPr/>
      </w:pPr>
      <w:r w:rsidDel="00000000" w:rsidR="00000000" w:rsidRPr="00000000">
        <w:rPr>
          <w:rtl w:val="0"/>
        </w:rPr>
        <w:t xml:space="preserve">  --------------------------------------------------------------------------------------------------</w:t>
      </w:r>
    </w:p>
    <w:p w:rsidR="00000000" w:rsidDel="00000000" w:rsidP="00000000" w:rsidRDefault="00000000" w:rsidRPr="00000000" w14:paraId="000019E1">
      <w:pPr>
        <w:rPr/>
      </w:pPr>
      <w:r w:rsidDel="00000000" w:rsidR="00000000" w:rsidRPr="00000000">
        <w:rPr>
          <w:rtl w:val="0"/>
        </w:rPr>
        <w:t xml:space="preserve">    1. id                           BIGINT UNSIGNED            Null:NO   [PK]</w:t>
      </w:r>
    </w:p>
    <w:p w:rsidR="00000000" w:rsidDel="00000000" w:rsidP="00000000" w:rsidRDefault="00000000" w:rsidRPr="00000000" w14:paraId="000019E2">
      <w:pPr>
        <w:rPr/>
      </w:pPr>
      <w:r w:rsidDel="00000000" w:rsidR="00000000" w:rsidRPr="00000000">
        <w:rPr>
          <w:rtl w:val="0"/>
        </w:rPr>
        <w:t xml:space="preserve">        · AUTO_INCREMENT</w:t>
      </w:r>
    </w:p>
    <w:p w:rsidR="00000000" w:rsidDel="00000000" w:rsidP="00000000" w:rsidRDefault="00000000" w:rsidRPr="00000000" w14:paraId="000019E3">
      <w:pPr>
        <w:rPr/>
      </w:pPr>
      <w:r w:rsidDel="00000000" w:rsidR="00000000" w:rsidRPr="00000000">
        <w:rPr>
          <w:rtl w:val="0"/>
        </w:rPr>
        <w:t xml:space="preserve">        Khoá chính, tự tăng.</w:t>
      </w:r>
    </w:p>
    <w:p w:rsidR="00000000" w:rsidDel="00000000" w:rsidP="00000000" w:rsidRDefault="00000000" w:rsidRPr="00000000" w14:paraId="000019E4">
      <w:pPr>
        <w:rPr/>
      </w:pPr>
      <w:r w:rsidDel="00000000" w:rsidR="00000000" w:rsidRPr="00000000">
        <w:rPr>
          <w:rtl w:val="0"/>
        </w:rPr>
        <w:t xml:space="preserve">    2. actor_id                     BIGINT UNSIGNED            Null:YES  [IDX]</w:t>
      </w:r>
    </w:p>
    <w:p w:rsidR="00000000" w:rsidDel="00000000" w:rsidP="00000000" w:rsidRDefault="00000000" w:rsidRPr="00000000" w14:paraId="000019E5">
      <w:pPr>
        <w:rPr/>
      </w:pPr>
      <w:r w:rsidDel="00000000" w:rsidR="00000000" w:rsidRPr="00000000">
        <w:rPr>
          <w:rtl w:val="0"/>
        </w:rPr>
        <w:t xml:space="preserve">        NULL = tiến trình hệ thống.</w:t>
      </w:r>
    </w:p>
    <w:p w:rsidR="00000000" w:rsidDel="00000000" w:rsidP="00000000" w:rsidRDefault="00000000" w:rsidRPr="00000000" w14:paraId="000019E6">
      <w:pPr>
        <w:rPr/>
      </w:pPr>
      <w:r w:rsidDel="00000000" w:rsidR="00000000" w:rsidRPr="00000000">
        <w:rPr>
          <w:rtl w:val="0"/>
        </w:rPr>
        <w:t xml:space="preserve">    3. actor_role                   VARCHAR(30)                Null:YES </w:t>
      </w:r>
    </w:p>
    <w:p w:rsidR="00000000" w:rsidDel="00000000" w:rsidP="00000000" w:rsidRDefault="00000000" w:rsidRPr="00000000" w14:paraId="000019E7">
      <w:pPr>
        <w:rPr/>
      </w:pPr>
      <w:r w:rsidDel="00000000" w:rsidR="00000000" w:rsidRPr="00000000">
        <w:rPr>
          <w:rtl w:val="0"/>
        </w:rPr>
        <w:t xml:space="preserve">        Vai trò của người thực hiện tại thời điểm đó.</w:t>
      </w:r>
    </w:p>
    <w:p w:rsidR="00000000" w:rsidDel="00000000" w:rsidP="00000000" w:rsidRDefault="00000000" w:rsidRPr="00000000" w14:paraId="000019E8">
      <w:pPr>
        <w:rPr/>
      </w:pPr>
      <w:r w:rsidDel="00000000" w:rsidR="00000000" w:rsidRPr="00000000">
        <w:rPr>
          <w:rtl w:val="0"/>
        </w:rPr>
        <w:t xml:space="preserve">    4. module_code                  VARCHAR(10)                Null:NO   [IDX]</w:t>
      </w:r>
    </w:p>
    <w:p w:rsidR="00000000" w:rsidDel="00000000" w:rsidP="00000000" w:rsidRDefault="00000000" w:rsidRPr="00000000" w14:paraId="000019E9">
      <w:pPr>
        <w:rPr/>
      </w:pPr>
      <w:r w:rsidDel="00000000" w:rsidR="00000000" w:rsidRPr="00000000">
        <w:rPr>
          <w:rtl w:val="0"/>
        </w:rPr>
        <w:t xml:space="preserve">        Mã module nghiệp vụ nơi hành động xảy ra, nhận giá trị từ M01 đến M19.</w:t>
      </w:r>
    </w:p>
    <w:p w:rsidR="00000000" w:rsidDel="00000000" w:rsidP="00000000" w:rsidRDefault="00000000" w:rsidRPr="00000000" w14:paraId="000019EA">
      <w:pPr>
        <w:rPr/>
      </w:pPr>
      <w:r w:rsidDel="00000000" w:rsidR="00000000" w:rsidRPr="00000000">
        <w:rPr>
          <w:rtl w:val="0"/>
        </w:rPr>
        <w:t xml:space="preserve">    5. action                       VARCHAR(100)               Null:NO   [IDX]</w:t>
      </w:r>
    </w:p>
    <w:p w:rsidR="00000000" w:rsidDel="00000000" w:rsidP="00000000" w:rsidRDefault="00000000" w:rsidRPr="00000000" w14:paraId="000019EB">
      <w:pPr>
        <w:rPr/>
      </w:pPr>
      <w:r w:rsidDel="00000000" w:rsidR="00000000" w:rsidRPr="00000000">
        <w:rPr>
          <w:rtl w:val="0"/>
        </w:rPr>
        <w:t xml:space="preserve">        Workspace.approve, refund.process, role.update...</w:t>
      </w:r>
    </w:p>
    <w:p w:rsidR="00000000" w:rsidDel="00000000" w:rsidP="00000000" w:rsidRDefault="00000000" w:rsidRPr="00000000" w14:paraId="000019EC">
      <w:pPr>
        <w:rPr/>
      </w:pPr>
      <w:r w:rsidDel="00000000" w:rsidR="00000000" w:rsidRPr="00000000">
        <w:rPr>
          <w:rtl w:val="0"/>
        </w:rPr>
        <w:t xml:space="preserve">    6. object_type                  VARCHAR(50)                Null:YES  [IDX]</w:t>
      </w:r>
    </w:p>
    <w:p w:rsidR="00000000" w:rsidDel="00000000" w:rsidP="00000000" w:rsidRDefault="00000000" w:rsidRPr="00000000" w14:paraId="000019ED">
      <w:pPr>
        <w:rPr/>
      </w:pPr>
      <w:r w:rsidDel="00000000" w:rsidR="00000000" w:rsidRPr="00000000">
        <w:rPr>
          <w:rtl w:val="0"/>
        </w:rPr>
        <w:t xml:space="preserve">        Phân loại đối tượng.</w:t>
      </w:r>
    </w:p>
    <w:p w:rsidR="00000000" w:rsidDel="00000000" w:rsidP="00000000" w:rsidRDefault="00000000" w:rsidRPr="00000000" w14:paraId="000019EE">
      <w:pPr>
        <w:rPr/>
      </w:pPr>
      <w:r w:rsidDel="00000000" w:rsidR="00000000" w:rsidRPr="00000000">
        <w:rPr>
          <w:rtl w:val="0"/>
        </w:rPr>
        <w:t xml:space="preserve">    7. object_id                    BIGINT UNSIGNED            Null:YES  [IDX]</w:t>
      </w:r>
    </w:p>
    <w:p w:rsidR="00000000" w:rsidDel="00000000" w:rsidP="00000000" w:rsidRDefault="00000000" w:rsidRPr="00000000" w14:paraId="000019EF">
      <w:pPr>
        <w:rPr/>
      </w:pPr>
      <w:r w:rsidDel="00000000" w:rsidR="00000000" w:rsidRPr="00000000">
        <w:rPr>
          <w:rtl w:val="0"/>
        </w:rPr>
        <w:t xml:space="preserve">        Định danh đối tượng.</w:t>
      </w:r>
    </w:p>
    <w:p w:rsidR="00000000" w:rsidDel="00000000" w:rsidP="00000000" w:rsidRDefault="00000000" w:rsidRPr="00000000" w14:paraId="000019F0">
      <w:pPr>
        <w:rPr/>
      </w:pPr>
      <w:r w:rsidDel="00000000" w:rsidR="00000000" w:rsidRPr="00000000">
        <w:rPr>
          <w:rtl w:val="0"/>
        </w:rPr>
        <w:t xml:space="preserve">    8. before_value                 JSON                       Null:YES </w:t>
      </w:r>
    </w:p>
    <w:p w:rsidR="00000000" w:rsidDel="00000000" w:rsidP="00000000" w:rsidRDefault="00000000" w:rsidRPr="00000000" w14:paraId="000019F1">
      <w:pPr>
        <w:rPr/>
      </w:pPr>
      <w:r w:rsidDel="00000000" w:rsidR="00000000" w:rsidRPr="00000000">
        <w:rPr>
          <w:rtl w:val="0"/>
        </w:rPr>
        <w:t xml:space="preserve">        Ảnh chụp dữ liệu trước khi thay đổi, phục vụ truy vết (BR-31).</w:t>
      </w:r>
    </w:p>
    <w:p w:rsidR="00000000" w:rsidDel="00000000" w:rsidP="00000000" w:rsidRDefault="00000000" w:rsidRPr="00000000" w14:paraId="000019F2">
      <w:pPr>
        <w:rPr/>
      </w:pPr>
      <w:r w:rsidDel="00000000" w:rsidR="00000000" w:rsidRPr="00000000">
        <w:rPr>
          <w:rtl w:val="0"/>
        </w:rPr>
        <w:t xml:space="preserve">    9. after_value                  JSON                       Null:YES </w:t>
      </w:r>
    </w:p>
    <w:p w:rsidR="00000000" w:rsidDel="00000000" w:rsidP="00000000" w:rsidRDefault="00000000" w:rsidRPr="00000000" w14:paraId="000019F3">
      <w:pPr>
        <w:rPr/>
      </w:pPr>
      <w:r w:rsidDel="00000000" w:rsidR="00000000" w:rsidRPr="00000000">
        <w:rPr>
          <w:rtl w:val="0"/>
        </w:rPr>
        <w:t xml:space="preserve">        Ảnh chụp dữ liệu sau khi thay đổi, phục vụ truy vết (BR-31).</w:t>
      </w:r>
    </w:p>
    <w:p w:rsidR="00000000" w:rsidDel="00000000" w:rsidP="00000000" w:rsidRDefault="00000000" w:rsidRPr="00000000" w14:paraId="000019F4">
      <w:pPr>
        <w:rPr/>
      </w:pPr>
      <w:r w:rsidDel="00000000" w:rsidR="00000000" w:rsidRPr="00000000">
        <w:rPr>
          <w:rtl w:val="0"/>
        </w:rPr>
        <w:t xml:space="preserve">   10. result                       ENUM('SUCCESS','FAILURE')  Null:NO  </w:t>
      </w:r>
    </w:p>
    <w:p w:rsidR="00000000" w:rsidDel="00000000" w:rsidP="00000000" w:rsidRDefault="00000000" w:rsidRPr="00000000" w14:paraId="000019F5">
      <w:pPr>
        <w:rPr/>
      </w:pPr>
      <w:r w:rsidDel="00000000" w:rsidR="00000000" w:rsidRPr="00000000">
        <w:rPr>
          <w:rtl w:val="0"/>
        </w:rPr>
        <w:t xml:space="preserve">        · Mặc định = 'SUCCESS'</w:t>
      </w:r>
    </w:p>
    <w:p w:rsidR="00000000" w:rsidDel="00000000" w:rsidP="00000000" w:rsidRDefault="00000000" w:rsidRPr="00000000" w14:paraId="000019F6">
      <w:pPr>
        <w:rPr/>
      </w:pPr>
      <w:r w:rsidDel="00000000" w:rsidR="00000000" w:rsidRPr="00000000">
        <w:rPr>
          <w:rtl w:val="0"/>
        </w:rPr>
        <w:t xml:space="preserve">        Kết quả thực thi: thành công hay thất bại.</w:t>
      </w:r>
    </w:p>
    <w:p w:rsidR="00000000" w:rsidDel="00000000" w:rsidP="00000000" w:rsidRDefault="00000000" w:rsidRPr="00000000" w14:paraId="000019F7">
      <w:pPr>
        <w:rPr/>
      </w:pPr>
      <w:r w:rsidDel="00000000" w:rsidR="00000000" w:rsidRPr="00000000">
        <w:rPr>
          <w:rtl w:val="0"/>
        </w:rPr>
        <w:t xml:space="preserve">        Giá trị hợp lệ: SUCCESS | FAILURE</w:t>
      </w:r>
    </w:p>
    <w:p w:rsidR="00000000" w:rsidDel="00000000" w:rsidP="00000000" w:rsidRDefault="00000000" w:rsidRPr="00000000" w14:paraId="000019F8">
      <w:pPr>
        <w:rPr/>
      </w:pPr>
      <w:r w:rsidDel="00000000" w:rsidR="00000000" w:rsidRPr="00000000">
        <w:rPr>
          <w:rtl w:val="0"/>
        </w:rPr>
        <w:t xml:space="preserve">   11. severity                     ENUM('INFO','NOTICE','WARNING','CRITICAL') Null:NO  </w:t>
      </w:r>
    </w:p>
    <w:p w:rsidR="00000000" w:rsidDel="00000000" w:rsidP="00000000" w:rsidRDefault="00000000" w:rsidRPr="00000000" w14:paraId="000019F9">
      <w:pPr>
        <w:rPr/>
      </w:pPr>
      <w:r w:rsidDel="00000000" w:rsidR="00000000" w:rsidRPr="00000000">
        <w:rPr>
          <w:rtl w:val="0"/>
        </w:rPr>
        <w:t xml:space="preserve">        · Mặc định = 'INFO'</w:t>
      </w:r>
    </w:p>
    <w:p w:rsidR="00000000" w:rsidDel="00000000" w:rsidP="00000000" w:rsidRDefault="00000000" w:rsidRPr="00000000" w14:paraId="000019FA">
      <w:pPr>
        <w:rPr/>
      </w:pPr>
      <w:r w:rsidDel="00000000" w:rsidR="00000000" w:rsidRPr="00000000">
        <w:rPr>
          <w:rtl w:val="0"/>
        </w:rPr>
        <w:t xml:space="preserve">        Mức độ nghiêm trọng.</w:t>
      </w:r>
    </w:p>
    <w:p w:rsidR="00000000" w:rsidDel="00000000" w:rsidP="00000000" w:rsidRDefault="00000000" w:rsidRPr="00000000" w14:paraId="000019FB">
      <w:pPr>
        <w:rPr/>
      </w:pPr>
      <w:r w:rsidDel="00000000" w:rsidR="00000000" w:rsidRPr="00000000">
        <w:rPr>
          <w:rtl w:val="0"/>
        </w:rPr>
        <w:t xml:space="preserve">        Giá trị hợp lệ: INFO | NOTICE | WARNING | CRITICAL</w:t>
      </w:r>
    </w:p>
    <w:p w:rsidR="00000000" w:rsidDel="00000000" w:rsidP="00000000" w:rsidRDefault="00000000" w:rsidRPr="00000000" w14:paraId="000019FC">
      <w:pPr>
        <w:rPr/>
      </w:pPr>
      <w:r w:rsidDel="00000000" w:rsidR="00000000" w:rsidRPr="00000000">
        <w:rPr>
          <w:rtl w:val="0"/>
        </w:rPr>
        <w:t xml:space="preserve">   12. ip_address                   VARBINARY(16)              Null:YES </w:t>
      </w:r>
    </w:p>
    <w:p w:rsidR="00000000" w:rsidDel="00000000" w:rsidP="00000000" w:rsidRDefault="00000000" w:rsidRPr="00000000" w14:paraId="000019FD">
      <w:pPr>
        <w:rPr/>
      </w:pPr>
      <w:r w:rsidDel="00000000" w:rsidR="00000000" w:rsidRPr="00000000">
        <w:rPr>
          <w:rtl w:val="0"/>
        </w:rPr>
        <w:t xml:space="preserve">        Địa chỉ IP dạng nhị phân (hỗ trợ cả IPv4 và IPv6).</w:t>
      </w:r>
    </w:p>
    <w:p w:rsidR="00000000" w:rsidDel="00000000" w:rsidP="00000000" w:rsidRDefault="00000000" w:rsidRPr="00000000" w14:paraId="000019FE">
      <w:pPr>
        <w:rPr/>
      </w:pPr>
      <w:r w:rsidDel="00000000" w:rsidR="00000000" w:rsidRPr="00000000">
        <w:rPr>
          <w:rtl w:val="0"/>
        </w:rPr>
        <w:t xml:space="preserve">   13. user_agent                   VARCHAR(512)               Null:YES </w:t>
      </w:r>
    </w:p>
    <w:p w:rsidR="00000000" w:rsidDel="00000000" w:rsidP="00000000" w:rsidRDefault="00000000" w:rsidRPr="00000000" w14:paraId="000019FF">
      <w:pPr>
        <w:rPr/>
      </w:pPr>
      <w:r w:rsidDel="00000000" w:rsidR="00000000" w:rsidRPr="00000000">
        <w:rPr>
          <w:rtl w:val="0"/>
        </w:rPr>
        <w:t xml:space="preserve">        Chuỗi User-Agent của trình duyệt/thiết bị.</w:t>
      </w:r>
    </w:p>
    <w:p w:rsidR="00000000" w:rsidDel="00000000" w:rsidP="00000000" w:rsidRDefault="00000000" w:rsidRPr="00000000" w14:paraId="00001A00">
      <w:pPr>
        <w:rPr/>
      </w:pPr>
      <w:r w:rsidDel="00000000" w:rsidR="00000000" w:rsidRPr="00000000">
        <w:rPr>
          <w:rtl w:val="0"/>
        </w:rPr>
        <w:t xml:space="preserve">   14. request_id                   CHAR(36)                   Null:YES </w:t>
      </w:r>
    </w:p>
    <w:p w:rsidR="00000000" w:rsidDel="00000000" w:rsidP="00000000" w:rsidRDefault="00000000" w:rsidRPr="00000000" w14:paraId="00001A01">
      <w:pPr>
        <w:rPr/>
      </w:pPr>
      <w:r w:rsidDel="00000000" w:rsidR="00000000" w:rsidRPr="00000000">
        <w:rPr>
          <w:rtl w:val="0"/>
        </w:rPr>
        <w:t xml:space="preserve">        Định danh yêu cầu.</w:t>
      </w:r>
    </w:p>
    <w:p w:rsidR="00000000" w:rsidDel="00000000" w:rsidP="00000000" w:rsidRDefault="00000000" w:rsidRPr="00000000" w14:paraId="00001A02">
      <w:pPr>
        <w:rPr/>
      </w:pPr>
      <w:r w:rsidDel="00000000" w:rsidR="00000000" w:rsidRPr="00000000">
        <w:rPr>
          <w:rtl w:val="0"/>
        </w:rPr>
        <w:t xml:space="preserve">   15. occurred_at                  DATETIME(3)                Null:NO   [IDX]</w:t>
      </w:r>
    </w:p>
    <w:p w:rsidR="00000000" w:rsidDel="00000000" w:rsidP="00000000" w:rsidRDefault="00000000" w:rsidRPr="00000000" w14:paraId="00001A03">
      <w:pPr>
        <w:rPr/>
      </w:pPr>
      <w:r w:rsidDel="00000000" w:rsidR="00000000" w:rsidRPr="00000000">
        <w:rPr>
          <w:rtl w:val="0"/>
        </w:rPr>
        <w:t xml:space="preserve">        · Mặc định = CURRENT_TIMESTAMP(3)</w:t>
      </w:r>
    </w:p>
    <w:p w:rsidR="00000000" w:rsidDel="00000000" w:rsidP="00000000" w:rsidRDefault="00000000" w:rsidRPr="00000000" w14:paraId="00001A04">
      <w:pPr>
        <w:rPr/>
      </w:pPr>
      <w:r w:rsidDel="00000000" w:rsidR="00000000" w:rsidRPr="00000000">
        <w:rPr>
          <w:rtl w:val="0"/>
        </w:rPr>
        <w:t xml:space="preserve">        Thời điểm sự kiện xảy ra.</w:t>
      </w:r>
    </w:p>
    <w:p w:rsidR="00000000" w:rsidDel="00000000" w:rsidP="00000000" w:rsidRDefault="00000000" w:rsidRPr="00000000" w14:paraId="00001A05">
      <w:pPr>
        <w:rPr/>
      </w:pPr>
      <w:r w:rsidDel="00000000" w:rsidR="00000000" w:rsidRPr="00000000">
        <w:rPr>
          <w:rtl w:val="0"/>
        </w:rPr>
      </w:r>
    </w:p>
    <w:p w:rsidR="00000000" w:rsidDel="00000000" w:rsidP="00000000" w:rsidRDefault="00000000" w:rsidRPr="00000000" w14:paraId="00001A06">
      <w:pPr>
        <w:rPr/>
      </w:pPr>
      <w:r w:rsidDel="00000000" w:rsidR="00000000" w:rsidRPr="00000000">
        <w:rPr>
          <w:rtl w:val="0"/>
        </w:rPr>
      </w:r>
    </w:p>
    <w:p w:rsidR="00000000" w:rsidDel="00000000" w:rsidP="00000000" w:rsidRDefault="00000000" w:rsidRPr="00000000" w14:paraId="00001A07">
      <w:pPr>
        <w:rPr/>
      </w:pPr>
      <w:r w:rsidDel="00000000" w:rsidR="00000000" w:rsidRPr="00000000">
        <w:rPr>
          <w:rtl w:val="0"/>
        </w:rPr>
        <w:t xml:space="preserve">====================================================================================================</w:t>
      </w:r>
    </w:p>
    <w:p w:rsidR="00000000" w:rsidDel="00000000" w:rsidP="00000000" w:rsidRDefault="00000000" w:rsidRPr="00000000" w14:paraId="00001A08">
      <w:pPr>
        <w:rPr/>
      </w:pPr>
      <w:r w:rsidDel="00000000" w:rsidR="00000000" w:rsidRPr="00000000">
        <w:rPr>
          <w:rtl w:val="0"/>
        </w:rPr>
        <w:t xml:space="preserve">BẢNG 85/95 :  SECURITY_ALERT</w:t>
      </w:r>
    </w:p>
    <w:p w:rsidR="00000000" w:rsidDel="00000000" w:rsidP="00000000" w:rsidRDefault="00000000" w:rsidRPr="00000000" w14:paraId="00001A09">
      <w:pPr>
        <w:rPr/>
      </w:pPr>
      <w:r w:rsidDel="00000000" w:rsidR="00000000" w:rsidRPr="00000000">
        <w:rPr>
          <w:rtl w:val="0"/>
        </w:rPr>
        <w:t xml:space="preserve">====================================================================================================</w:t>
      </w:r>
    </w:p>
    <w:p w:rsidR="00000000" w:rsidDel="00000000" w:rsidP="00000000" w:rsidRDefault="00000000" w:rsidRPr="00000000" w14:paraId="00001A0A">
      <w:pPr>
        <w:rPr/>
      </w:pPr>
      <w:r w:rsidDel="00000000" w:rsidR="00000000" w:rsidRPr="00000000">
        <w:rPr>
          <w:rtl w:val="0"/>
        </w:rPr>
      </w:r>
    </w:p>
    <w:p w:rsidR="00000000" w:rsidDel="00000000" w:rsidP="00000000" w:rsidRDefault="00000000" w:rsidRPr="00000000" w14:paraId="00001A0B">
      <w:pPr>
        <w:rPr/>
      </w:pPr>
      <w:r w:rsidDel="00000000" w:rsidR="00000000" w:rsidRPr="00000000">
        <w:rPr>
          <w:rtl w:val="0"/>
        </w:rPr>
        <w:t xml:space="preserve">Ý NGHĨA: Cảnh báo an ninh (M17-UC29, BR-36).</w:t>
      </w:r>
    </w:p>
    <w:p w:rsidR="00000000" w:rsidDel="00000000" w:rsidP="00000000" w:rsidRDefault="00000000" w:rsidRPr="00000000" w14:paraId="00001A0C">
      <w:pPr>
        <w:rPr/>
      </w:pPr>
      <w:r w:rsidDel="00000000" w:rsidR="00000000" w:rsidRPr="00000000">
        <w:rPr>
          <w:rtl w:val="0"/>
        </w:rPr>
      </w:r>
    </w:p>
    <w:p w:rsidR="00000000" w:rsidDel="00000000" w:rsidP="00000000" w:rsidRDefault="00000000" w:rsidRPr="00000000" w14:paraId="00001A0D">
      <w:pPr>
        <w:rPr/>
      </w:pPr>
      <w:r w:rsidDel="00000000" w:rsidR="00000000" w:rsidRPr="00000000">
        <w:rPr>
          <w:rtl w:val="0"/>
        </w:rPr>
        <w:t xml:space="preserve">  Khoá chính : id</w:t>
      </w:r>
    </w:p>
    <w:p w:rsidR="00000000" w:rsidDel="00000000" w:rsidP="00000000" w:rsidRDefault="00000000" w:rsidRPr="00000000" w14:paraId="00001A0E">
      <w:pPr>
        <w:rPr/>
      </w:pPr>
      <w:r w:rsidDel="00000000" w:rsidR="00000000" w:rsidRPr="00000000">
        <w:rPr>
          <w:rtl w:val="0"/>
        </w:rPr>
      </w:r>
    </w:p>
    <w:p w:rsidR="00000000" w:rsidDel="00000000" w:rsidP="00000000" w:rsidRDefault="00000000" w:rsidRPr="00000000" w14:paraId="00001A0F">
      <w:pPr>
        <w:rPr/>
      </w:pPr>
      <w:r w:rsidDel="00000000" w:rsidR="00000000" w:rsidRPr="00000000">
        <w:rPr>
          <w:rtl w:val="0"/>
        </w:rPr>
        <w:t xml:space="preserve">  DANH SÁCH THUỘC TÍNH</w:t>
      </w:r>
    </w:p>
    <w:p w:rsidR="00000000" w:rsidDel="00000000" w:rsidP="00000000" w:rsidRDefault="00000000" w:rsidRPr="00000000" w14:paraId="00001A10">
      <w:pPr>
        <w:rPr/>
      </w:pPr>
      <w:r w:rsidDel="00000000" w:rsidR="00000000" w:rsidRPr="00000000">
        <w:rPr>
          <w:rtl w:val="0"/>
        </w:rPr>
        <w:t xml:space="preserve">  --------------------------------------------------------------------------------------------------</w:t>
      </w:r>
    </w:p>
    <w:p w:rsidR="00000000" w:rsidDel="00000000" w:rsidP="00000000" w:rsidRDefault="00000000" w:rsidRPr="00000000" w14:paraId="00001A11">
      <w:pPr>
        <w:rPr/>
      </w:pPr>
      <w:r w:rsidDel="00000000" w:rsidR="00000000" w:rsidRPr="00000000">
        <w:rPr>
          <w:rtl w:val="0"/>
        </w:rPr>
        <w:t xml:space="preserve">    1. id                           BIGINT UNSIGNED            Null:NO   [PK]</w:t>
      </w:r>
    </w:p>
    <w:p w:rsidR="00000000" w:rsidDel="00000000" w:rsidP="00000000" w:rsidRDefault="00000000" w:rsidRPr="00000000" w14:paraId="00001A12">
      <w:pPr>
        <w:rPr/>
      </w:pPr>
      <w:r w:rsidDel="00000000" w:rsidR="00000000" w:rsidRPr="00000000">
        <w:rPr>
          <w:rtl w:val="0"/>
        </w:rPr>
        <w:t xml:space="preserve">        · AUTO_INCREMENT</w:t>
      </w:r>
    </w:p>
    <w:p w:rsidR="00000000" w:rsidDel="00000000" w:rsidP="00000000" w:rsidRDefault="00000000" w:rsidRPr="00000000" w14:paraId="00001A13">
      <w:pPr>
        <w:rPr/>
      </w:pPr>
      <w:r w:rsidDel="00000000" w:rsidR="00000000" w:rsidRPr="00000000">
        <w:rPr>
          <w:rtl w:val="0"/>
        </w:rPr>
        <w:t xml:space="preserve">        Khoá chính, tự tăng.</w:t>
      </w:r>
    </w:p>
    <w:p w:rsidR="00000000" w:rsidDel="00000000" w:rsidP="00000000" w:rsidRDefault="00000000" w:rsidRPr="00000000" w14:paraId="00001A14">
      <w:pPr>
        <w:rPr/>
      </w:pPr>
      <w:r w:rsidDel="00000000" w:rsidR="00000000" w:rsidRPr="00000000">
        <w:rPr>
          <w:rtl w:val="0"/>
        </w:rPr>
        <w:t xml:space="preserve">    2. alert_type                   ENUM('BRUTE_FORCE','RATE_LIMIT_EXCEEDED','SUSPICIOUS_LOGIN','PRIVILEGE_ESCALATION', 'INVALID_QR_ATTEMPT','PAYMENT_FRAUD','INJECTION_ATTEMPT','TOKEN_REUSE') Null:NO   [IDX]</w:t>
      </w:r>
    </w:p>
    <w:p w:rsidR="00000000" w:rsidDel="00000000" w:rsidP="00000000" w:rsidRDefault="00000000" w:rsidRPr="00000000" w14:paraId="00001A15">
      <w:pPr>
        <w:rPr/>
      </w:pPr>
      <w:r w:rsidDel="00000000" w:rsidR="00000000" w:rsidRPr="00000000">
        <w:rPr>
          <w:rtl w:val="0"/>
        </w:rPr>
        <w:t xml:space="preserve">        Phân loại cảnh báo.</w:t>
      </w:r>
    </w:p>
    <w:p w:rsidR="00000000" w:rsidDel="00000000" w:rsidP="00000000" w:rsidRDefault="00000000" w:rsidRPr="00000000" w14:paraId="00001A16">
      <w:pPr>
        <w:rPr/>
      </w:pPr>
      <w:r w:rsidDel="00000000" w:rsidR="00000000" w:rsidRPr="00000000">
        <w:rPr>
          <w:rtl w:val="0"/>
        </w:rPr>
        <w:t xml:space="preserve">        Giá trị hợp lệ: BRUTE_FORCE | RATE_LIMIT_EXCEEDED | SUSPICIOUS_LOGIN | PRIVILEGE_ESCALATION</w:t>
      </w:r>
    </w:p>
    <w:p w:rsidR="00000000" w:rsidDel="00000000" w:rsidP="00000000" w:rsidRDefault="00000000" w:rsidRPr="00000000" w14:paraId="00001A17">
      <w:pPr>
        <w:rPr/>
      </w:pPr>
      <w:r w:rsidDel="00000000" w:rsidR="00000000" w:rsidRPr="00000000">
        <w:rPr>
          <w:rtl w:val="0"/>
        </w:rPr>
        <w:t xml:space="preserve">        | INVALID_QR_ATTEMPT | PAYMENT_FRAUD | INJECTION_ATTEMPT | TOKEN_REUSE</w:t>
      </w:r>
    </w:p>
    <w:p w:rsidR="00000000" w:rsidDel="00000000" w:rsidP="00000000" w:rsidRDefault="00000000" w:rsidRPr="00000000" w14:paraId="00001A18">
      <w:pPr>
        <w:rPr/>
      </w:pPr>
      <w:r w:rsidDel="00000000" w:rsidR="00000000" w:rsidRPr="00000000">
        <w:rPr>
          <w:rtl w:val="0"/>
        </w:rPr>
        <w:t xml:space="preserve">    3. severity                     ENUM('LOW','MEDIUM','HIGH','CRITICAL') Null:NO   [IDX]</w:t>
      </w:r>
    </w:p>
    <w:p w:rsidR="00000000" w:rsidDel="00000000" w:rsidP="00000000" w:rsidRDefault="00000000" w:rsidRPr="00000000" w14:paraId="00001A19">
      <w:pPr>
        <w:rPr/>
      </w:pPr>
      <w:r w:rsidDel="00000000" w:rsidR="00000000" w:rsidRPr="00000000">
        <w:rPr>
          <w:rtl w:val="0"/>
        </w:rPr>
        <w:t xml:space="preserve">        · Mặc định = 'MEDIUM'</w:t>
      </w:r>
    </w:p>
    <w:p w:rsidR="00000000" w:rsidDel="00000000" w:rsidP="00000000" w:rsidRDefault="00000000" w:rsidRPr="00000000" w14:paraId="00001A1A">
      <w:pPr>
        <w:rPr/>
      </w:pPr>
      <w:r w:rsidDel="00000000" w:rsidR="00000000" w:rsidRPr="00000000">
        <w:rPr>
          <w:rtl w:val="0"/>
        </w:rPr>
        <w:t xml:space="preserve">        Mức độ nghiêm trọng.</w:t>
      </w:r>
    </w:p>
    <w:p w:rsidR="00000000" w:rsidDel="00000000" w:rsidP="00000000" w:rsidRDefault="00000000" w:rsidRPr="00000000" w14:paraId="00001A1B">
      <w:pPr>
        <w:rPr/>
      </w:pPr>
      <w:r w:rsidDel="00000000" w:rsidR="00000000" w:rsidRPr="00000000">
        <w:rPr>
          <w:rtl w:val="0"/>
        </w:rPr>
        <w:t xml:space="preserve">        Giá trị hợp lệ: LOW | MEDIUM | HIGH | CRITICAL</w:t>
      </w:r>
    </w:p>
    <w:p w:rsidR="00000000" w:rsidDel="00000000" w:rsidP="00000000" w:rsidRDefault="00000000" w:rsidRPr="00000000" w14:paraId="00001A1C">
      <w:pPr>
        <w:rPr/>
      </w:pPr>
      <w:r w:rsidDel="00000000" w:rsidR="00000000" w:rsidRPr="00000000">
        <w:rPr>
          <w:rtl w:val="0"/>
        </w:rPr>
        <w:t xml:space="preserve">    4. user_id                      BIGINT UNSIGNED            Null:YES </w:t>
      </w:r>
    </w:p>
    <w:p w:rsidR="00000000" w:rsidDel="00000000" w:rsidP="00000000" w:rsidRDefault="00000000" w:rsidRPr="00000000" w14:paraId="00001A1D">
      <w:pPr>
        <w:rPr/>
      </w:pPr>
      <w:r w:rsidDel="00000000" w:rsidR="00000000" w:rsidRPr="00000000">
        <w:rPr>
          <w:rtl w:val="0"/>
        </w:rPr>
        <w:t xml:space="preserve">        Định danh người dùng.</w:t>
      </w:r>
    </w:p>
    <w:p w:rsidR="00000000" w:rsidDel="00000000" w:rsidP="00000000" w:rsidRDefault="00000000" w:rsidRPr="00000000" w14:paraId="00001A1E">
      <w:pPr>
        <w:rPr/>
      </w:pPr>
      <w:r w:rsidDel="00000000" w:rsidR="00000000" w:rsidRPr="00000000">
        <w:rPr>
          <w:rtl w:val="0"/>
        </w:rPr>
        <w:t xml:space="preserve">    5. ip_address                   VARBINARY(16)              Null:YES </w:t>
      </w:r>
    </w:p>
    <w:p w:rsidR="00000000" w:rsidDel="00000000" w:rsidP="00000000" w:rsidRDefault="00000000" w:rsidRPr="00000000" w14:paraId="00001A1F">
      <w:pPr>
        <w:rPr/>
      </w:pPr>
      <w:r w:rsidDel="00000000" w:rsidR="00000000" w:rsidRPr="00000000">
        <w:rPr>
          <w:rtl w:val="0"/>
        </w:rPr>
        <w:t xml:space="preserve">        Địa chỉ IP dạng nhị phân (hỗ trợ cả IPv4 và IPv6).</w:t>
      </w:r>
    </w:p>
    <w:p w:rsidR="00000000" w:rsidDel="00000000" w:rsidP="00000000" w:rsidRDefault="00000000" w:rsidRPr="00000000" w14:paraId="00001A20">
      <w:pPr>
        <w:rPr/>
      </w:pPr>
      <w:r w:rsidDel="00000000" w:rsidR="00000000" w:rsidRPr="00000000">
        <w:rPr>
          <w:rtl w:val="0"/>
        </w:rPr>
        <w:t xml:space="preserve">    6. endpoint                     VARCHAR(255)               Null:YES </w:t>
      </w:r>
    </w:p>
    <w:p w:rsidR="00000000" w:rsidDel="00000000" w:rsidP="00000000" w:rsidRDefault="00000000" w:rsidRPr="00000000" w14:paraId="00001A21">
      <w:pPr>
        <w:rPr/>
      </w:pPr>
      <w:r w:rsidDel="00000000" w:rsidR="00000000" w:rsidRPr="00000000">
        <w:rPr>
          <w:rtl w:val="0"/>
        </w:rPr>
        <w:t xml:space="preserve">        Đường dẫn API nơi sự việc xảy ra.</w:t>
      </w:r>
    </w:p>
    <w:p w:rsidR="00000000" w:rsidDel="00000000" w:rsidP="00000000" w:rsidRDefault="00000000" w:rsidRPr="00000000" w14:paraId="00001A22">
      <w:pPr>
        <w:rPr/>
      </w:pPr>
      <w:r w:rsidDel="00000000" w:rsidR="00000000" w:rsidRPr="00000000">
        <w:rPr>
          <w:rtl w:val="0"/>
        </w:rPr>
        <w:t xml:space="preserve">    7. detail                       JSON                       Null:YES </w:t>
      </w:r>
    </w:p>
    <w:p w:rsidR="00000000" w:rsidDel="00000000" w:rsidP="00000000" w:rsidRDefault="00000000" w:rsidRPr="00000000" w14:paraId="00001A23">
      <w:pPr>
        <w:rPr/>
      </w:pPr>
      <w:r w:rsidDel="00000000" w:rsidR="00000000" w:rsidRPr="00000000">
        <w:rPr>
          <w:rtl w:val="0"/>
        </w:rPr>
        <w:t xml:space="preserve">        Thông tin chi tiết bổ sung.</w:t>
      </w:r>
    </w:p>
    <w:p w:rsidR="00000000" w:rsidDel="00000000" w:rsidP="00000000" w:rsidRDefault="00000000" w:rsidRPr="00000000" w14:paraId="00001A24">
      <w:pPr>
        <w:rPr/>
      </w:pPr>
      <w:r w:rsidDel="00000000" w:rsidR="00000000" w:rsidRPr="00000000">
        <w:rPr>
          <w:rtl w:val="0"/>
        </w:rPr>
        <w:t xml:space="preserve">    8. status                       ENUM('NEW','ACKNOWLEDGED','INVESTIGATING','RESOLVED','FALSE_POSITIVE') Null:NO   [IDX]</w:t>
      </w:r>
    </w:p>
    <w:p w:rsidR="00000000" w:rsidDel="00000000" w:rsidP="00000000" w:rsidRDefault="00000000" w:rsidRPr="00000000" w14:paraId="00001A25">
      <w:pPr>
        <w:rPr/>
      </w:pPr>
      <w:r w:rsidDel="00000000" w:rsidR="00000000" w:rsidRPr="00000000">
        <w:rPr>
          <w:rtl w:val="0"/>
        </w:rPr>
        <w:t xml:space="preserve">        · Mặc định = 'NEW'</w:t>
      </w:r>
    </w:p>
    <w:p w:rsidR="00000000" w:rsidDel="00000000" w:rsidP="00000000" w:rsidRDefault="00000000" w:rsidRPr="00000000" w14:paraId="00001A26">
      <w:pPr>
        <w:rPr/>
      </w:pPr>
      <w:r w:rsidDel="00000000" w:rsidR="00000000" w:rsidRPr="00000000">
        <w:rPr>
          <w:rtl w:val="0"/>
        </w:rPr>
        <w:t xml:space="preserve">        Trạng thái hiện tại của bản ghi.</w:t>
      </w:r>
    </w:p>
    <w:p w:rsidR="00000000" w:rsidDel="00000000" w:rsidP="00000000" w:rsidRDefault="00000000" w:rsidRPr="00000000" w14:paraId="00001A27">
      <w:pPr>
        <w:rPr/>
      </w:pPr>
      <w:r w:rsidDel="00000000" w:rsidR="00000000" w:rsidRPr="00000000">
        <w:rPr>
          <w:rtl w:val="0"/>
        </w:rPr>
        <w:t xml:space="preserve">        Giá trị hợp lệ: NEW | ACKNOWLEDGED | INVESTIGATING | RESOLVED | FALSE_POSITIVE</w:t>
      </w:r>
    </w:p>
    <w:p w:rsidR="00000000" w:rsidDel="00000000" w:rsidP="00000000" w:rsidRDefault="00000000" w:rsidRPr="00000000" w14:paraId="00001A28">
      <w:pPr>
        <w:rPr/>
      </w:pPr>
      <w:r w:rsidDel="00000000" w:rsidR="00000000" w:rsidRPr="00000000">
        <w:rPr>
          <w:rtl w:val="0"/>
        </w:rPr>
        <w:t xml:space="preserve">    9. handled_by                   BIGINT UNSIGNED            Null:YES </w:t>
      </w:r>
    </w:p>
    <w:p w:rsidR="00000000" w:rsidDel="00000000" w:rsidP="00000000" w:rsidRDefault="00000000" w:rsidRPr="00000000" w14:paraId="00001A29">
      <w:pPr>
        <w:rPr/>
      </w:pPr>
      <w:r w:rsidDel="00000000" w:rsidR="00000000" w:rsidRPr="00000000">
        <w:rPr>
          <w:rtl w:val="0"/>
        </w:rPr>
        <w:t xml:space="preserve">        Người thực hiện: tiếp nhận xử lý.</w:t>
      </w:r>
    </w:p>
    <w:p w:rsidR="00000000" w:rsidDel="00000000" w:rsidP="00000000" w:rsidRDefault="00000000" w:rsidRPr="00000000" w14:paraId="00001A2A">
      <w:pPr>
        <w:rPr/>
      </w:pPr>
      <w:r w:rsidDel="00000000" w:rsidR="00000000" w:rsidRPr="00000000">
        <w:rPr>
          <w:rtl w:val="0"/>
        </w:rPr>
        <w:t xml:space="preserve">   10. handled_at                   DATETIME(3)                Null:YES </w:t>
      </w:r>
    </w:p>
    <w:p w:rsidR="00000000" w:rsidDel="00000000" w:rsidP="00000000" w:rsidRDefault="00000000" w:rsidRPr="00000000" w14:paraId="00001A2B">
      <w:pPr>
        <w:rPr/>
      </w:pPr>
      <w:r w:rsidDel="00000000" w:rsidR="00000000" w:rsidRPr="00000000">
        <w:rPr>
          <w:rtl w:val="0"/>
        </w:rPr>
        <w:t xml:space="preserve">        Mốc thời gian: tiếp nhận xử lý.</w:t>
      </w:r>
    </w:p>
    <w:p w:rsidR="00000000" w:rsidDel="00000000" w:rsidP="00000000" w:rsidRDefault="00000000" w:rsidRPr="00000000" w14:paraId="00001A2C">
      <w:pPr>
        <w:rPr/>
      </w:pPr>
      <w:r w:rsidDel="00000000" w:rsidR="00000000" w:rsidRPr="00000000">
        <w:rPr>
          <w:rtl w:val="0"/>
        </w:rPr>
        <w:t xml:space="preserve">   11. detected_at                  DATETIME(3)                Null:NO   [IDX]</w:t>
      </w:r>
    </w:p>
    <w:p w:rsidR="00000000" w:rsidDel="00000000" w:rsidP="00000000" w:rsidRDefault="00000000" w:rsidRPr="00000000" w14:paraId="00001A2D">
      <w:pPr>
        <w:rPr/>
      </w:pPr>
      <w:r w:rsidDel="00000000" w:rsidR="00000000" w:rsidRPr="00000000">
        <w:rPr>
          <w:rtl w:val="0"/>
        </w:rPr>
        <w:t xml:space="preserve">        · Mặc định = CURRENT_TIMESTAMP(3)</w:t>
      </w:r>
    </w:p>
    <w:p w:rsidR="00000000" w:rsidDel="00000000" w:rsidP="00000000" w:rsidRDefault="00000000" w:rsidRPr="00000000" w14:paraId="00001A2E">
      <w:pPr>
        <w:rPr/>
      </w:pPr>
      <w:r w:rsidDel="00000000" w:rsidR="00000000" w:rsidRPr="00000000">
        <w:rPr>
          <w:rtl w:val="0"/>
        </w:rPr>
        <w:t xml:space="preserve">        Mốc thời gian: phát hiện.</w:t>
      </w:r>
    </w:p>
    <w:p w:rsidR="00000000" w:rsidDel="00000000" w:rsidP="00000000" w:rsidRDefault="00000000" w:rsidRPr="00000000" w14:paraId="00001A2F">
      <w:pPr>
        <w:rPr/>
      </w:pPr>
      <w:r w:rsidDel="00000000" w:rsidR="00000000" w:rsidRPr="00000000">
        <w:rPr>
          <w:rtl w:val="0"/>
        </w:rPr>
      </w:r>
    </w:p>
    <w:p w:rsidR="00000000" w:rsidDel="00000000" w:rsidP="00000000" w:rsidRDefault="00000000" w:rsidRPr="00000000" w14:paraId="00001A30">
      <w:pPr>
        <w:rPr/>
      </w:pPr>
      <w:r w:rsidDel="00000000" w:rsidR="00000000" w:rsidRPr="00000000">
        <w:rPr>
          <w:rtl w:val="0"/>
        </w:rPr>
      </w:r>
    </w:p>
    <w:p w:rsidR="00000000" w:rsidDel="00000000" w:rsidP="00000000" w:rsidRDefault="00000000" w:rsidRPr="00000000" w14:paraId="00001A31">
      <w:pPr>
        <w:rPr/>
      </w:pPr>
      <w:r w:rsidDel="00000000" w:rsidR="00000000" w:rsidRPr="00000000">
        <w:rPr>
          <w:rtl w:val="0"/>
        </w:rPr>
        <w:t xml:space="preserve">====================================================================================================</w:t>
      </w:r>
    </w:p>
    <w:p w:rsidR="00000000" w:rsidDel="00000000" w:rsidP="00000000" w:rsidRDefault="00000000" w:rsidRPr="00000000" w14:paraId="00001A32">
      <w:pPr>
        <w:rPr/>
      </w:pPr>
      <w:r w:rsidDel="00000000" w:rsidR="00000000" w:rsidRPr="00000000">
        <w:rPr>
          <w:rtl w:val="0"/>
        </w:rPr>
        <w:t xml:space="preserve">BẢNG 86/95 :  SYSTEM_ERROR_LOG</w:t>
      </w:r>
    </w:p>
    <w:p w:rsidR="00000000" w:rsidDel="00000000" w:rsidP="00000000" w:rsidRDefault="00000000" w:rsidRPr="00000000" w14:paraId="00001A33">
      <w:pPr>
        <w:rPr/>
      </w:pPr>
      <w:r w:rsidDel="00000000" w:rsidR="00000000" w:rsidRPr="00000000">
        <w:rPr>
          <w:rtl w:val="0"/>
        </w:rPr>
        <w:t xml:space="preserve">====================================================================================================</w:t>
      </w:r>
    </w:p>
    <w:p w:rsidR="00000000" w:rsidDel="00000000" w:rsidP="00000000" w:rsidRDefault="00000000" w:rsidRPr="00000000" w14:paraId="00001A34">
      <w:pPr>
        <w:rPr/>
      </w:pPr>
      <w:r w:rsidDel="00000000" w:rsidR="00000000" w:rsidRPr="00000000">
        <w:rPr>
          <w:rtl w:val="0"/>
        </w:rPr>
      </w:r>
    </w:p>
    <w:p w:rsidR="00000000" w:rsidDel="00000000" w:rsidP="00000000" w:rsidRDefault="00000000" w:rsidRPr="00000000" w14:paraId="00001A35">
      <w:pPr>
        <w:rPr/>
      </w:pPr>
      <w:r w:rsidDel="00000000" w:rsidR="00000000" w:rsidRPr="00000000">
        <w:rPr>
          <w:rtl w:val="0"/>
        </w:rPr>
        <w:t xml:space="preserve">Ý NGHĨA: Nhật ký lỗi hệ thống (M17-UC30, NFR 4.2.2).</w:t>
      </w:r>
    </w:p>
    <w:p w:rsidR="00000000" w:rsidDel="00000000" w:rsidP="00000000" w:rsidRDefault="00000000" w:rsidRPr="00000000" w14:paraId="00001A36">
      <w:pPr>
        <w:rPr/>
      </w:pPr>
      <w:r w:rsidDel="00000000" w:rsidR="00000000" w:rsidRPr="00000000">
        <w:rPr>
          <w:rtl w:val="0"/>
        </w:rPr>
      </w:r>
    </w:p>
    <w:p w:rsidR="00000000" w:rsidDel="00000000" w:rsidP="00000000" w:rsidRDefault="00000000" w:rsidRPr="00000000" w14:paraId="00001A37">
      <w:pPr>
        <w:rPr/>
      </w:pPr>
      <w:r w:rsidDel="00000000" w:rsidR="00000000" w:rsidRPr="00000000">
        <w:rPr>
          <w:rtl w:val="0"/>
        </w:rPr>
        <w:t xml:space="preserve">  Khoá chính : id</w:t>
      </w:r>
    </w:p>
    <w:p w:rsidR="00000000" w:rsidDel="00000000" w:rsidP="00000000" w:rsidRDefault="00000000" w:rsidRPr="00000000" w14:paraId="00001A38">
      <w:pPr>
        <w:rPr/>
      </w:pPr>
      <w:r w:rsidDel="00000000" w:rsidR="00000000" w:rsidRPr="00000000">
        <w:rPr>
          <w:rtl w:val="0"/>
        </w:rPr>
      </w:r>
    </w:p>
    <w:p w:rsidR="00000000" w:rsidDel="00000000" w:rsidP="00000000" w:rsidRDefault="00000000" w:rsidRPr="00000000" w14:paraId="00001A39">
      <w:pPr>
        <w:rPr/>
      </w:pPr>
      <w:r w:rsidDel="00000000" w:rsidR="00000000" w:rsidRPr="00000000">
        <w:rPr>
          <w:rtl w:val="0"/>
        </w:rPr>
        <w:t xml:space="preserve">  DANH SÁCH THUỘC TÍNH</w:t>
      </w:r>
    </w:p>
    <w:p w:rsidR="00000000" w:rsidDel="00000000" w:rsidP="00000000" w:rsidRDefault="00000000" w:rsidRPr="00000000" w14:paraId="00001A3A">
      <w:pPr>
        <w:rPr/>
      </w:pPr>
      <w:r w:rsidDel="00000000" w:rsidR="00000000" w:rsidRPr="00000000">
        <w:rPr>
          <w:rtl w:val="0"/>
        </w:rPr>
        <w:t xml:space="preserve">  --------------------------------------------------------------------------------------------------</w:t>
      </w:r>
    </w:p>
    <w:p w:rsidR="00000000" w:rsidDel="00000000" w:rsidP="00000000" w:rsidRDefault="00000000" w:rsidRPr="00000000" w14:paraId="00001A3B">
      <w:pPr>
        <w:rPr/>
      </w:pPr>
      <w:r w:rsidDel="00000000" w:rsidR="00000000" w:rsidRPr="00000000">
        <w:rPr>
          <w:rtl w:val="0"/>
        </w:rPr>
        <w:t xml:space="preserve">    1. id                           BIGINT UNSIGNED            Null:NO   [PK]</w:t>
      </w:r>
    </w:p>
    <w:p w:rsidR="00000000" w:rsidDel="00000000" w:rsidP="00000000" w:rsidRDefault="00000000" w:rsidRPr="00000000" w14:paraId="00001A3C">
      <w:pPr>
        <w:rPr/>
      </w:pPr>
      <w:r w:rsidDel="00000000" w:rsidR="00000000" w:rsidRPr="00000000">
        <w:rPr>
          <w:rtl w:val="0"/>
        </w:rPr>
        <w:t xml:space="preserve">        · AUTO_INCREMENT</w:t>
      </w:r>
    </w:p>
    <w:p w:rsidR="00000000" w:rsidDel="00000000" w:rsidP="00000000" w:rsidRDefault="00000000" w:rsidRPr="00000000" w14:paraId="00001A3D">
      <w:pPr>
        <w:rPr/>
      </w:pPr>
      <w:r w:rsidDel="00000000" w:rsidR="00000000" w:rsidRPr="00000000">
        <w:rPr>
          <w:rtl w:val="0"/>
        </w:rPr>
        <w:t xml:space="preserve">        Khoá chính, tự tăng.</w:t>
      </w:r>
    </w:p>
    <w:p w:rsidR="00000000" w:rsidDel="00000000" w:rsidP="00000000" w:rsidRDefault="00000000" w:rsidRPr="00000000" w14:paraId="00001A3E">
      <w:pPr>
        <w:rPr/>
      </w:pPr>
      <w:r w:rsidDel="00000000" w:rsidR="00000000" w:rsidRPr="00000000">
        <w:rPr>
          <w:rtl w:val="0"/>
        </w:rPr>
        <w:t xml:space="preserve">    2. error_code                   VARCHAR(50)                Null:YES </w:t>
      </w:r>
    </w:p>
    <w:p w:rsidR="00000000" w:rsidDel="00000000" w:rsidP="00000000" w:rsidRDefault="00000000" w:rsidRPr="00000000" w14:paraId="00001A3F">
      <w:pPr>
        <w:rPr/>
      </w:pPr>
      <w:r w:rsidDel="00000000" w:rsidR="00000000" w:rsidRPr="00000000">
        <w:rPr>
          <w:rtl w:val="0"/>
        </w:rPr>
        <w:t xml:space="preserve">        Mã lỗi nội bộ dùng để phân loại và tra cứu.</w:t>
      </w:r>
    </w:p>
    <w:p w:rsidR="00000000" w:rsidDel="00000000" w:rsidP="00000000" w:rsidRDefault="00000000" w:rsidRPr="00000000" w14:paraId="00001A40">
      <w:pPr>
        <w:rPr/>
      </w:pPr>
      <w:r w:rsidDel="00000000" w:rsidR="00000000" w:rsidRPr="00000000">
        <w:rPr>
          <w:rtl w:val="0"/>
        </w:rPr>
        <w:t xml:space="preserve">    3. http_status                  SMALLINT UNSIGNED          Null:YES </w:t>
      </w:r>
    </w:p>
    <w:p w:rsidR="00000000" w:rsidDel="00000000" w:rsidP="00000000" w:rsidRDefault="00000000" w:rsidRPr="00000000" w14:paraId="00001A41">
      <w:pPr>
        <w:rPr/>
      </w:pPr>
      <w:r w:rsidDel="00000000" w:rsidR="00000000" w:rsidRPr="00000000">
        <w:rPr>
          <w:rtl w:val="0"/>
        </w:rPr>
        <w:t xml:space="preserve">        Mã trạng thái HTTP đã trả về cho phía client.</w:t>
      </w:r>
    </w:p>
    <w:p w:rsidR="00000000" w:rsidDel="00000000" w:rsidP="00000000" w:rsidRDefault="00000000" w:rsidRPr="00000000" w14:paraId="00001A42">
      <w:pPr>
        <w:rPr/>
      </w:pPr>
      <w:r w:rsidDel="00000000" w:rsidR="00000000" w:rsidRPr="00000000">
        <w:rPr>
          <w:rtl w:val="0"/>
        </w:rPr>
        <w:t xml:space="preserve">    4. service_name                 VARCHAR(100)               Null:YES </w:t>
      </w:r>
    </w:p>
    <w:p w:rsidR="00000000" w:rsidDel="00000000" w:rsidP="00000000" w:rsidRDefault="00000000" w:rsidRPr="00000000" w14:paraId="00001A43">
      <w:pPr>
        <w:rPr/>
      </w:pPr>
      <w:r w:rsidDel="00000000" w:rsidR="00000000" w:rsidRPr="00000000">
        <w:rPr>
          <w:rtl w:val="0"/>
        </w:rPr>
        <w:t xml:space="preserve">        Tên dịch vụ nội bộ phát sinh lỗi.</w:t>
      </w:r>
    </w:p>
    <w:p w:rsidR="00000000" w:rsidDel="00000000" w:rsidP="00000000" w:rsidRDefault="00000000" w:rsidRPr="00000000" w14:paraId="00001A44">
      <w:pPr>
        <w:rPr/>
      </w:pPr>
      <w:r w:rsidDel="00000000" w:rsidR="00000000" w:rsidRPr="00000000">
        <w:rPr>
          <w:rtl w:val="0"/>
        </w:rPr>
        <w:t xml:space="preserve">    5. endpoint                     VARCHAR(255)               Null:YES </w:t>
      </w:r>
    </w:p>
    <w:p w:rsidR="00000000" w:rsidDel="00000000" w:rsidP="00000000" w:rsidRDefault="00000000" w:rsidRPr="00000000" w14:paraId="00001A45">
      <w:pPr>
        <w:rPr/>
      </w:pPr>
      <w:r w:rsidDel="00000000" w:rsidR="00000000" w:rsidRPr="00000000">
        <w:rPr>
          <w:rtl w:val="0"/>
        </w:rPr>
        <w:t xml:space="preserve">        Đường dẫn API nơi sự việc xảy ra.</w:t>
      </w:r>
    </w:p>
    <w:p w:rsidR="00000000" w:rsidDel="00000000" w:rsidP="00000000" w:rsidRDefault="00000000" w:rsidRPr="00000000" w14:paraId="00001A46">
      <w:pPr>
        <w:rPr/>
      </w:pPr>
      <w:r w:rsidDel="00000000" w:rsidR="00000000" w:rsidRPr="00000000">
        <w:rPr>
          <w:rtl w:val="0"/>
        </w:rPr>
        <w:t xml:space="preserve">    6. http_method                  VARCHAR(10)                Null:YES </w:t>
      </w:r>
    </w:p>
    <w:p w:rsidR="00000000" w:rsidDel="00000000" w:rsidP="00000000" w:rsidRDefault="00000000" w:rsidRPr="00000000" w14:paraId="00001A47">
      <w:pPr>
        <w:rPr/>
      </w:pPr>
      <w:r w:rsidDel="00000000" w:rsidR="00000000" w:rsidRPr="00000000">
        <w:rPr>
          <w:rtl w:val="0"/>
        </w:rPr>
        <w:t xml:space="preserve">        Phương thức HTTP của yêu cầu.</w:t>
      </w:r>
    </w:p>
    <w:p w:rsidR="00000000" w:rsidDel="00000000" w:rsidP="00000000" w:rsidRDefault="00000000" w:rsidRPr="00000000" w14:paraId="00001A48">
      <w:pPr>
        <w:rPr/>
      </w:pPr>
      <w:r w:rsidDel="00000000" w:rsidR="00000000" w:rsidRPr="00000000">
        <w:rPr>
          <w:rtl w:val="0"/>
        </w:rPr>
        <w:t xml:space="preserve">    7. message                      VARCHAR(1000)              Null:NO  </w:t>
      </w:r>
    </w:p>
    <w:p w:rsidR="00000000" w:rsidDel="00000000" w:rsidP="00000000" w:rsidRDefault="00000000" w:rsidRPr="00000000" w14:paraId="00001A49">
      <w:pPr>
        <w:rPr/>
      </w:pPr>
      <w:r w:rsidDel="00000000" w:rsidR="00000000" w:rsidRPr="00000000">
        <w:rPr>
          <w:rtl w:val="0"/>
        </w:rPr>
        <w:t xml:space="preserve">        Nội dung thông điệp.</w:t>
      </w:r>
    </w:p>
    <w:p w:rsidR="00000000" w:rsidDel="00000000" w:rsidP="00000000" w:rsidRDefault="00000000" w:rsidRPr="00000000" w14:paraId="00001A4A">
      <w:pPr>
        <w:rPr/>
      </w:pPr>
      <w:r w:rsidDel="00000000" w:rsidR="00000000" w:rsidRPr="00000000">
        <w:rPr>
          <w:rtl w:val="0"/>
        </w:rPr>
        <w:t xml:space="preserve">    8. stack_trace                  TEXT                       Null:YES </w:t>
      </w:r>
    </w:p>
    <w:p w:rsidR="00000000" w:rsidDel="00000000" w:rsidP="00000000" w:rsidRDefault="00000000" w:rsidRPr="00000000" w14:paraId="00001A4B">
      <w:pPr>
        <w:rPr/>
      </w:pPr>
      <w:r w:rsidDel="00000000" w:rsidR="00000000" w:rsidRPr="00000000">
        <w:rPr>
          <w:rtl w:val="0"/>
        </w:rPr>
        <w:t xml:space="preserve">        Vết ngăn xếp phục vụ gỡ lỗi. Tuyệt đối không hiển thị nội dung này cho người dùng cuối</w:t>
      </w:r>
    </w:p>
    <w:p w:rsidR="00000000" w:rsidDel="00000000" w:rsidP="00000000" w:rsidRDefault="00000000" w:rsidRPr="00000000" w14:paraId="00001A4C">
      <w:pPr>
        <w:rPr/>
      </w:pPr>
      <w:r w:rsidDel="00000000" w:rsidR="00000000" w:rsidRPr="00000000">
        <w:rPr>
          <w:rtl w:val="0"/>
        </w:rPr>
        <w:t xml:space="preserve">        (CR14).</w:t>
      </w:r>
    </w:p>
    <w:p w:rsidR="00000000" w:rsidDel="00000000" w:rsidP="00000000" w:rsidRDefault="00000000" w:rsidRPr="00000000" w14:paraId="00001A4D">
      <w:pPr>
        <w:rPr/>
      </w:pPr>
      <w:r w:rsidDel="00000000" w:rsidR="00000000" w:rsidRPr="00000000">
        <w:rPr>
          <w:rtl w:val="0"/>
        </w:rPr>
        <w:t xml:space="preserve">    9. external_service             ENUM('PAYOS','CLOUDINARY','FCM','SMTP','BETTER_AUTH','AI_SERVICE') Null:YES  [IDX]</w:t>
      </w:r>
    </w:p>
    <w:p w:rsidR="00000000" w:rsidDel="00000000" w:rsidP="00000000" w:rsidRDefault="00000000" w:rsidRPr="00000000" w14:paraId="00001A4E">
      <w:pPr>
        <w:rPr/>
      </w:pPr>
      <w:r w:rsidDel="00000000" w:rsidR="00000000" w:rsidRPr="00000000">
        <w:rPr>
          <w:rtl w:val="0"/>
        </w:rPr>
        <w:t xml:space="preserve">        Dịch vụ bên ngoài liên quan tới lỗi.</w:t>
      </w:r>
    </w:p>
    <w:p w:rsidR="00000000" w:rsidDel="00000000" w:rsidP="00000000" w:rsidRDefault="00000000" w:rsidRPr="00000000" w14:paraId="00001A4F">
      <w:pPr>
        <w:rPr/>
      </w:pPr>
      <w:r w:rsidDel="00000000" w:rsidR="00000000" w:rsidRPr="00000000">
        <w:rPr>
          <w:rtl w:val="0"/>
        </w:rPr>
        <w:t xml:space="preserve">        Giá trị hợp lệ: PAYOS | CLOUDINARY | FCM | SMTP | BETTER_AUTH | AI_SERVICE</w:t>
      </w:r>
    </w:p>
    <w:p w:rsidR="00000000" w:rsidDel="00000000" w:rsidP="00000000" w:rsidRDefault="00000000" w:rsidRPr="00000000" w14:paraId="00001A50">
      <w:pPr>
        <w:rPr/>
      </w:pPr>
      <w:r w:rsidDel="00000000" w:rsidR="00000000" w:rsidRPr="00000000">
        <w:rPr>
          <w:rtl w:val="0"/>
        </w:rPr>
        <w:t xml:space="preserve">   10. user_id                      BIGINT UNSIGNED            Null:YES </w:t>
      </w:r>
    </w:p>
    <w:p w:rsidR="00000000" w:rsidDel="00000000" w:rsidP="00000000" w:rsidRDefault="00000000" w:rsidRPr="00000000" w14:paraId="00001A51">
      <w:pPr>
        <w:rPr/>
      </w:pPr>
      <w:r w:rsidDel="00000000" w:rsidR="00000000" w:rsidRPr="00000000">
        <w:rPr>
          <w:rtl w:val="0"/>
        </w:rPr>
        <w:t xml:space="preserve">        Định danh người dùng.</w:t>
      </w:r>
    </w:p>
    <w:p w:rsidR="00000000" w:rsidDel="00000000" w:rsidP="00000000" w:rsidRDefault="00000000" w:rsidRPr="00000000" w14:paraId="00001A52">
      <w:pPr>
        <w:rPr/>
      </w:pPr>
      <w:r w:rsidDel="00000000" w:rsidR="00000000" w:rsidRPr="00000000">
        <w:rPr>
          <w:rtl w:val="0"/>
        </w:rPr>
        <w:t xml:space="preserve">   11. request_id                   CHAR(36)                   Null:YES </w:t>
      </w:r>
    </w:p>
    <w:p w:rsidR="00000000" w:rsidDel="00000000" w:rsidP="00000000" w:rsidRDefault="00000000" w:rsidRPr="00000000" w14:paraId="00001A53">
      <w:pPr>
        <w:rPr/>
      </w:pPr>
      <w:r w:rsidDel="00000000" w:rsidR="00000000" w:rsidRPr="00000000">
        <w:rPr>
          <w:rtl w:val="0"/>
        </w:rPr>
        <w:t xml:space="preserve">        Định danh yêu cầu.</w:t>
      </w:r>
    </w:p>
    <w:p w:rsidR="00000000" w:rsidDel="00000000" w:rsidP="00000000" w:rsidRDefault="00000000" w:rsidRPr="00000000" w14:paraId="00001A54">
      <w:pPr>
        <w:rPr/>
      </w:pPr>
      <w:r w:rsidDel="00000000" w:rsidR="00000000" w:rsidRPr="00000000">
        <w:rPr>
          <w:rtl w:val="0"/>
        </w:rPr>
        <w:t xml:space="preserve">   12. severity                     ENUM('WARN','ERROR','FATAL') Null:NO   [IDX]</w:t>
      </w:r>
    </w:p>
    <w:p w:rsidR="00000000" w:rsidDel="00000000" w:rsidP="00000000" w:rsidRDefault="00000000" w:rsidRPr="00000000" w14:paraId="00001A55">
      <w:pPr>
        <w:rPr/>
      </w:pPr>
      <w:r w:rsidDel="00000000" w:rsidR="00000000" w:rsidRPr="00000000">
        <w:rPr>
          <w:rtl w:val="0"/>
        </w:rPr>
        <w:t xml:space="preserve">        · Mặc định = 'ERROR'</w:t>
      </w:r>
    </w:p>
    <w:p w:rsidR="00000000" w:rsidDel="00000000" w:rsidP="00000000" w:rsidRDefault="00000000" w:rsidRPr="00000000" w14:paraId="00001A56">
      <w:pPr>
        <w:rPr/>
      </w:pPr>
      <w:r w:rsidDel="00000000" w:rsidR="00000000" w:rsidRPr="00000000">
        <w:rPr>
          <w:rtl w:val="0"/>
        </w:rPr>
        <w:t xml:space="preserve">        Mức độ nghiêm trọng.</w:t>
      </w:r>
    </w:p>
    <w:p w:rsidR="00000000" w:rsidDel="00000000" w:rsidP="00000000" w:rsidRDefault="00000000" w:rsidRPr="00000000" w14:paraId="00001A57">
      <w:pPr>
        <w:rPr/>
      </w:pPr>
      <w:r w:rsidDel="00000000" w:rsidR="00000000" w:rsidRPr="00000000">
        <w:rPr>
          <w:rtl w:val="0"/>
        </w:rPr>
        <w:t xml:space="preserve">        Giá trị hợp lệ: WARN | ERROR | FATAL</w:t>
      </w:r>
    </w:p>
    <w:p w:rsidR="00000000" w:rsidDel="00000000" w:rsidP="00000000" w:rsidRDefault="00000000" w:rsidRPr="00000000" w14:paraId="00001A58">
      <w:pPr>
        <w:rPr/>
      </w:pPr>
      <w:r w:rsidDel="00000000" w:rsidR="00000000" w:rsidRPr="00000000">
        <w:rPr>
          <w:rtl w:val="0"/>
        </w:rPr>
        <w:t xml:space="preserve">   13. occurrence_count             INT UNSIGNED               Null:NO  </w:t>
      </w:r>
    </w:p>
    <w:p w:rsidR="00000000" w:rsidDel="00000000" w:rsidP="00000000" w:rsidRDefault="00000000" w:rsidRPr="00000000" w14:paraId="00001A59">
      <w:pPr>
        <w:rPr/>
      </w:pPr>
      <w:r w:rsidDel="00000000" w:rsidR="00000000" w:rsidRPr="00000000">
        <w:rPr>
          <w:rtl w:val="0"/>
        </w:rPr>
        <w:t xml:space="preserve">        · Mặc định = 1</w:t>
      </w:r>
    </w:p>
    <w:p w:rsidR="00000000" w:rsidDel="00000000" w:rsidP="00000000" w:rsidRDefault="00000000" w:rsidRPr="00000000" w14:paraId="00001A5A">
      <w:pPr>
        <w:rPr/>
      </w:pPr>
      <w:r w:rsidDel="00000000" w:rsidR="00000000" w:rsidRPr="00000000">
        <w:rPr>
          <w:rtl w:val="0"/>
        </w:rPr>
        <w:t xml:space="preserve">        Số lượng lần xuất hiện.</w:t>
      </w:r>
    </w:p>
    <w:p w:rsidR="00000000" w:rsidDel="00000000" w:rsidP="00000000" w:rsidRDefault="00000000" w:rsidRPr="00000000" w14:paraId="00001A5B">
      <w:pPr>
        <w:rPr/>
      </w:pPr>
      <w:r w:rsidDel="00000000" w:rsidR="00000000" w:rsidRPr="00000000">
        <w:rPr>
          <w:rtl w:val="0"/>
        </w:rPr>
        <w:t xml:space="preserve">   14. status                       ENUM('NEW','ACKNOWLEDGED','RESOLVED','IGNORED') Null:NO   [IDX]</w:t>
      </w:r>
    </w:p>
    <w:p w:rsidR="00000000" w:rsidDel="00000000" w:rsidP="00000000" w:rsidRDefault="00000000" w:rsidRPr="00000000" w14:paraId="00001A5C">
      <w:pPr>
        <w:rPr/>
      </w:pPr>
      <w:r w:rsidDel="00000000" w:rsidR="00000000" w:rsidRPr="00000000">
        <w:rPr>
          <w:rtl w:val="0"/>
        </w:rPr>
        <w:t xml:space="preserve">        · Mặc định = 'NEW'</w:t>
      </w:r>
    </w:p>
    <w:p w:rsidR="00000000" w:rsidDel="00000000" w:rsidP="00000000" w:rsidRDefault="00000000" w:rsidRPr="00000000" w14:paraId="00001A5D">
      <w:pPr>
        <w:rPr/>
      </w:pPr>
      <w:r w:rsidDel="00000000" w:rsidR="00000000" w:rsidRPr="00000000">
        <w:rPr>
          <w:rtl w:val="0"/>
        </w:rPr>
        <w:t xml:space="preserve">        Trạng thái hiện tại của bản ghi.</w:t>
      </w:r>
    </w:p>
    <w:p w:rsidR="00000000" w:rsidDel="00000000" w:rsidP="00000000" w:rsidRDefault="00000000" w:rsidRPr="00000000" w14:paraId="00001A5E">
      <w:pPr>
        <w:rPr/>
      </w:pPr>
      <w:r w:rsidDel="00000000" w:rsidR="00000000" w:rsidRPr="00000000">
        <w:rPr>
          <w:rtl w:val="0"/>
        </w:rPr>
        <w:t xml:space="preserve">        Giá trị hợp lệ: NEW | ACKNOWLEDGED | RESOLVED | IGNORED</w:t>
      </w:r>
    </w:p>
    <w:p w:rsidR="00000000" w:rsidDel="00000000" w:rsidP="00000000" w:rsidRDefault="00000000" w:rsidRPr="00000000" w14:paraId="00001A5F">
      <w:pPr>
        <w:rPr/>
      </w:pPr>
      <w:r w:rsidDel="00000000" w:rsidR="00000000" w:rsidRPr="00000000">
        <w:rPr>
          <w:rtl w:val="0"/>
        </w:rPr>
        <w:t xml:space="preserve">   15. occurred_at                  DATETIME(3)                Null:NO   [IDX]</w:t>
      </w:r>
    </w:p>
    <w:p w:rsidR="00000000" w:rsidDel="00000000" w:rsidP="00000000" w:rsidRDefault="00000000" w:rsidRPr="00000000" w14:paraId="00001A60">
      <w:pPr>
        <w:rPr/>
      </w:pPr>
      <w:r w:rsidDel="00000000" w:rsidR="00000000" w:rsidRPr="00000000">
        <w:rPr>
          <w:rtl w:val="0"/>
        </w:rPr>
        <w:t xml:space="preserve">        · Mặc định = CURRENT_TIMESTAMP(3)</w:t>
      </w:r>
    </w:p>
    <w:p w:rsidR="00000000" w:rsidDel="00000000" w:rsidP="00000000" w:rsidRDefault="00000000" w:rsidRPr="00000000" w14:paraId="00001A61">
      <w:pPr>
        <w:rPr/>
      </w:pPr>
      <w:r w:rsidDel="00000000" w:rsidR="00000000" w:rsidRPr="00000000">
        <w:rPr>
          <w:rtl w:val="0"/>
        </w:rPr>
        <w:t xml:space="preserve">        Thời điểm sự kiện xảy ra.</w:t>
      </w:r>
    </w:p>
    <w:p w:rsidR="00000000" w:rsidDel="00000000" w:rsidP="00000000" w:rsidRDefault="00000000" w:rsidRPr="00000000" w14:paraId="00001A62">
      <w:pPr>
        <w:rPr/>
      </w:pPr>
      <w:r w:rsidDel="00000000" w:rsidR="00000000" w:rsidRPr="00000000">
        <w:rPr>
          <w:rtl w:val="0"/>
        </w:rPr>
      </w:r>
    </w:p>
    <w:p w:rsidR="00000000" w:rsidDel="00000000" w:rsidP="00000000" w:rsidRDefault="00000000" w:rsidRPr="00000000" w14:paraId="00001A63">
      <w:pPr>
        <w:rPr/>
      </w:pPr>
      <w:r w:rsidDel="00000000" w:rsidR="00000000" w:rsidRPr="00000000">
        <w:rPr>
          <w:rtl w:val="0"/>
        </w:rPr>
      </w:r>
    </w:p>
    <w:p w:rsidR="00000000" w:rsidDel="00000000" w:rsidP="00000000" w:rsidRDefault="00000000" w:rsidRPr="00000000" w14:paraId="00001A64">
      <w:pPr>
        <w:rPr/>
      </w:pPr>
      <w:r w:rsidDel="00000000" w:rsidR="00000000" w:rsidRPr="00000000">
        <w:rPr>
          <w:rtl w:val="0"/>
        </w:rPr>
        <w:t xml:space="preserve">####################################################################################################</w:t>
      </w:r>
    </w:p>
    <w:p w:rsidR="00000000" w:rsidDel="00000000" w:rsidP="00000000" w:rsidRDefault="00000000" w:rsidRPr="00000000" w14:paraId="00001A65">
      <w:pPr>
        <w:rPr/>
      </w:pPr>
      <w:r w:rsidDel="00000000" w:rsidR="00000000" w:rsidRPr="00000000">
        <w:rPr>
          <w:rtl w:val="0"/>
        </w:rPr>
        <w:t xml:space="preserve">#  MODULE M18 — DASHBOARD &amp; ANALYTICS  (13 UC)</w:t>
      </w:r>
    </w:p>
    <w:p w:rsidR="00000000" w:rsidDel="00000000" w:rsidP="00000000" w:rsidRDefault="00000000" w:rsidRPr="00000000" w14:paraId="00001A66">
      <w:pPr>
        <w:rPr/>
      </w:pPr>
      <w:r w:rsidDel="00000000" w:rsidR="00000000" w:rsidRPr="00000000">
        <w:rPr>
          <w:rtl w:val="0"/>
        </w:rPr>
        <w:t xml:space="preserve">####################################################################################################</w:t>
      </w:r>
    </w:p>
    <w:p w:rsidR="00000000" w:rsidDel="00000000" w:rsidP="00000000" w:rsidRDefault="00000000" w:rsidRPr="00000000" w14:paraId="00001A67">
      <w:pPr>
        <w:rPr/>
      </w:pPr>
      <w:r w:rsidDel="00000000" w:rsidR="00000000" w:rsidRPr="00000000">
        <w:rPr>
          <w:rtl w:val="0"/>
        </w:rPr>
      </w:r>
    </w:p>
    <w:p w:rsidR="00000000" w:rsidDel="00000000" w:rsidP="00000000" w:rsidRDefault="00000000" w:rsidRPr="00000000" w14:paraId="00001A68">
      <w:pPr>
        <w:rPr/>
      </w:pPr>
      <w:r w:rsidDel="00000000" w:rsidR="00000000" w:rsidRPr="00000000">
        <w:rPr>
          <w:rtl w:val="0"/>
        </w:rPr>
        <w:t xml:space="preserve">====================================================================================================</w:t>
      </w:r>
    </w:p>
    <w:p w:rsidR="00000000" w:rsidDel="00000000" w:rsidP="00000000" w:rsidRDefault="00000000" w:rsidRPr="00000000" w14:paraId="00001A69">
      <w:pPr>
        <w:rPr/>
      </w:pPr>
      <w:r w:rsidDel="00000000" w:rsidR="00000000" w:rsidRPr="00000000">
        <w:rPr>
          <w:rtl w:val="0"/>
        </w:rPr>
        <w:t xml:space="preserve">BẢNG 87/95 :  ANALYTICS_DAILY_SNAPSHOT</w:t>
      </w:r>
    </w:p>
    <w:p w:rsidR="00000000" w:rsidDel="00000000" w:rsidP="00000000" w:rsidRDefault="00000000" w:rsidRPr="00000000" w14:paraId="00001A6A">
      <w:pPr>
        <w:rPr/>
      </w:pPr>
      <w:r w:rsidDel="00000000" w:rsidR="00000000" w:rsidRPr="00000000">
        <w:rPr>
          <w:rtl w:val="0"/>
        </w:rPr>
        <w:t xml:space="preserve">====================================================================================================</w:t>
      </w:r>
    </w:p>
    <w:p w:rsidR="00000000" w:rsidDel="00000000" w:rsidP="00000000" w:rsidRDefault="00000000" w:rsidRPr="00000000" w14:paraId="00001A6B">
      <w:pPr>
        <w:rPr/>
      </w:pPr>
      <w:r w:rsidDel="00000000" w:rsidR="00000000" w:rsidRPr="00000000">
        <w:rPr>
          <w:rtl w:val="0"/>
        </w:rPr>
      </w:r>
    </w:p>
    <w:p w:rsidR="00000000" w:rsidDel="00000000" w:rsidP="00000000" w:rsidRDefault="00000000" w:rsidRPr="00000000" w14:paraId="00001A6C">
      <w:pPr>
        <w:rPr/>
      </w:pPr>
      <w:r w:rsidDel="00000000" w:rsidR="00000000" w:rsidRPr="00000000">
        <w:rPr>
          <w:rtl w:val="0"/>
        </w:rPr>
        <w:t xml:space="preserve">Ý NGHĨA: Số liệu tổng hợp theo ngày cho dashboard (M18-UC01..UC12, NFR 4.2.3).</w:t>
      </w:r>
    </w:p>
    <w:p w:rsidR="00000000" w:rsidDel="00000000" w:rsidP="00000000" w:rsidRDefault="00000000" w:rsidRPr="00000000" w14:paraId="00001A6D">
      <w:pPr>
        <w:rPr/>
      </w:pPr>
      <w:r w:rsidDel="00000000" w:rsidR="00000000" w:rsidRPr="00000000">
        <w:rPr>
          <w:rtl w:val="0"/>
        </w:rPr>
      </w:r>
    </w:p>
    <w:p w:rsidR="00000000" w:rsidDel="00000000" w:rsidP="00000000" w:rsidRDefault="00000000" w:rsidRPr="00000000" w14:paraId="00001A6E">
      <w:pPr>
        <w:rPr/>
      </w:pPr>
      <w:r w:rsidDel="00000000" w:rsidR="00000000" w:rsidRPr="00000000">
        <w:rPr>
          <w:rtl w:val="0"/>
        </w:rPr>
        <w:t xml:space="preserve">  Khoá chính : id</w:t>
      </w:r>
    </w:p>
    <w:p w:rsidR="00000000" w:rsidDel="00000000" w:rsidP="00000000" w:rsidRDefault="00000000" w:rsidRPr="00000000" w14:paraId="00001A6F">
      <w:pPr>
        <w:rPr/>
      </w:pPr>
      <w:r w:rsidDel="00000000" w:rsidR="00000000" w:rsidRPr="00000000">
        <w:rPr>
          <w:rtl w:val="0"/>
        </w:rPr>
        <w:t xml:space="preserve">  Duy nhất   : uk_ads_scope_date (scope_type, organizer_ref, workspace_ref, snapshot_date)</w:t>
      </w:r>
    </w:p>
    <w:p w:rsidR="00000000" w:rsidDel="00000000" w:rsidP="00000000" w:rsidRDefault="00000000" w:rsidRPr="00000000" w14:paraId="00001A70">
      <w:pPr>
        <w:rPr/>
      </w:pPr>
      <w:r w:rsidDel="00000000" w:rsidR="00000000" w:rsidRPr="00000000">
        <w:rPr>
          <w:rtl w:val="0"/>
        </w:rPr>
        <w:t xml:space="preserve">  Tham chiếu tới:</w:t>
      </w:r>
    </w:p>
    <w:p w:rsidR="00000000" w:rsidDel="00000000" w:rsidP="00000000" w:rsidRDefault="00000000" w:rsidRPr="00000000" w14:paraId="00001A71">
      <w:pPr>
        <w:rPr/>
      </w:pPr>
      <w:r w:rsidDel="00000000" w:rsidR="00000000" w:rsidRPr="00000000">
        <w:rPr>
          <w:rtl w:val="0"/>
        </w:rPr>
        <w:t xml:space="preserve">      - organizer_id               -&gt; organizer_profile.id   [ON DELETE CASCADE]</w:t>
      </w:r>
    </w:p>
    <w:p w:rsidR="00000000" w:rsidDel="00000000" w:rsidP="00000000" w:rsidRDefault="00000000" w:rsidRPr="00000000" w14:paraId="00001A72">
      <w:pPr>
        <w:rPr/>
      </w:pPr>
      <w:r w:rsidDel="00000000" w:rsidR="00000000" w:rsidRPr="00000000">
        <w:rPr>
          <w:rtl w:val="0"/>
        </w:rPr>
        <w:t xml:space="preserve">      - workspace_id               -&gt; workspace.id   [ON DELETE CASCADE]</w:t>
      </w:r>
    </w:p>
    <w:p w:rsidR="00000000" w:rsidDel="00000000" w:rsidP="00000000" w:rsidRDefault="00000000" w:rsidRPr="00000000" w14:paraId="00001A73">
      <w:pPr>
        <w:rPr/>
      </w:pPr>
      <w:r w:rsidDel="00000000" w:rsidR="00000000" w:rsidRPr="00000000">
        <w:rPr>
          <w:rtl w:val="0"/>
        </w:rPr>
      </w:r>
    </w:p>
    <w:p w:rsidR="00000000" w:rsidDel="00000000" w:rsidP="00000000" w:rsidRDefault="00000000" w:rsidRPr="00000000" w14:paraId="00001A74">
      <w:pPr>
        <w:rPr/>
      </w:pPr>
      <w:r w:rsidDel="00000000" w:rsidR="00000000" w:rsidRPr="00000000">
        <w:rPr>
          <w:rtl w:val="0"/>
        </w:rPr>
        <w:t xml:space="preserve">  DANH SÁCH THUỘC TÍNH</w:t>
      </w:r>
    </w:p>
    <w:p w:rsidR="00000000" w:rsidDel="00000000" w:rsidP="00000000" w:rsidRDefault="00000000" w:rsidRPr="00000000" w14:paraId="00001A75">
      <w:pPr>
        <w:rPr/>
      </w:pPr>
      <w:r w:rsidDel="00000000" w:rsidR="00000000" w:rsidRPr="00000000">
        <w:rPr>
          <w:rtl w:val="0"/>
        </w:rPr>
        <w:t xml:space="preserve">  --------------------------------------------------------------------------------------------------</w:t>
      </w:r>
    </w:p>
    <w:p w:rsidR="00000000" w:rsidDel="00000000" w:rsidP="00000000" w:rsidRDefault="00000000" w:rsidRPr="00000000" w14:paraId="00001A76">
      <w:pPr>
        <w:rPr/>
      </w:pPr>
      <w:r w:rsidDel="00000000" w:rsidR="00000000" w:rsidRPr="00000000">
        <w:rPr>
          <w:rtl w:val="0"/>
        </w:rPr>
        <w:t xml:space="preserve">    1. id                           BIGINT UNSIGNED            Null:NO   [PK]</w:t>
      </w:r>
    </w:p>
    <w:p w:rsidR="00000000" w:rsidDel="00000000" w:rsidP="00000000" w:rsidRDefault="00000000" w:rsidRPr="00000000" w14:paraId="00001A77">
      <w:pPr>
        <w:rPr/>
      </w:pPr>
      <w:r w:rsidDel="00000000" w:rsidR="00000000" w:rsidRPr="00000000">
        <w:rPr>
          <w:rtl w:val="0"/>
        </w:rPr>
        <w:t xml:space="preserve">        · AUTO_INCREMENT</w:t>
      </w:r>
    </w:p>
    <w:p w:rsidR="00000000" w:rsidDel="00000000" w:rsidP="00000000" w:rsidRDefault="00000000" w:rsidRPr="00000000" w14:paraId="00001A78">
      <w:pPr>
        <w:rPr/>
      </w:pPr>
      <w:r w:rsidDel="00000000" w:rsidR="00000000" w:rsidRPr="00000000">
        <w:rPr>
          <w:rtl w:val="0"/>
        </w:rPr>
        <w:t xml:space="preserve">        Khoá chính, tự tăng.</w:t>
      </w:r>
    </w:p>
    <w:p w:rsidR="00000000" w:rsidDel="00000000" w:rsidP="00000000" w:rsidRDefault="00000000" w:rsidRPr="00000000" w14:paraId="00001A79">
      <w:pPr>
        <w:rPr/>
      </w:pPr>
      <w:r w:rsidDel="00000000" w:rsidR="00000000" w:rsidRPr="00000000">
        <w:rPr>
          <w:rtl w:val="0"/>
        </w:rPr>
        <w:t xml:space="preserve">    2. snapshot_date                DATE                       Null:NO   [UQ/IDX]</w:t>
      </w:r>
    </w:p>
    <w:p w:rsidR="00000000" w:rsidDel="00000000" w:rsidP="00000000" w:rsidRDefault="00000000" w:rsidRPr="00000000" w14:paraId="00001A7A">
      <w:pPr>
        <w:rPr/>
      </w:pPr>
      <w:r w:rsidDel="00000000" w:rsidR="00000000" w:rsidRPr="00000000">
        <w:rPr>
          <w:rtl w:val="0"/>
        </w:rPr>
        <w:t xml:space="preserve">        Ngày dữ liệu được chốt số.</w:t>
      </w:r>
    </w:p>
    <w:p w:rsidR="00000000" w:rsidDel="00000000" w:rsidP="00000000" w:rsidRDefault="00000000" w:rsidRPr="00000000" w14:paraId="00001A7B">
      <w:pPr>
        <w:rPr/>
      </w:pPr>
      <w:r w:rsidDel="00000000" w:rsidR="00000000" w:rsidRPr="00000000">
        <w:rPr>
          <w:rtl w:val="0"/>
        </w:rPr>
        <w:t xml:space="preserve">    3. scope_type                   ENUM('PLATFORM','ORGANIZER','WORKSPACE') Null:NO   [UQ]</w:t>
      </w:r>
    </w:p>
    <w:p w:rsidR="00000000" w:rsidDel="00000000" w:rsidP="00000000" w:rsidRDefault="00000000" w:rsidRPr="00000000" w14:paraId="00001A7C">
      <w:pPr>
        <w:rPr/>
      </w:pPr>
      <w:r w:rsidDel="00000000" w:rsidR="00000000" w:rsidRPr="00000000">
        <w:rPr>
          <w:rtl w:val="0"/>
        </w:rPr>
        <w:t xml:space="preserve">        Phân loại phạm vi.</w:t>
      </w:r>
    </w:p>
    <w:p w:rsidR="00000000" w:rsidDel="00000000" w:rsidP="00000000" w:rsidRDefault="00000000" w:rsidRPr="00000000" w14:paraId="00001A7D">
      <w:pPr>
        <w:rPr/>
      </w:pPr>
      <w:r w:rsidDel="00000000" w:rsidR="00000000" w:rsidRPr="00000000">
        <w:rPr>
          <w:rtl w:val="0"/>
        </w:rPr>
        <w:t xml:space="preserve">        Giá trị hợp lệ: PLATFORM | ORGANIZER | WORKSPACE</w:t>
      </w:r>
    </w:p>
    <w:p w:rsidR="00000000" w:rsidDel="00000000" w:rsidP="00000000" w:rsidRDefault="00000000" w:rsidRPr="00000000" w14:paraId="00001A7E">
      <w:pPr>
        <w:rPr/>
      </w:pPr>
      <w:r w:rsidDel="00000000" w:rsidR="00000000" w:rsidRPr="00000000">
        <w:rPr>
          <w:rtl w:val="0"/>
        </w:rPr>
        <w:t xml:space="preserve">    4. organizer_id                 BIGINT UNSIGNED            Null:YES  [FK]</w:t>
      </w:r>
    </w:p>
    <w:p w:rsidR="00000000" w:rsidDel="00000000" w:rsidP="00000000" w:rsidRDefault="00000000" w:rsidRPr="00000000" w14:paraId="00001A7F">
      <w:pPr>
        <w:rPr/>
      </w:pPr>
      <w:r w:rsidDel="00000000" w:rsidR="00000000" w:rsidRPr="00000000">
        <w:rPr>
          <w:rtl w:val="0"/>
        </w:rPr>
        <w:t xml:space="preserve">        Khoá ngoại tới bảng organizer_profile (Hồ sơ doanh nghiệp Organizer). Có thể bỏ trống.</w:t>
      </w:r>
    </w:p>
    <w:p w:rsidR="00000000" w:rsidDel="00000000" w:rsidP="00000000" w:rsidRDefault="00000000" w:rsidRPr="00000000" w14:paraId="00001A80">
      <w:pPr>
        <w:rPr/>
      </w:pPr>
      <w:r w:rsidDel="00000000" w:rsidR="00000000" w:rsidRPr="00000000">
        <w:rPr>
          <w:rtl w:val="0"/>
        </w:rPr>
        <w:t xml:space="preserve">    5. workspace_id                 BIGINT UNSIGNED            Null:YES  [FK]</w:t>
      </w:r>
    </w:p>
    <w:p w:rsidR="00000000" w:rsidDel="00000000" w:rsidP="00000000" w:rsidRDefault="00000000" w:rsidRPr="00000000" w14:paraId="00001A81">
      <w:pPr>
        <w:rPr/>
      </w:pPr>
      <w:r w:rsidDel="00000000" w:rsidR="00000000" w:rsidRPr="00000000">
        <w:rPr>
          <w:rtl w:val="0"/>
        </w:rPr>
        <w:t xml:space="preserve">        Khoá ngoại tới bảng workspace (Không gian làm việc). Có thể bỏ trống.</w:t>
      </w:r>
    </w:p>
    <w:p w:rsidR="00000000" w:rsidDel="00000000" w:rsidP="00000000" w:rsidRDefault="00000000" w:rsidRPr="00000000" w14:paraId="00001A82">
      <w:pPr>
        <w:rPr/>
      </w:pPr>
      <w:r w:rsidDel="00000000" w:rsidR="00000000" w:rsidRPr="00000000">
        <w:rPr>
          <w:rtl w:val="0"/>
        </w:rPr>
        <w:t xml:space="preserve">    6. organizer_ref                BIGINT UNSIGNED            Null:YES  [UQ]</w:t>
      </w:r>
    </w:p>
    <w:p w:rsidR="00000000" w:rsidDel="00000000" w:rsidP="00000000" w:rsidRDefault="00000000" w:rsidRPr="00000000" w14:paraId="00001A83">
      <w:pPr>
        <w:rPr/>
      </w:pPr>
      <w:r w:rsidDel="00000000" w:rsidR="00000000" w:rsidRPr="00000000">
        <w:rPr>
          <w:rtl w:val="0"/>
        </w:rPr>
        <w:t xml:space="preserve">        · GENERATED</w:t>
      </w:r>
    </w:p>
    <w:p w:rsidR="00000000" w:rsidDel="00000000" w:rsidP="00000000" w:rsidRDefault="00000000" w:rsidRPr="00000000" w14:paraId="00001A84">
      <w:pPr>
        <w:rPr/>
      </w:pPr>
      <w:r w:rsidDel="00000000" w:rsidR="00000000" w:rsidRPr="00000000">
        <w:rPr>
          <w:rtl w:val="0"/>
        </w:rPr>
        <w:t xml:space="preserve">        Bản sao của organizer_id đã thay NULL bằng 0, giúp ràng buộc duy nhất hoạt động đúng.</w:t>
      </w:r>
    </w:p>
    <w:p w:rsidR="00000000" w:rsidDel="00000000" w:rsidP="00000000" w:rsidRDefault="00000000" w:rsidRPr="00000000" w14:paraId="00001A85">
      <w:pPr>
        <w:rPr/>
      </w:pPr>
      <w:r w:rsidDel="00000000" w:rsidR="00000000" w:rsidRPr="00000000">
        <w:rPr>
          <w:rtl w:val="0"/>
        </w:rPr>
        <w:t xml:space="preserve">    7. workspace_ref                BIGINT UNSIGNED            Null:YES  [UQ]</w:t>
      </w:r>
    </w:p>
    <w:p w:rsidR="00000000" w:rsidDel="00000000" w:rsidP="00000000" w:rsidRDefault="00000000" w:rsidRPr="00000000" w14:paraId="00001A86">
      <w:pPr>
        <w:rPr/>
      </w:pPr>
      <w:r w:rsidDel="00000000" w:rsidR="00000000" w:rsidRPr="00000000">
        <w:rPr>
          <w:rtl w:val="0"/>
        </w:rPr>
        <w:t xml:space="preserve">        · GENERATED</w:t>
      </w:r>
    </w:p>
    <w:p w:rsidR="00000000" w:rsidDel="00000000" w:rsidP="00000000" w:rsidRDefault="00000000" w:rsidRPr="00000000" w14:paraId="00001A87">
      <w:pPr>
        <w:rPr/>
      </w:pPr>
      <w:r w:rsidDel="00000000" w:rsidR="00000000" w:rsidRPr="00000000">
        <w:rPr>
          <w:rtl w:val="0"/>
        </w:rPr>
        <w:t xml:space="preserve">        Bản sao của workspace_id đã thay NULL bằng 0, giúp ràng buộc duy nhất hoạt động đúng.</w:t>
      </w:r>
    </w:p>
    <w:p w:rsidR="00000000" w:rsidDel="00000000" w:rsidP="00000000" w:rsidRDefault="00000000" w:rsidRPr="00000000" w14:paraId="00001A88">
      <w:pPr>
        <w:rPr/>
      </w:pPr>
      <w:r w:rsidDel="00000000" w:rsidR="00000000" w:rsidRPr="00000000">
        <w:rPr>
          <w:rtl w:val="0"/>
        </w:rPr>
        <w:t xml:space="preserve">    8. total_bookings               INT UNSIGNED               Null:NO  </w:t>
      </w:r>
    </w:p>
    <w:p w:rsidR="00000000" w:rsidDel="00000000" w:rsidP="00000000" w:rsidRDefault="00000000" w:rsidRPr="00000000" w14:paraId="00001A89">
      <w:pPr>
        <w:rPr/>
      </w:pPr>
      <w:r w:rsidDel="00000000" w:rsidR="00000000" w:rsidRPr="00000000">
        <w:rPr>
          <w:rtl w:val="0"/>
        </w:rPr>
        <w:t xml:space="preserve">        · Mặc định = 0</w:t>
      </w:r>
    </w:p>
    <w:p w:rsidR="00000000" w:rsidDel="00000000" w:rsidP="00000000" w:rsidRDefault="00000000" w:rsidRPr="00000000" w14:paraId="00001A8A">
      <w:pPr>
        <w:rPr/>
      </w:pPr>
      <w:r w:rsidDel="00000000" w:rsidR="00000000" w:rsidRPr="00000000">
        <w:rPr>
          <w:rtl w:val="0"/>
        </w:rPr>
        <w:t xml:space="preserve">        Tổng số lượt đặt chỗ trong ngày.</w:t>
      </w:r>
    </w:p>
    <w:p w:rsidR="00000000" w:rsidDel="00000000" w:rsidP="00000000" w:rsidRDefault="00000000" w:rsidRPr="00000000" w14:paraId="00001A8B">
      <w:pPr>
        <w:rPr/>
      </w:pPr>
      <w:r w:rsidDel="00000000" w:rsidR="00000000" w:rsidRPr="00000000">
        <w:rPr>
          <w:rtl w:val="0"/>
        </w:rPr>
        <w:t xml:space="preserve">    9. confirmed_bookings           INT UNSIGNED               Null:NO  </w:t>
      </w:r>
    </w:p>
    <w:p w:rsidR="00000000" w:rsidDel="00000000" w:rsidP="00000000" w:rsidRDefault="00000000" w:rsidRPr="00000000" w14:paraId="00001A8C">
      <w:pPr>
        <w:rPr/>
      </w:pPr>
      <w:r w:rsidDel="00000000" w:rsidR="00000000" w:rsidRPr="00000000">
        <w:rPr>
          <w:rtl w:val="0"/>
        </w:rPr>
        <w:t xml:space="preserve">        · Mặc định = 0</w:t>
      </w:r>
    </w:p>
    <w:p w:rsidR="00000000" w:rsidDel="00000000" w:rsidP="00000000" w:rsidRDefault="00000000" w:rsidRPr="00000000" w14:paraId="00001A8D">
      <w:pPr>
        <w:rPr/>
      </w:pPr>
      <w:r w:rsidDel="00000000" w:rsidR="00000000" w:rsidRPr="00000000">
        <w:rPr>
          <w:rtl w:val="0"/>
        </w:rPr>
        <w:t xml:space="preserve">        Số lượt đặt chỗ đã xác nhận.</w:t>
      </w:r>
    </w:p>
    <w:p w:rsidR="00000000" w:rsidDel="00000000" w:rsidP="00000000" w:rsidRDefault="00000000" w:rsidRPr="00000000" w14:paraId="00001A8E">
      <w:pPr>
        <w:rPr/>
      </w:pPr>
      <w:r w:rsidDel="00000000" w:rsidR="00000000" w:rsidRPr="00000000">
        <w:rPr>
          <w:rtl w:val="0"/>
        </w:rPr>
        <w:t xml:space="preserve">   10. cancelled_bookings           INT UNSIGNED               Null:NO  </w:t>
      </w:r>
    </w:p>
    <w:p w:rsidR="00000000" w:rsidDel="00000000" w:rsidP="00000000" w:rsidRDefault="00000000" w:rsidRPr="00000000" w14:paraId="00001A8F">
      <w:pPr>
        <w:rPr/>
      </w:pPr>
      <w:r w:rsidDel="00000000" w:rsidR="00000000" w:rsidRPr="00000000">
        <w:rPr>
          <w:rtl w:val="0"/>
        </w:rPr>
        <w:t xml:space="preserve">        · Mặc định = 0</w:t>
      </w:r>
    </w:p>
    <w:p w:rsidR="00000000" w:rsidDel="00000000" w:rsidP="00000000" w:rsidRDefault="00000000" w:rsidRPr="00000000" w14:paraId="00001A90">
      <w:pPr>
        <w:rPr/>
      </w:pPr>
      <w:r w:rsidDel="00000000" w:rsidR="00000000" w:rsidRPr="00000000">
        <w:rPr>
          <w:rtl w:val="0"/>
        </w:rPr>
        <w:t xml:space="preserve">        Số lượt đặt chỗ bị huỷ.</w:t>
      </w:r>
    </w:p>
    <w:p w:rsidR="00000000" w:rsidDel="00000000" w:rsidP="00000000" w:rsidRDefault="00000000" w:rsidRPr="00000000" w14:paraId="00001A91">
      <w:pPr>
        <w:rPr/>
      </w:pPr>
      <w:r w:rsidDel="00000000" w:rsidR="00000000" w:rsidRPr="00000000">
        <w:rPr>
          <w:rtl w:val="0"/>
        </w:rPr>
        <w:t xml:space="preserve">   11. completed_bookings           INT UNSIGNED               Null:NO  </w:t>
      </w:r>
    </w:p>
    <w:p w:rsidR="00000000" w:rsidDel="00000000" w:rsidP="00000000" w:rsidRDefault="00000000" w:rsidRPr="00000000" w14:paraId="00001A92">
      <w:pPr>
        <w:rPr/>
      </w:pPr>
      <w:r w:rsidDel="00000000" w:rsidR="00000000" w:rsidRPr="00000000">
        <w:rPr>
          <w:rtl w:val="0"/>
        </w:rPr>
        <w:t xml:space="preserve">        · Mặc định = 0</w:t>
      </w:r>
    </w:p>
    <w:p w:rsidR="00000000" w:rsidDel="00000000" w:rsidP="00000000" w:rsidRDefault="00000000" w:rsidRPr="00000000" w14:paraId="00001A93">
      <w:pPr>
        <w:rPr/>
      </w:pPr>
      <w:r w:rsidDel="00000000" w:rsidR="00000000" w:rsidRPr="00000000">
        <w:rPr>
          <w:rtl w:val="0"/>
        </w:rPr>
        <w:t xml:space="preserve">        Số lượt đặt chỗ hoàn tất.</w:t>
      </w:r>
    </w:p>
    <w:p w:rsidR="00000000" w:rsidDel="00000000" w:rsidP="00000000" w:rsidRDefault="00000000" w:rsidRPr="00000000" w14:paraId="00001A94">
      <w:pPr>
        <w:rPr/>
      </w:pPr>
      <w:r w:rsidDel="00000000" w:rsidR="00000000" w:rsidRPr="00000000">
        <w:rPr>
          <w:rtl w:val="0"/>
        </w:rPr>
        <w:t xml:space="preserve">   12. no_show_bookings             INT UNSIGNED               Null:NO  </w:t>
      </w:r>
    </w:p>
    <w:p w:rsidR="00000000" w:rsidDel="00000000" w:rsidP="00000000" w:rsidRDefault="00000000" w:rsidRPr="00000000" w14:paraId="00001A95">
      <w:pPr>
        <w:rPr/>
      </w:pPr>
      <w:r w:rsidDel="00000000" w:rsidR="00000000" w:rsidRPr="00000000">
        <w:rPr>
          <w:rtl w:val="0"/>
        </w:rPr>
        <w:t xml:space="preserve">        · Mặc định = 0</w:t>
      </w:r>
    </w:p>
    <w:p w:rsidR="00000000" w:rsidDel="00000000" w:rsidP="00000000" w:rsidRDefault="00000000" w:rsidRPr="00000000" w14:paraId="00001A96">
      <w:pPr>
        <w:rPr/>
      </w:pPr>
      <w:r w:rsidDel="00000000" w:rsidR="00000000" w:rsidRPr="00000000">
        <w:rPr>
          <w:rtl w:val="0"/>
        </w:rPr>
        <w:t xml:space="preserve">        Số lượt khách đặt nhưng không đến.</w:t>
      </w:r>
    </w:p>
    <w:p w:rsidR="00000000" w:rsidDel="00000000" w:rsidP="00000000" w:rsidRDefault="00000000" w:rsidRPr="00000000" w14:paraId="00001A97">
      <w:pPr>
        <w:rPr/>
      </w:pPr>
      <w:r w:rsidDel="00000000" w:rsidR="00000000" w:rsidRPr="00000000">
        <w:rPr>
          <w:rtl w:val="0"/>
        </w:rPr>
        <w:t xml:space="preserve">   13. gross_revenue                DECIMAL(18,2)              Null:NO  </w:t>
      </w:r>
    </w:p>
    <w:p w:rsidR="00000000" w:rsidDel="00000000" w:rsidP="00000000" w:rsidRDefault="00000000" w:rsidRPr="00000000" w14:paraId="00001A98">
      <w:pPr>
        <w:rPr/>
      </w:pPr>
      <w:r w:rsidDel="00000000" w:rsidR="00000000" w:rsidRPr="00000000">
        <w:rPr>
          <w:rtl w:val="0"/>
        </w:rPr>
        <w:t xml:space="preserve">        · Mặc định = 0</w:t>
      </w:r>
    </w:p>
    <w:p w:rsidR="00000000" w:rsidDel="00000000" w:rsidP="00000000" w:rsidRDefault="00000000" w:rsidRPr="00000000" w14:paraId="00001A99">
      <w:pPr>
        <w:rPr/>
      </w:pPr>
      <w:r w:rsidDel="00000000" w:rsidR="00000000" w:rsidRPr="00000000">
        <w:rPr>
          <w:rtl w:val="0"/>
        </w:rPr>
        <w:t xml:space="preserve">        Doanh thu gộp trước khi trừ phí và hoàn tiền.</w:t>
      </w:r>
    </w:p>
    <w:p w:rsidR="00000000" w:rsidDel="00000000" w:rsidP="00000000" w:rsidRDefault="00000000" w:rsidRPr="00000000" w14:paraId="00001A9A">
      <w:pPr>
        <w:rPr/>
      </w:pPr>
      <w:r w:rsidDel="00000000" w:rsidR="00000000" w:rsidRPr="00000000">
        <w:rPr>
          <w:rtl w:val="0"/>
        </w:rPr>
        <w:t xml:space="preserve">   14. net_revenue                  DECIMAL(18,2)              Null:NO  </w:t>
      </w:r>
    </w:p>
    <w:p w:rsidR="00000000" w:rsidDel="00000000" w:rsidP="00000000" w:rsidRDefault="00000000" w:rsidRPr="00000000" w14:paraId="00001A9B">
      <w:pPr>
        <w:rPr/>
      </w:pPr>
      <w:r w:rsidDel="00000000" w:rsidR="00000000" w:rsidRPr="00000000">
        <w:rPr>
          <w:rtl w:val="0"/>
        </w:rPr>
        <w:t xml:space="preserve">        · Mặc định = 0</w:t>
      </w:r>
    </w:p>
    <w:p w:rsidR="00000000" w:rsidDel="00000000" w:rsidP="00000000" w:rsidRDefault="00000000" w:rsidRPr="00000000" w14:paraId="00001A9C">
      <w:pPr>
        <w:rPr/>
      </w:pPr>
      <w:r w:rsidDel="00000000" w:rsidR="00000000" w:rsidRPr="00000000">
        <w:rPr>
          <w:rtl w:val="0"/>
        </w:rPr>
        <w:t xml:space="preserve">        Doanh thu thuần sau khi trừ phí nền tảng và hoàn tiền.</w:t>
      </w:r>
    </w:p>
    <w:p w:rsidR="00000000" w:rsidDel="00000000" w:rsidP="00000000" w:rsidRDefault="00000000" w:rsidRPr="00000000" w14:paraId="00001A9D">
      <w:pPr>
        <w:rPr/>
      </w:pPr>
      <w:r w:rsidDel="00000000" w:rsidR="00000000" w:rsidRPr="00000000">
        <w:rPr>
          <w:rtl w:val="0"/>
        </w:rPr>
        <w:t xml:space="preserve">   15. platform_fee_total           DECIMAL(18,2)              Null:NO  </w:t>
      </w:r>
    </w:p>
    <w:p w:rsidR="00000000" w:rsidDel="00000000" w:rsidP="00000000" w:rsidRDefault="00000000" w:rsidRPr="00000000" w14:paraId="00001A9E">
      <w:pPr>
        <w:rPr/>
      </w:pPr>
      <w:r w:rsidDel="00000000" w:rsidR="00000000" w:rsidRPr="00000000">
        <w:rPr>
          <w:rtl w:val="0"/>
        </w:rPr>
        <w:t xml:space="preserve">        · Mặc định = 0</w:t>
      </w:r>
    </w:p>
    <w:p w:rsidR="00000000" w:rsidDel="00000000" w:rsidP="00000000" w:rsidRDefault="00000000" w:rsidRPr="00000000" w14:paraId="00001A9F">
      <w:pPr>
        <w:rPr/>
      </w:pPr>
      <w:r w:rsidDel="00000000" w:rsidR="00000000" w:rsidRPr="00000000">
        <w:rPr>
          <w:rtl w:val="0"/>
        </w:rPr>
        <w:t xml:space="preserve">        Tổng phí nền tảng thu được.</w:t>
      </w:r>
    </w:p>
    <w:p w:rsidR="00000000" w:rsidDel="00000000" w:rsidP="00000000" w:rsidRDefault="00000000" w:rsidRPr="00000000" w14:paraId="00001AA0">
      <w:pPr>
        <w:rPr/>
      </w:pPr>
      <w:r w:rsidDel="00000000" w:rsidR="00000000" w:rsidRPr="00000000">
        <w:rPr>
          <w:rtl w:val="0"/>
        </w:rPr>
        <w:t xml:space="preserve">   16. refund_total                 DECIMAL(18,2)              Null:NO  </w:t>
      </w:r>
    </w:p>
    <w:p w:rsidR="00000000" w:rsidDel="00000000" w:rsidP="00000000" w:rsidRDefault="00000000" w:rsidRPr="00000000" w14:paraId="00001AA1">
      <w:pPr>
        <w:rPr/>
      </w:pPr>
      <w:r w:rsidDel="00000000" w:rsidR="00000000" w:rsidRPr="00000000">
        <w:rPr>
          <w:rtl w:val="0"/>
        </w:rPr>
        <w:t xml:space="preserve">        · Mặc định = 0</w:t>
      </w:r>
    </w:p>
    <w:p w:rsidR="00000000" w:rsidDel="00000000" w:rsidP="00000000" w:rsidRDefault="00000000" w:rsidRPr="00000000" w14:paraId="00001AA2">
      <w:pPr>
        <w:rPr/>
      </w:pPr>
      <w:r w:rsidDel="00000000" w:rsidR="00000000" w:rsidRPr="00000000">
        <w:rPr>
          <w:rtl w:val="0"/>
        </w:rPr>
        <w:t xml:space="preserve">        Tổng số tiền đã hoàn trả.</w:t>
      </w:r>
    </w:p>
    <w:p w:rsidR="00000000" w:rsidDel="00000000" w:rsidP="00000000" w:rsidRDefault="00000000" w:rsidRPr="00000000" w14:paraId="00001AA3">
      <w:pPr>
        <w:rPr/>
      </w:pPr>
      <w:r w:rsidDel="00000000" w:rsidR="00000000" w:rsidRPr="00000000">
        <w:rPr>
          <w:rtl w:val="0"/>
        </w:rPr>
        <w:t xml:space="preserve">   17. new_customers                INT UNSIGNED               Null:NO  </w:t>
      </w:r>
    </w:p>
    <w:p w:rsidR="00000000" w:rsidDel="00000000" w:rsidP="00000000" w:rsidRDefault="00000000" w:rsidRPr="00000000" w14:paraId="00001AA4">
      <w:pPr>
        <w:rPr/>
      </w:pPr>
      <w:r w:rsidDel="00000000" w:rsidR="00000000" w:rsidRPr="00000000">
        <w:rPr>
          <w:rtl w:val="0"/>
        </w:rPr>
        <w:t xml:space="preserve">        · Mặc định = 0</w:t>
      </w:r>
    </w:p>
    <w:p w:rsidR="00000000" w:rsidDel="00000000" w:rsidP="00000000" w:rsidRDefault="00000000" w:rsidRPr="00000000" w14:paraId="00001AA5">
      <w:pPr>
        <w:rPr/>
      </w:pPr>
      <w:r w:rsidDel="00000000" w:rsidR="00000000" w:rsidRPr="00000000">
        <w:rPr>
          <w:rtl w:val="0"/>
        </w:rPr>
        <w:t xml:space="preserve">        Số khách hàng đăng ký mới.</w:t>
      </w:r>
    </w:p>
    <w:p w:rsidR="00000000" w:rsidDel="00000000" w:rsidP="00000000" w:rsidRDefault="00000000" w:rsidRPr="00000000" w14:paraId="00001AA6">
      <w:pPr>
        <w:rPr/>
      </w:pPr>
      <w:r w:rsidDel="00000000" w:rsidR="00000000" w:rsidRPr="00000000">
        <w:rPr>
          <w:rtl w:val="0"/>
        </w:rPr>
        <w:t xml:space="preserve">   18. new_organizers               INT UNSIGNED               Null:NO  </w:t>
      </w:r>
    </w:p>
    <w:p w:rsidR="00000000" w:rsidDel="00000000" w:rsidP="00000000" w:rsidRDefault="00000000" w:rsidRPr="00000000" w14:paraId="00001AA7">
      <w:pPr>
        <w:rPr/>
      </w:pPr>
      <w:r w:rsidDel="00000000" w:rsidR="00000000" w:rsidRPr="00000000">
        <w:rPr>
          <w:rtl w:val="0"/>
        </w:rPr>
        <w:t xml:space="preserve">        · Mặc định = 0</w:t>
      </w:r>
    </w:p>
    <w:p w:rsidR="00000000" w:rsidDel="00000000" w:rsidP="00000000" w:rsidRDefault="00000000" w:rsidRPr="00000000" w14:paraId="00001AA8">
      <w:pPr>
        <w:rPr/>
      </w:pPr>
      <w:r w:rsidDel="00000000" w:rsidR="00000000" w:rsidRPr="00000000">
        <w:rPr>
          <w:rtl w:val="0"/>
        </w:rPr>
        <w:t xml:space="preserve">        Số đơn vị vận hành đăng ký mới.</w:t>
      </w:r>
    </w:p>
    <w:p w:rsidR="00000000" w:rsidDel="00000000" w:rsidP="00000000" w:rsidRDefault="00000000" w:rsidRPr="00000000" w14:paraId="00001AA9">
      <w:pPr>
        <w:rPr/>
      </w:pPr>
      <w:r w:rsidDel="00000000" w:rsidR="00000000" w:rsidRPr="00000000">
        <w:rPr>
          <w:rtl w:val="0"/>
        </w:rPr>
        <w:t xml:space="preserve">   19. active_resources             INT UNSIGNED               Null:NO  </w:t>
      </w:r>
    </w:p>
    <w:p w:rsidR="00000000" w:rsidDel="00000000" w:rsidP="00000000" w:rsidRDefault="00000000" w:rsidRPr="00000000" w14:paraId="00001AAA">
      <w:pPr>
        <w:rPr/>
      </w:pPr>
      <w:r w:rsidDel="00000000" w:rsidR="00000000" w:rsidRPr="00000000">
        <w:rPr>
          <w:rtl w:val="0"/>
        </w:rPr>
        <w:t xml:space="preserve">        · Mặc định = 0</w:t>
      </w:r>
    </w:p>
    <w:p w:rsidR="00000000" w:rsidDel="00000000" w:rsidP="00000000" w:rsidRDefault="00000000" w:rsidRPr="00000000" w14:paraId="00001AAB">
      <w:pPr>
        <w:rPr/>
      </w:pPr>
      <w:r w:rsidDel="00000000" w:rsidR="00000000" w:rsidRPr="00000000">
        <w:rPr>
          <w:rtl w:val="0"/>
        </w:rPr>
        <w:t xml:space="preserve">        Số chỗ ngồi hoặc phòng đang hoạt động.</w:t>
      </w:r>
    </w:p>
    <w:p w:rsidR="00000000" w:rsidDel="00000000" w:rsidP="00000000" w:rsidRDefault="00000000" w:rsidRPr="00000000" w14:paraId="00001AAC">
      <w:pPr>
        <w:rPr/>
      </w:pPr>
      <w:r w:rsidDel="00000000" w:rsidR="00000000" w:rsidRPr="00000000">
        <w:rPr>
          <w:rtl w:val="0"/>
        </w:rPr>
        <w:t xml:space="preserve">   20. booked_resource_hours        DECIMAL(12,2)              Null:NO  </w:t>
      </w:r>
    </w:p>
    <w:p w:rsidR="00000000" w:rsidDel="00000000" w:rsidP="00000000" w:rsidRDefault="00000000" w:rsidRPr="00000000" w14:paraId="00001AAD">
      <w:pPr>
        <w:rPr/>
      </w:pPr>
      <w:r w:rsidDel="00000000" w:rsidR="00000000" w:rsidRPr="00000000">
        <w:rPr>
          <w:rtl w:val="0"/>
        </w:rPr>
        <w:t xml:space="preserve">        · Mặc định = 0</w:t>
      </w:r>
    </w:p>
    <w:p w:rsidR="00000000" w:rsidDel="00000000" w:rsidP="00000000" w:rsidRDefault="00000000" w:rsidRPr="00000000" w14:paraId="00001AAE">
      <w:pPr>
        <w:rPr/>
      </w:pPr>
      <w:r w:rsidDel="00000000" w:rsidR="00000000" w:rsidRPr="00000000">
        <w:rPr>
          <w:rtl w:val="0"/>
        </w:rPr>
        <w:t xml:space="preserve">        Số giờ đã đặt chỗ ngồi/phòng.</w:t>
      </w:r>
    </w:p>
    <w:p w:rsidR="00000000" w:rsidDel="00000000" w:rsidP="00000000" w:rsidRDefault="00000000" w:rsidRPr="00000000" w14:paraId="00001AAF">
      <w:pPr>
        <w:rPr/>
      </w:pPr>
      <w:r w:rsidDel="00000000" w:rsidR="00000000" w:rsidRPr="00000000">
        <w:rPr>
          <w:rtl w:val="0"/>
        </w:rPr>
        <w:t xml:space="preserve">   21. available_resource_hours     DECIMAL(12,2)              Null:NO  </w:t>
      </w:r>
    </w:p>
    <w:p w:rsidR="00000000" w:rsidDel="00000000" w:rsidP="00000000" w:rsidRDefault="00000000" w:rsidRPr="00000000" w14:paraId="00001AB0">
      <w:pPr>
        <w:rPr/>
      </w:pPr>
      <w:r w:rsidDel="00000000" w:rsidR="00000000" w:rsidRPr="00000000">
        <w:rPr>
          <w:rtl w:val="0"/>
        </w:rPr>
        <w:t xml:space="preserve">        · Mặc định = 0</w:t>
      </w:r>
    </w:p>
    <w:p w:rsidR="00000000" w:rsidDel="00000000" w:rsidP="00000000" w:rsidRDefault="00000000" w:rsidRPr="00000000" w14:paraId="00001AB1">
      <w:pPr>
        <w:rPr/>
      </w:pPr>
      <w:r w:rsidDel="00000000" w:rsidR="00000000" w:rsidRPr="00000000">
        <w:rPr>
          <w:rtl w:val="0"/>
        </w:rPr>
        <w:t xml:space="preserve">        Số giờ khả dụng chỗ ngồi/phòng.</w:t>
      </w:r>
    </w:p>
    <w:p w:rsidR="00000000" w:rsidDel="00000000" w:rsidP="00000000" w:rsidRDefault="00000000" w:rsidRPr="00000000" w14:paraId="00001AB2">
      <w:pPr>
        <w:rPr/>
      </w:pPr>
      <w:r w:rsidDel="00000000" w:rsidR="00000000" w:rsidRPr="00000000">
        <w:rPr>
          <w:rtl w:val="0"/>
        </w:rPr>
        <w:t xml:space="preserve">   22. occupancy_rate               DECIMAL(5,2)               Null:NO  </w:t>
      </w:r>
    </w:p>
    <w:p w:rsidR="00000000" w:rsidDel="00000000" w:rsidP="00000000" w:rsidRDefault="00000000" w:rsidRPr="00000000" w14:paraId="00001AB3">
      <w:pPr>
        <w:rPr/>
      </w:pPr>
      <w:r w:rsidDel="00000000" w:rsidR="00000000" w:rsidRPr="00000000">
        <w:rPr>
          <w:rtl w:val="0"/>
        </w:rPr>
        <w:t xml:space="preserve">        · Mặc định = 0</w:t>
      </w:r>
    </w:p>
    <w:p w:rsidR="00000000" w:rsidDel="00000000" w:rsidP="00000000" w:rsidRDefault="00000000" w:rsidRPr="00000000" w14:paraId="00001AB4">
      <w:pPr>
        <w:rPr/>
      </w:pPr>
      <w:r w:rsidDel="00000000" w:rsidR="00000000" w:rsidRPr="00000000">
        <w:rPr>
          <w:rtl w:val="0"/>
        </w:rPr>
        <w:t xml:space="preserve">        Tỷ lệ lấp đầy trong ngày, bằng số giờ đã đặt chia cho số giờ khả dụng (M18-UC07).</w:t>
      </w:r>
    </w:p>
    <w:p w:rsidR="00000000" w:rsidDel="00000000" w:rsidP="00000000" w:rsidRDefault="00000000" w:rsidRPr="00000000" w14:paraId="00001AB5">
      <w:pPr>
        <w:rPr/>
      </w:pPr>
      <w:r w:rsidDel="00000000" w:rsidR="00000000" w:rsidRPr="00000000">
        <w:rPr>
          <w:rtl w:val="0"/>
        </w:rPr>
        <w:t xml:space="preserve">   23. peak_hour                    TINYINT UNSIGNED           Null:YES </w:t>
      </w:r>
    </w:p>
    <w:p w:rsidR="00000000" w:rsidDel="00000000" w:rsidP="00000000" w:rsidRDefault="00000000" w:rsidRPr="00000000" w14:paraId="00001AB6">
      <w:pPr>
        <w:rPr/>
      </w:pPr>
      <w:r w:rsidDel="00000000" w:rsidR="00000000" w:rsidRPr="00000000">
        <w:rPr>
          <w:rtl w:val="0"/>
        </w:rPr>
        <w:t xml:space="preserve">        Khung giờ có lượng đặt chỗ cao nhất trong ngày, giá trị từ 0 đến 23 (M18-UC10).</w:t>
      </w:r>
    </w:p>
    <w:p w:rsidR="00000000" w:rsidDel="00000000" w:rsidP="00000000" w:rsidRDefault="00000000" w:rsidRPr="00000000" w14:paraId="00001AB7">
      <w:pPr>
        <w:rPr/>
      </w:pPr>
      <w:r w:rsidDel="00000000" w:rsidR="00000000" w:rsidRPr="00000000">
        <w:rPr>
          <w:rtl w:val="0"/>
        </w:rPr>
        <w:t xml:space="preserve">   24. review_count                 INT UNSIGNED               Null:NO  </w:t>
      </w:r>
    </w:p>
    <w:p w:rsidR="00000000" w:rsidDel="00000000" w:rsidP="00000000" w:rsidRDefault="00000000" w:rsidRPr="00000000" w14:paraId="00001AB8">
      <w:pPr>
        <w:rPr/>
      </w:pPr>
      <w:r w:rsidDel="00000000" w:rsidR="00000000" w:rsidRPr="00000000">
        <w:rPr>
          <w:rtl w:val="0"/>
        </w:rPr>
        <w:t xml:space="preserve">        · Mặc định = 0</w:t>
      </w:r>
    </w:p>
    <w:p w:rsidR="00000000" w:rsidDel="00000000" w:rsidP="00000000" w:rsidRDefault="00000000" w:rsidRPr="00000000" w14:paraId="00001AB9">
      <w:pPr>
        <w:rPr/>
      </w:pPr>
      <w:r w:rsidDel="00000000" w:rsidR="00000000" w:rsidRPr="00000000">
        <w:rPr>
          <w:rtl w:val="0"/>
        </w:rPr>
        <w:t xml:space="preserve">        Số lượng đánh giá.</w:t>
      </w:r>
    </w:p>
    <w:p w:rsidR="00000000" w:rsidDel="00000000" w:rsidP="00000000" w:rsidRDefault="00000000" w:rsidRPr="00000000" w14:paraId="00001ABA">
      <w:pPr>
        <w:rPr/>
      </w:pPr>
      <w:r w:rsidDel="00000000" w:rsidR="00000000" w:rsidRPr="00000000">
        <w:rPr>
          <w:rtl w:val="0"/>
        </w:rPr>
        <w:t xml:space="preserve">   25. average_rating               DECIMAL(3,2)               Null:YES </w:t>
      </w:r>
    </w:p>
    <w:p w:rsidR="00000000" w:rsidDel="00000000" w:rsidP="00000000" w:rsidRDefault="00000000" w:rsidRPr="00000000" w14:paraId="00001ABB">
      <w:pPr>
        <w:rPr/>
      </w:pPr>
      <w:r w:rsidDel="00000000" w:rsidR="00000000" w:rsidRPr="00000000">
        <w:rPr>
          <w:rtl w:val="0"/>
        </w:rPr>
        <w:t xml:space="preserve">        Điểm đánh giá trung bình.</w:t>
      </w:r>
    </w:p>
    <w:p w:rsidR="00000000" w:rsidDel="00000000" w:rsidP="00000000" w:rsidRDefault="00000000" w:rsidRPr="00000000" w14:paraId="00001ABC">
      <w:pPr>
        <w:rPr/>
      </w:pPr>
      <w:r w:rsidDel="00000000" w:rsidR="00000000" w:rsidRPr="00000000">
        <w:rPr>
          <w:rtl w:val="0"/>
        </w:rPr>
        <w:t xml:space="preserve">   26. computed_at                  DATETIME(3)                Null:NO  </w:t>
      </w:r>
    </w:p>
    <w:p w:rsidR="00000000" w:rsidDel="00000000" w:rsidP="00000000" w:rsidRDefault="00000000" w:rsidRPr="00000000" w14:paraId="00001ABD">
      <w:pPr>
        <w:rPr/>
      </w:pPr>
      <w:r w:rsidDel="00000000" w:rsidR="00000000" w:rsidRPr="00000000">
        <w:rPr>
          <w:rtl w:val="0"/>
        </w:rPr>
        <w:t xml:space="preserve">        · Mặc định = CURRENT_TIMESTAMP(3)</w:t>
      </w:r>
    </w:p>
    <w:p w:rsidR="00000000" w:rsidDel="00000000" w:rsidP="00000000" w:rsidRDefault="00000000" w:rsidRPr="00000000" w14:paraId="00001ABE">
      <w:pPr>
        <w:rPr/>
      </w:pPr>
      <w:r w:rsidDel="00000000" w:rsidR="00000000" w:rsidRPr="00000000">
        <w:rPr>
          <w:rtl w:val="0"/>
        </w:rPr>
        <w:t xml:space="preserve">        Mốc thời gian: tính toán.</w:t>
      </w:r>
    </w:p>
    <w:p w:rsidR="00000000" w:rsidDel="00000000" w:rsidP="00000000" w:rsidRDefault="00000000" w:rsidRPr="00000000" w14:paraId="00001ABF">
      <w:pPr>
        <w:rPr/>
      </w:pPr>
      <w:r w:rsidDel="00000000" w:rsidR="00000000" w:rsidRPr="00000000">
        <w:rPr>
          <w:rtl w:val="0"/>
        </w:rPr>
      </w:r>
    </w:p>
    <w:p w:rsidR="00000000" w:rsidDel="00000000" w:rsidP="00000000" w:rsidRDefault="00000000" w:rsidRPr="00000000" w14:paraId="00001AC0">
      <w:pPr>
        <w:rPr/>
      </w:pPr>
      <w:r w:rsidDel="00000000" w:rsidR="00000000" w:rsidRPr="00000000">
        <w:rPr>
          <w:rtl w:val="0"/>
        </w:rPr>
      </w:r>
    </w:p>
    <w:p w:rsidR="00000000" w:rsidDel="00000000" w:rsidP="00000000" w:rsidRDefault="00000000" w:rsidRPr="00000000" w14:paraId="00001AC1">
      <w:pPr>
        <w:rPr/>
      </w:pPr>
      <w:r w:rsidDel="00000000" w:rsidR="00000000" w:rsidRPr="00000000">
        <w:rPr>
          <w:rtl w:val="0"/>
        </w:rPr>
        <w:t xml:space="preserve">====================================================================================================</w:t>
      </w:r>
    </w:p>
    <w:p w:rsidR="00000000" w:rsidDel="00000000" w:rsidP="00000000" w:rsidRDefault="00000000" w:rsidRPr="00000000" w14:paraId="00001AC2">
      <w:pPr>
        <w:rPr/>
      </w:pPr>
      <w:r w:rsidDel="00000000" w:rsidR="00000000" w:rsidRPr="00000000">
        <w:rPr>
          <w:rtl w:val="0"/>
        </w:rPr>
        <w:t xml:space="preserve">BẢNG 88/95 :  REPORT_EXPORT</w:t>
      </w:r>
    </w:p>
    <w:p w:rsidR="00000000" w:rsidDel="00000000" w:rsidP="00000000" w:rsidRDefault="00000000" w:rsidRPr="00000000" w14:paraId="00001AC3">
      <w:pPr>
        <w:rPr/>
      </w:pPr>
      <w:r w:rsidDel="00000000" w:rsidR="00000000" w:rsidRPr="00000000">
        <w:rPr>
          <w:rtl w:val="0"/>
        </w:rPr>
        <w:t xml:space="preserve">====================================================================================================</w:t>
      </w:r>
    </w:p>
    <w:p w:rsidR="00000000" w:rsidDel="00000000" w:rsidP="00000000" w:rsidRDefault="00000000" w:rsidRPr="00000000" w14:paraId="00001AC4">
      <w:pPr>
        <w:rPr/>
      </w:pPr>
      <w:r w:rsidDel="00000000" w:rsidR="00000000" w:rsidRPr="00000000">
        <w:rPr>
          <w:rtl w:val="0"/>
        </w:rPr>
      </w:r>
    </w:p>
    <w:p w:rsidR="00000000" w:rsidDel="00000000" w:rsidP="00000000" w:rsidRDefault="00000000" w:rsidRPr="00000000" w14:paraId="00001AC5">
      <w:pPr>
        <w:rPr/>
      </w:pPr>
      <w:r w:rsidDel="00000000" w:rsidR="00000000" w:rsidRPr="00000000">
        <w:rPr>
          <w:rtl w:val="0"/>
        </w:rPr>
        <w:t xml:space="preserve">Ý NGHĨA: Yêu cầu xuất báo cáo (M18-UC13, CR17).</w:t>
      </w:r>
    </w:p>
    <w:p w:rsidR="00000000" w:rsidDel="00000000" w:rsidP="00000000" w:rsidRDefault="00000000" w:rsidRPr="00000000" w14:paraId="00001AC6">
      <w:pPr>
        <w:rPr/>
      </w:pPr>
      <w:r w:rsidDel="00000000" w:rsidR="00000000" w:rsidRPr="00000000">
        <w:rPr>
          <w:rtl w:val="0"/>
        </w:rPr>
      </w:r>
    </w:p>
    <w:p w:rsidR="00000000" w:rsidDel="00000000" w:rsidP="00000000" w:rsidRDefault="00000000" w:rsidRPr="00000000" w14:paraId="00001AC7">
      <w:pPr>
        <w:rPr/>
      </w:pPr>
      <w:r w:rsidDel="00000000" w:rsidR="00000000" w:rsidRPr="00000000">
        <w:rPr>
          <w:rtl w:val="0"/>
        </w:rPr>
        <w:t xml:space="preserve">  Khoá chính : id</w:t>
      </w:r>
    </w:p>
    <w:p w:rsidR="00000000" w:rsidDel="00000000" w:rsidP="00000000" w:rsidRDefault="00000000" w:rsidRPr="00000000" w14:paraId="00001AC8">
      <w:pPr>
        <w:rPr/>
      </w:pPr>
      <w:r w:rsidDel="00000000" w:rsidR="00000000" w:rsidRPr="00000000">
        <w:rPr>
          <w:rtl w:val="0"/>
        </w:rPr>
        <w:t xml:space="preserve">  Tham chiếu tới:</w:t>
      </w:r>
    </w:p>
    <w:p w:rsidR="00000000" w:rsidDel="00000000" w:rsidP="00000000" w:rsidRDefault="00000000" w:rsidRPr="00000000" w14:paraId="00001AC9">
      <w:pPr>
        <w:rPr/>
      </w:pPr>
      <w:r w:rsidDel="00000000" w:rsidR="00000000" w:rsidRPr="00000000">
        <w:rPr>
          <w:rtl w:val="0"/>
        </w:rPr>
        <w:t xml:space="preserve">      - requested_by               -&gt; user_account.id   [ON DELETE CASCADE]</w:t>
      </w:r>
    </w:p>
    <w:p w:rsidR="00000000" w:rsidDel="00000000" w:rsidP="00000000" w:rsidRDefault="00000000" w:rsidRPr="00000000" w14:paraId="00001ACA">
      <w:pPr>
        <w:rPr/>
      </w:pPr>
      <w:r w:rsidDel="00000000" w:rsidR="00000000" w:rsidRPr="00000000">
        <w:rPr>
          <w:rtl w:val="0"/>
        </w:rPr>
      </w:r>
    </w:p>
    <w:p w:rsidR="00000000" w:rsidDel="00000000" w:rsidP="00000000" w:rsidRDefault="00000000" w:rsidRPr="00000000" w14:paraId="00001ACB">
      <w:pPr>
        <w:rPr/>
      </w:pPr>
      <w:r w:rsidDel="00000000" w:rsidR="00000000" w:rsidRPr="00000000">
        <w:rPr>
          <w:rtl w:val="0"/>
        </w:rPr>
        <w:t xml:space="preserve">  DANH SÁCH THUỘC TÍNH</w:t>
      </w:r>
    </w:p>
    <w:p w:rsidR="00000000" w:rsidDel="00000000" w:rsidP="00000000" w:rsidRDefault="00000000" w:rsidRPr="00000000" w14:paraId="00001ACC">
      <w:pPr>
        <w:rPr/>
      </w:pPr>
      <w:r w:rsidDel="00000000" w:rsidR="00000000" w:rsidRPr="00000000">
        <w:rPr>
          <w:rtl w:val="0"/>
        </w:rPr>
        <w:t xml:space="preserve">  --------------------------------------------------------------------------------------------------</w:t>
      </w:r>
    </w:p>
    <w:p w:rsidR="00000000" w:rsidDel="00000000" w:rsidP="00000000" w:rsidRDefault="00000000" w:rsidRPr="00000000" w14:paraId="00001ACD">
      <w:pPr>
        <w:rPr/>
      </w:pPr>
      <w:r w:rsidDel="00000000" w:rsidR="00000000" w:rsidRPr="00000000">
        <w:rPr>
          <w:rtl w:val="0"/>
        </w:rPr>
        <w:t xml:space="preserve">    1. id                           BIGINT UNSIGNED            Null:NO   [PK]</w:t>
      </w:r>
    </w:p>
    <w:p w:rsidR="00000000" w:rsidDel="00000000" w:rsidP="00000000" w:rsidRDefault="00000000" w:rsidRPr="00000000" w14:paraId="00001ACE">
      <w:pPr>
        <w:rPr/>
      </w:pPr>
      <w:r w:rsidDel="00000000" w:rsidR="00000000" w:rsidRPr="00000000">
        <w:rPr>
          <w:rtl w:val="0"/>
        </w:rPr>
        <w:t xml:space="preserve">        · AUTO_INCREMENT</w:t>
      </w:r>
    </w:p>
    <w:p w:rsidR="00000000" w:rsidDel="00000000" w:rsidP="00000000" w:rsidRDefault="00000000" w:rsidRPr="00000000" w14:paraId="00001ACF">
      <w:pPr>
        <w:rPr/>
      </w:pPr>
      <w:r w:rsidDel="00000000" w:rsidR="00000000" w:rsidRPr="00000000">
        <w:rPr>
          <w:rtl w:val="0"/>
        </w:rPr>
        <w:t xml:space="preserve">        Khoá chính, tự tăng.</w:t>
      </w:r>
    </w:p>
    <w:p w:rsidR="00000000" w:rsidDel="00000000" w:rsidP="00000000" w:rsidRDefault="00000000" w:rsidRPr="00000000" w14:paraId="00001AD0">
      <w:pPr>
        <w:rPr/>
      </w:pPr>
      <w:r w:rsidDel="00000000" w:rsidR="00000000" w:rsidRPr="00000000">
        <w:rPr>
          <w:rtl w:val="0"/>
        </w:rPr>
        <w:t xml:space="preserve">    2. requested_by                 BIGINT UNSIGNED            Null:NO   [FK/IDX]</w:t>
      </w:r>
    </w:p>
    <w:p w:rsidR="00000000" w:rsidDel="00000000" w:rsidP="00000000" w:rsidRDefault="00000000" w:rsidRPr="00000000" w14:paraId="00001AD1">
      <w:pPr>
        <w:rPr/>
      </w:pPr>
      <w:r w:rsidDel="00000000" w:rsidR="00000000" w:rsidRPr="00000000">
        <w:rPr>
          <w:rtl w:val="0"/>
        </w:rPr>
        <w:t xml:space="preserve">        Khoá ngoại tới bảng user_account (Tài khoản đăng nhập).</w:t>
      </w:r>
    </w:p>
    <w:p w:rsidR="00000000" w:rsidDel="00000000" w:rsidP="00000000" w:rsidRDefault="00000000" w:rsidRPr="00000000" w14:paraId="00001AD2">
      <w:pPr>
        <w:rPr/>
      </w:pPr>
      <w:r w:rsidDel="00000000" w:rsidR="00000000" w:rsidRPr="00000000">
        <w:rPr>
          <w:rtl w:val="0"/>
        </w:rPr>
        <w:t xml:space="preserve">    3. requester_role               ENUM('ORGANIZER','ADMINISTRATOR') Null:NO  </w:t>
      </w:r>
    </w:p>
    <w:p w:rsidR="00000000" w:rsidDel="00000000" w:rsidP="00000000" w:rsidRDefault="00000000" w:rsidRPr="00000000" w14:paraId="00001AD3">
      <w:pPr>
        <w:rPr/>
      </w:pPr>
      <w:r w:rsidDel="00000000" w:rsidR="00000000" w:rsidRPr="00000000">
        <w:rPr>
          <w:rtl w:val="0"/>
        </w:rPr>
        <w:t xml:space="preserve">        Vai trò của người yêu cầu tại thời điểm yêu cầu.</w:t>
      </w:r>
    </w:p>
    <w:p w:rsidR="00000000" w:rsidDel="00000000" w:rsidP="00000000" w:rsidRDefault="00000000" w:rsidRPr="00000000" w14:paraId="00001AD4">
      <w:pPr>
        <w:rPr/>
      </w:pPr>
      <w:r w:rsidDel="00000000" w:rsidR="00000000" w:rsidRPr="00000000">
        <w:rPr>
          <w:rtl w:val="0"/>
        </w:rPr>
        <w:t xml:space="preserve">        Giá trị hợp lệ: ORGANIZER | ADMINISTRATOR</w:t>
      </w:r>
    </w:p>
    <w:p w:rsidR="00000000" w:rsidDel="00000000" w:rsidP="00000000" w:rsidRDefault="00000000" w:rsidRPr="00000000" w14:paraId="00001AD5">
      <w:pPr>
        <w:rPr/>
      </w:pPr>
      <w:r w:rsidDel="00000000" w:rsidR="00000000" w:rsidRPr="00000000">
        <w:rPr>
          <w:rtl w:val="0"/>
        </w:rPr>
        <w:t xml:space="preserve">    4. report_type                  ENUM('REVENUE','BOOKING','OCCUPANCY','CANCELLATION','REVIEW','TRANSACTION','USER_GROWTH','TOP_WORKSPACE') Null:NO  </w:t>
      </w:r>
    </w:p>
    <w:p w:rsidR="00000000" w:rsidDel="00000000" w:rsidP="00000000" w:rsidRDefault="00000000" w:rsidRPr="00000000" w14:paraId="00001AD6">
      <w:pPr>
        <w:rPr/>
      </w:pPr>
      <w:r w:rsidDel="00000000" w:rsidR="00000000" w:rsidRPr="00000000">
        <w:rPr>
          <w:rtl w:val="0"/>
        </w:rPr>
        <w:t xml:space="preserve">        Phân loại báo cáo.</w:t>
      </w:r>
    </w:p>
    <w:p w:rsidR="00000000" w:rsidDel="00000000" w:rsidP="00000000" w:rsidRDefault="00000000" w:rsidRPr="00000000" w14:paraId="00001AD7">
      <w:pPr>
        <w:rPr/>
      </w:pPr>
      <w:r w:rsidDel="00000000" w:rsidR="00000000" w:rsidRPr="00000000">
        <w:rPr>
          <w:rtl w:val="0"/>
        </w:rPr>
        <w:t xml:space="preserve">        Giá trị hợp lệ: REVENUE | BOOKING | OCCUPANCY | CANCELLATION | REVIEW | TRANSACTION |</w:t>
      </w:r>
    </w:p>
    <w:p w:rsidR="00000000" w:rsidDel="00000000" w:rsidP="00000000" w:rsidRDefault="00000000" w:rsidRPr="00000000" w14:paraId="00001AD8">
      <w:pPr>
        <w:rPr/>
      </w:pPr>
      <w:r w:rsidDel="00000000" w:rsidR="00000000" w:rsidRPr="00000000">
        <w:rPr>
          <w:rtl w:val="0"/>
        </w:rPr>
        <w:t xml:space="preserve">        USER_GROWTH | TOP_WORKSPACE</w:t>
      </w:r>
    </w:p>
    <w:p w:rsidR="00000000" w:rsidDel="00000000" w:rsidP="00000000" w:rsidRDefault="00000000" w:rsidRPr="00000000" w14:paraId="00001AD9">
      <w:pPr>
        <w:rPr/>
      </w:pPr>
      <w:r w:rsidDel="00000000" w:rsidR="00000000" w:rsidRPr="00000000">
        <w:rPr>
          <w:rtl w:val="0"/>
        </w:rPr>
        <w:t xml:space="preserve">    5. export_format                ENUM('CSV','XLSX','PDF')   Null:NO  </w:t>
      </w:r>
    </w:p>
    <w:p w:rsidR="00000000" w:rsidDel="00000000" w:rsidP="00000000" w:rsidRDefault="00000000" w:rsidRPr="00000000" w14:paraId="00001ADA">
      <w:pPr>
        <w:rPr/>
      </w:pPr>
      <w:r w:rsidDel="00000000" w:rsidR="00000000" w:rsidRPr="00000000">
        <w:rPr>
          <w:rtl w:val="0"/>
        </w:rPr>
        <w:t xml:space="preserve">        · Mặc định = 'XLSX'</w:t>
      </w:r>
    </w:p>
    <w:p w:rsidR="00000000" w:rsidDel="00000000" w:rsidP="00000000" w:rsidRDefault="00000000" w:rsidRPr="00000000" w14:paraId="00001ADB">
      <w:pPr>
        <w:rPr/>
      </w:pPr>
      <w:r w:rsidDel="00000000" w:rsidR="00000000" w:rsidRPr="00000000">
        <w:rPr>
          <w:rtl w:val="0"/>
        </w:rPr>
        <w:t xml:space="preserve">        Định dạng tệp kết xuất.</w:t>
      </w:r>
    </w:p>
    <w:p w:rsidR="00000000" w:rsidDel="00000000" w:rsidP="00000000" w:rsidRDefault="00000000" w:rsidRPr="00000000" w14:paraId="00001ADC">
      <w:pPr>
        <w:rPr/>
      </w:pPr>
      <w:r w:rsidDel="00000000" w:rsidR="00000000" w:rsidRPr="00000000">
        <w:rPr>
          <w:rtl w:val="0"/>
        </w:rPr>
        <w:t xml:space="preserve">        Giá trị hợp lệ: CSV | XLSX | PDF</w:t>
      </w:r>
    </w:p>
    <w:p w:rsidR="00000000" w:rsidDel="00000000" w:rsidP="00000000" w:rsidRDefault="00000000" w:rsidRPr="00000000" w14:paraId="00001ADD">
      <w:pPr>
        <w:rPr/>
      </w:pPr>
      <w:r w:rsidDel="00000000" w:rsidR="00000000" w:rsidRPr="00000000">
        <w:rPr>
          <w:rtl w:val="0"/>
        </w:rPr>
        <w:t xml:space="preserve">    6. filter_params                JSON                       Null:YES </w:t>
      </w:r>
    </w:p>
    <w:p w:rsidR="00000000" w:rsidDel="00000000" w:rsidP="00000000" w:rsidRDefault="00000000" w:rsidRPr="00000000" w14:paraId="00001ADE">
      <w:pPr>
        <w:rPr/>
      </w:pPr>
      <w:r w:rsidDel="00000000" w:rsidR="00000000" w:rsidRPr="00000000">
        <w:rPr>
          <w:rtl w:val="0"/>
        </w:rPr>
        <w:t xml:space="preserve">        Bộ tham số lọc của báo cáo, lưu dạng JSON.</w:t>
      </w:r>
    </w:p>
    <w:p w:rsidR="00000000" w:rsidDel="00000000" w:rsidP="00000000" w:rsidRDefault="00000000" w:rsidRPr="00000000" w14:paraId="00001ADF">
      <w:pPr>
        <w:rPr/>
      </w:pPr>
      <w:r w:rsidDel="00000000" w:rsidR="00000000" w:rsidRPr="00000000">
        <w:rPr>
          <w:rtl w:val="0"/>
        </w:rPr>
        <w:t xml:space="preserve">    7. period_from                  DATE                       Null:YES </w:t>
      </w:r>
    </w:p>
    <w:p w:rsidR="00000000" w:rsidDel="00000000" w:rsidP="00000000" w:rsidRDefault="00000000" w:rsidRPr="00000000" w14:paraId="00001AE0">
      <w:pPr>
        <w:rPr/>
      </w:pPr>
      <w:r w:rsidDel="00000000" w:rsidR="00000000" w:rsidRPr="00000000">
        <w:rPr>
          <w:rtl w:val="0"/>
        </w:rPr>
        <w:t xml:space="preserve">        Ngày bắt đầu khoảng dữ liệu được lấy.</w:t>
      </w:r>
    </w:p>
    <w:p w:rsidR="00000000" w:rsidDel="00000000" w:rsidP="00000000" w:rsidRDefault="00000000" w:rsidRPr="00000000" w14:paraId="00001AE1">
      <w:pPr>
        <w:rPr/>
      </w:pPr>
      <w:r w:rsidDel="00000000" w:rsidR="00000000" w:rsidRPr="00000000">
        <w:rPr>
          <w:rtl w:val="0"/>
        </w:rPr>
        <w:t xml:space="preserve">    8. period_to                    DATE                       Null:YES </w:t>
      </w:r>
    </w:p>
    <w:p w:rsidR="00000000" w:rsidDel="00000000" w:rsidP="00000000" w:rsidRDefault="00000000" w:rsidRPr="00000000" w14:paraId="00001AE2">
      <w:pPr>
        <w:rPr/>
      </w:pPr>
      <w:r w:rsidDel="00000000" w:rsidR="00000000" w:rsidRPr="00000000">
        <w:rPr>
          <w:rtl w:val="0"/>
        </w:rPr>
        <w:t xml:space="preserve">        Ngày kết thúc khoảng dữ liệu được lấy.</w:t>
      </w:r>
    </w:p>
    <w:p w:rsidR="00000000" w:rsidDel="00000000" w:rsidP="00000000" w:rsidRDefault="00000000" w:rsidRPr="00000000" w14:paraId="00001AE3">
      <w:pPr>
        <w:rPr/>
      </w:pPr>
      <w:r w:rsidDel="00000000" w:rsidR="00000000" w:rsidRPr="00000000">
        <w:rPr>
          <w:rtl w:val="0"/>
        </w:rPr>
        <w:t xml:space="preserve">    9. status                       ENUM('QUEUED','PROCESSING','READY','FAILED','EXPIRED') Null:NO   [IDX]</w:t>
      </w:r>
    </w:p>
    <w:p w:rsidR="00000000" w:rsidDel="00000000" w:rsidP="00000000" w:rsidRDefault="00000000" w:rsidRPr="00000000" w14:paraId="00001AE4">
      <w:pPr>
        <w:rPr/>
      </w:pPr>
      <w:r w:rsidDel="00000000" w:rsidR="00000000" w:rsidRPr="00000000">
        <w:rPr>
          <w:rtl w:val="0"/>
        </w:rPr>
        <w:t xml:space="preserve">        · Mặc định = 'QUEUED'</w:t>
      </w:r>
    </w:p>
    <w:p w:rsidR="00000000" w:rsidDel="00000000" w:rsidP="00000000" w:rsidRDefault="00000000" w:rsidRPr="00000000" w14:paraId="00001AE5">
      <w:pPr>
        <w:rPr/>
      </w:pPr>
      <w:r w:rsidDel="00000000" w:rsidR="00000000" w:rsidRPr="00000000">
        <w:rPr>
          <w:rtl w:val="0"/>
        </w:rPr>
        <w:t xml:space="preserve">        CR17: xử lý bất đồng bộ.</w:t>
      </w:r>
    </w:p>
    <w:p w:rsidR="00000000" w:rsidDel="00000000" w:rsidP="00000000" w:rsidRDefault="00000000" w:rsidRPr="00000000" w14:paraId="00001AE6">
      <w:pPr>
        <w:rPr/>
      </w:pPr>
      <w:r w:rsidDel="00000000" w:rsidR="00000000" w:rsidRPr="00000000">
        <w:rPr>
          <w:rtl w:val="0"/>
        </w:rPr>
        <w:t xml:space="preserve">        Giá trị hợp lệ: QUEUED | PROCESSING | READY | FAILED | EXPIRED</w:t>
      </w:r>
    </w:p>
    <w:p w:rsidR="00000000" w:rsidDel="00000000" w:rsidP="00000000" w:rsidRDefault="00000000" w:rsidRPr="00000000" w14:paraId="00001AE7">
      <w:pPr>
        <w:rPr/>
      </w:pPr>
      <w:r w:rsidDel="00000000" w:rsidR="00000000" w:rsidRPr="00000000">
        <w:rPr>
          <w:rtl w:val="0"/>
        </w:rPr>
        <w:t xml:space="preserve">   10. file_url                     VARCHAR(512)               Null:YES </w:t>
      </w:r>
    </w:p>
    <w:p w:rsidR="00000000" w:rsidDel="00000000" w:rsidP="00000000" w:rsidRDefault="00000000" w:rsidRPr="00000000" w14:paraId="00001AE8">
      <w:pPr>
        <w:rPr/>
      </w:pPr>
      <w:r w:rsidDel="00000000" w:rsidR="00000000" w:rsidRPr="00000000">
        <w:rPr>
          <w:rtl w:val="0"/>
        </w:rPr>
        <w:t xml:space="preserve">        Đường dẫn file trên Cloudinary (secure_url).</w:t>
      </w:r>
    </w:p>
    <w:p w:rsidR="00000000" w:rsidDel="00000000" w:rsidP="00000000" w:rsidRDefault="00000000" w:rsidRPr="00000000" w14:paraId="00001AE9">
      <w:pPr>
        <w:rPr/>
      </w:pPr>
      <w:r w:rsidDel="00000000" w:rsidR="00000000" w:rsidRPr="00000000">
        <w:rPr>
          <w:rtl w:val="0"/>
        </w:rPr>
        <w:t xml:space="preserve">   11. file_size_bytes              BIGINT UNSIGNED            Null:YES </w:t>
      </w:r>
    </w:p>
    <w:p w:rsidR="00000000" w:rsidDel="00000000" w:rsidP="00000000" w:rsidRDefault="00000000" w:rsidRPr="00000000" w14:paraId="00001AEA">
      <w:pPr>
        <w:rPr/>
      </w:pPr>
      <w:r w:rsidDel="00000000" w:rsidR="00000000" w:rsidRPr="00000000">
        <w:rPr>
          <w:rtl w:val="0"/>
        </w:rPr>
        <w:t xml:space="preserve">        Kích thước file tính bằng byte (BR-37: tối đa 5MB).</w:t>
      </w:r>
    </w:p>
    <w:p w:rsidR="00000000" w:rsidDel="00000000" w:rsidP="00000000" w:rsidRDefault="00000000" w:rsidRPr="00000000" w14:paraId="00001AEB">
      <w:pPr>
        <w:rPr/>
      </w:pPr>
      <w:r w:rsidDel="00000000" w:rsidR="00000000" w:rsidRPr="00000000">
        <w:rPr>
          <w:rtl w:val="0"/>
        </w:rPr>
        <w:t xml:space="preserve">   12. row_count                    INT UNSIGNED               Null:YES </w:t>
      </w:r>
    </w:p>
    <w:p w:rsidR="00000000" w:rsidDel="00000000" w:rsidP="00000000" w:rsidRDefault="00000000" w:rsidRPr="00000000" w14:paraId="00001AEC">
      <w:pPr>
        <w:rPr/>
      </w:pPr>
      <w:r w:rsidDel="00000000" w:rsidR="00000000" w:rsidRPr="00000000">
        <w:rPr>
          <w:rtl w:val="0"/>
        </w:rPr>
        <w:t xml:space="preserve">        Số lượng dòng dữ liệu.</w:t>
      </w:r>
    </w:p>
    <w:p w:rsidR="00000000" w:rsidDel="00000000" w:rsidP="00000000" w:rsidRDefault="00000000" w:rsidRPr="00000000" w14:paraId="00001AED">
      <w:pPr>
        <w:rPr/>
      </w:pPr>
      <w:r w:rsidDel="00000000" w:rsidR="00000000" w:rsidRPr="00000000">
        <w:rPr>
          <w:rtl w:val="0"/>
        </w:rPr>
        <w:t xml:space="preserve">   13. error_message                VARCHAR(500)               Null:YES </w:t>
      </w:r>
    </w:p>
    <w:p w:rsidR="00000000" w:rsidDel="00000000" w:rsidP="00000000" w:rsidRDefault="00000000" w:rsidRPr="00000000" w14:paraId="00001AEE">
      <w:pPr>
        <w:rPr/>
      </w:pPr>
      <w:r w:rsidDel="00000000" w:rsidR="00000000" w:rsidRPr="00000000">
        <w:rPr>
          <w:rtl w:val="0"/>
        </w:rPr>
        <w:t xml:space="preserve">        Nội dung lỗi hiển thị hoặc ghi nhận.</w:t>
      </w:r>
    </w:p>
    <w:p w:rsidR="00000000" w:rsidDel="00000000" w:rsidP="00000000" w:rsidRDefault="00000000" w:rsidRPr="00000000" w14:paraId="00001AEF">
      <w:pPr>
        <w:rPr/>
      </w:pPr>
      <w:r w:rsidDel="00000000" w:rsidR="00000000" w:rsidRPr="00000000">
        <w:rPr>
          <w:rtl w:val="0"/>
        </w:rPr>
        <w:t xml:space="preserve">   14. expires_at                   DATETIME(3)                Null:YES </w:t>
      </w:r>
    </w:p>
    <w:p w:rsidR="00000000" w:rsidDel="00000000" w:rsidP="00000000" w:rsidRDefault="00000000" w:rsidRPr="00000000" w14:paraId="00001AF0">
      <w:pPr>
        <w:rPr/>
      </w:pPr>
      <w:r w:rsidDel="00000000" w:rsidR="00000000" w:rsidRPr="00000000">
        <w:rPr>
          <w:rtl w:val="0"/>
        </w:rPr>
        <w:t xml:space="preserve">        Thời điểm hết hạn.</w:t>
      </w:r>
    </w:p>
    <w:p w:rsidR="00000000" w:rsidDel="00000000" w:rsidP="00000000" w:rsidRDefault="00000000" w:rsidRPr="00000000" w14:paraId="00001AF1">
      <w:pPr>
        <w:rPr/>
      </w:pPr>
      <w:r w:rsidDel="00000000" w:rsidR="00000000" w:rsidRPr="00000000">
        <w:rPr>
          <w:rtl w:val="0"/>
        </w:rPr>
        <w:t xml:space="preserve">   15. requested_at                 DATETIME(3)                Null:NO   [IDX]</w:t>
      </w:r>
    </w:p>
    <w:p w:rsidR="00000000" w:rsidDel="00000000" w:rsidP="00000000" w:rsidRDefault="00000000" w:rsidRPr="00000000" w14:paraId="00001AF2">
      <w:pPr>
        <w:rPr/>
      </w:pPr>
      <w:r w:rsidDel="00000000" w:rsidR="00000000" w:rsidRPr="00000000">
        <w:rPr>
          <w:rtl w:val="0"/>
        </w:rPr>
        <w:t xml:space="preserve">        · Mặc định = CURRENT_TIMESTAMP(3)</w:t>
      </w:r>
    </w:p>
    <w:p w:rsidR="00000000" w:rsidDel="00000000" w:rsidP="00000000" w:rsidRDefault="00000000" w:rsidRPr="00000000" w14:paraId="00001AF3">
      <w:pPr>
        <w:rPr/>
      </w:pPr>
      <w:r w:rsidDel="00000000" w:rsidR="00000000" w:rsidRPr="00000000">
        <w:rPr>
          <w:rtl w:val="0"/>
        </w:rPr>
        <w:t xml:space="preserve">        Mốc thời gian: yêu cầu.</w:t>
      </w:r>
    </w:p>
    <w:p w:rsidR="00000000" w:rsidDel="00000000" w:rsidP="00000000" w:rsidRDefault="00000000" w:rsidRPr="00000000" w14:paraId="00001AF4">
      <w:pPr>
        <w:rPr/>
      </w:pPr>
      <w:r w:rsidDel="00000000" w:rsidR="00000000" w:rsidRPr="00000000">
        <w:rPr>
          <w:rtl w:val="0"/>
        </w:rPr>
        <w:t xml:space="preserve">   16. completed_at                 DATETIME(3)                Null:YES </w:t>
      </w:r>
    </w:p>
    <w:p w:rsidR="00000000" w:rsidDel="00000000" w:rsidP="00000000" w:rsidRDefault="00000000" w:rsidRPr="00000000" w14:paraId="00001AF5">
      <w:pPr>
        <w:rPr/>
      </w:pPr>
      <w:r w:rsidDel="00000000" w:rsidR="00000000" w:rsidRPr="00000000">
        <w:rPr>
          <w:rtl w:val="0"/>
        </w:rPr>
        <w:t xml:space="preserve">        Mốc thời gian: hoàn tất.</w:t>
      </w:r>
    </w:p>
    <w:p w:rsidR="00000000" w:rsidDel="00000000" w:rsidP="00000000" w:rsidRDefault="00000000" w:rsidRPr="00000000" w14:paraId="00001AF6">
      <w:pPr>
        <w:rPr/>
      </w:pPr>
      <w:r w:rsidDel="00000000" w:rsidR="00000000" w:rsidRPr="00000000">
        <w:rPr>
          <w:rtl w:val="0"/>
        </w:rPr>
      </w:r>
    </w:p>
    <w:p w:rsidR="00000000" w:rsidDel="00000000" w:rsidP="00000000" w:rsidRDefault="00000000" w:rsidRPr="00000000" w14:paraId="00001AF7">
      <w:pPr>
        <w:rPr/>
      </w:pPr>
      <w:r w:rsidDel="00000000" w:rsidR="00000000" w:rsidRPr="00000000">
        <w:rPr>
          <w:rtl w:val="0"/>
        </w:rPr>
      </w:r>
    </w:p>
    <w:p w:rsidR="00000000" w:rsidDel="00000000" w:rsidP="00000000" w:rsidRDefault="00000000" w:rsidRPr="00000000" w14:paraId="00001AF8">
      <w:pPr>
        <w:rPr/>
      </w:pPr>
      <w:r w:rsidDel="00000000" w:rsidR="00000000" w:rsidRPr="00000000">
        <w:rPr>
          <w:rtl w:val="0"/>
        </w:rPr>
        <w:t xml:space="preserve">####################################################################################################</w:t>
      </w:r>
    </w:p>
    <w:p w:rsidR="00000000" w:rsidDel="00000000" w:rsidP="00000000" w:rsidRDefault="00000000" w:rsidRPr="00000000" w14:paraId="00001AF9">
      <w:pPr>
        <w:rPr/>
      </w:pPr>
      <w:r w:rsidDel="00000000" w:rsidR="00000000" w:rsidRPr="00000000">
        <w:rPr>
          <w:rtl w:val="0"/>
        </w:rPr>
        <w:t xml:space="preserve">#  MODULE M19 — AI WORKSPACE RECOMMENDATION  (6 UC)</w:t>
      </w:r>
    </w:p>
    <w:p w:rsidR="00000000" w:rsidDel="00000000" w:rsidP="00000000" w:rsidRDefault="00000000" w:rsidRPr="00000000" w14:paraId="00001AFA">
      <w:pPr>
        <w:rPr/>
      </w:pPr>
      <w:r w:rsidDel="00000000" w:rsidR="00000000" w:rsidRPr="00000000">
        <w:rPr>
          <w:rtl w:val="0"/>
        </w:rPr>
        <w:t xml:space="preserve">####################################################################################################</w:t>
      </w:r>
    </w:p>
    <w:p w:rsidR="00000000" w:rsidDel="00000000" w:rsidP="00000000" w:rsidRDefault="00000000" w:rsidRPr="00000000" w14:paraId="00001AFB">
      <w:pPr>
        <w:rPr/>
      </w:pPr>
      <w:r w:rsidDel="00000000" w:rsidR="00000000" w:rsidRPr="00000000">
        <w:rPr>
          <w:rtl w:val="0"/>
        </w:rPr>
      </w:r>
    </w:p>
    <w:p w:rsidR="00000000" w:rsidDel="00000000" w:rsidP="00000000" w:rsidRDefault="00000000" w:rsidRPr="00000000" w14:paraId="00001AFC">
      <w:pPr>
        <w:rPr/>
      </w:pPr>
      <w:r w:rsidDel="00000000" w:rsidR="00000000" w:rsidRPr="00000000">
        <w:rPr>
          <w:rtl w:val="0"/>
        </w:rPr>
        <w:t xml:space="preserve">====================================================================================================</w:t>
      </w:r>
    </w:p>
    <w:p w:rsidR="00000000" w:rsidDel="00000000" w:rsidP="00000000" w:rsidRDefault="00000000" w:rsidRPr="00000000" w14:paraId="00001AFD">
      <w:pPr>
        <w:rPr/>
      </w:pPr>
      <w:r w:rsidDel="00000000" w:rsidR="00000000" w:rsidRPr="00000000">
        <w:rPr>
          <w:rtl w:val="0"/>
        </w:rPr>
        <w:t xml:space="preserve">BẢNG 89/95 :  CUSTOMER_PREFERENCE_PROFILE</w:t>
      </w:r>
    </w:p>
    <w:p w:rsidR="00000000" w:rsidDel="00000000" w:rsidP="00000000" w:rsidRDefault="00000000" w:rsidRPr="00000000" w14:paraId="00001AFE">
      <w:pPr>
        <w:rPr/>
      </w:pPr>
      <w:r w:rsidDel="00000000" w:rsidR="00000000" w:rsidRPr="00000000">
        <w:rPr>
          <w:rtl w:val="0"/>
        </w:rPr>
        <w:t xml:space="preserve">====================================================================================================</w:t>
      </w:r>
    </w:p>
    <w:p w:rsidR="00000000" w:rsidDel="00000000" w:rsidP="00000000" w:rsidRDefault="00000000" w:rsidRPr="00000000" w14:paraId="00001AFF">
      <w:pPr>
        <w:rPr/>
      </w:pPr>
      <w:r w:rsidDel="00000000" w:rsidR="00000000" w:rsidRPr="00000000">
        <w:rPr>
          <w:rtl w:val="0"/>
        </w:rPr>
      </w:r>
    </w:p>
    <w:p w:rsidR="00000000" w:rsidDel="00000000" w:rsidP="00000000" w:rsidRDefault="00000000" w:rsidRPr="00000000" w14:paraId="00001B00">
      <w:pPr>
        <w:rPr/>
      </w:pPr>
      <w:r w:rsidDel="00000000" w:rsidR="00000000" w:rsidRPr="00000000">
        <w:rPr>
          <w:rtl w:val="0"/>
        </w:rPr>
        <w:t xml:space="preserve">Ý NGHĨA: Hồ sơ đặc trưng AI của Customer (M19-UC03/UC04).</w:t>
      </w:r>
    </w:p>
    <w:p w:rsidR="00000000" w:rsidDel="00000000" w:rsidP="00000000" w:rsidRDefault="00000000" w:rsidRPr="00000000" w14:paraId="00001B01">
      <w:pPr>
        <w:rPr/>
      </w:pPr>
      <w:r w:rsidDel="00000000" w:rsidR="00000000" w:rsidRPr="00000000">
        <w:rPr>
          <w:rtl w:val="0"/>
        </w:rPr>
      </w:r>
    </w:p>
    <w:p w:rsidR="00000000" w:rsidDel="00000000" w:rsidP="00000000" w:rsidRDefault="00000000" w:rsidRPr="00000000" w14:paraId="00001B02">
      <w:pPr>
        <w:rPr/>
      </w:pPr>
      <w:r w:rsidDel="00000000" w:rsidR="00000000" w:rsidRPr="00000000">
        <w:rPr>
          <w:rtl w:val="0"/>
        </w:rPr>
        <w:t xml:space="preserve">  Khoá chính : id</w:t>
      </w:r>
    </w:p>
    <w:p w:rsidR="00000000" w:rsidDel="00000000" w:rsidP="00000000" w:rsidRDefault="00000000" w:rsidRPr="00000000" w14:paraId="00001B03">
      <w:pPr>
        <w:rPr/>
      </w:pPr>
      <w:r w:rsidDel="00000000" w:rsidR="00000000" w:rsidRPr="00000000">
        <w:rPr>
          <w:rtl w:val="0"/>
        </w:rPr>
        <w:t xml:space="preserve">  Duy nhất   : uk_cpp_customer (customer_id)</w:t>
      </w:r>
    </w:p>
    <w:p w:rsidR="00000000" w:rsidDel="00000000" w:rsidP="00000000" w:rsidRDefault="00000000" w:rsidRPr="00000000" w14:paraId="00001B04">
      <w:pPr>
        <w:rPr/>
      </w:pPr>
      <w:r w:rsidDel="00000000" w:rsidR="00000000" w:rsidRPr="00000000">
        <w:rPr>
          <w:rtl w:val="0"/>
        </w:rPr>
        <w:t xml:space="preserve">  Tham chiếu tới:</w:t>
      </w:r>
    </w:p>
    <w:p w:rsidR="00000000" w:rsidDel="00000000" w:rsidP="00000000" w:rsidRDefault="00000000" w:rsidRPr="00000000" w14:paraId="00001B05">
      <w:pPr>
        <w:rPr/>
      </w:pPr>
      <w:r w:rsidDel="00000000" w:rsidR="00000000" w:rsidRPr="00000000">
        <w:rPr>
          <w:rtl w:val="0"/>
        </w:rPr>
        <w:t xml:space="preserve">      - customer_id                -&gt; user_account.id   [ON DELETE CASCADE]</w:t>
      </w:r>
    </w:p>
    <w:p w:rsidR="00000000" w:rsidDel="00000000" w:rsidP="00000000" w:rsidRDefault="00000000" w:rsidRPr="00000000" w14:paraId="00001B06">
      <w:pPr>
        <w:rPr/>
      </w:pPr>
      <w:r w:rsidDel="00000000" w:rsidR="00000000" w:rsidRPr="00000000">
        <w:rPr>
          <w:rtl w:val="0"/>
        </w:rPr>
      </w:r>
    </w:p>
    <w:p w:rsidR="00000000" w:rsidDel="00000000" w:rsidP="00000000" w:rsidRDefault="00000000" w:rsidRPr="00000000" w14:paraId="00001B07">
      <w:pPr>
        <w:rPr/>
      </w:pPr>
      <w:r w:rsidDel="00000000" w:rsidR="00000000" w:rsidRPr="00000000">
        <w:rPr>
          <w:rtl w:val="0"/>
        </w:rPr>
        <w:t xml:space="preserve">  DANH SÁCH THUỘC TÍNH</w:t>
      </w:r>
    </w:p>
    <w:p w:rsidR="00000000" w:rsidDel="00000000" w:rsidP="00000000" w:rsidRDefault="00000000" w:rsidRPr="00000000" w14:paraId="00001B08">
      <w:pPr>
        <w:rPr/>
      </w:pPr>
      <w:r w:rsidDel="00000000" w:rsidR="00000000" w:rsidRPr="00000000">
        <w:rPr>
          <w:rtl w:val="0"/>
        </w:rPr>
        <w:t xml:space="preserve">  --------------------------------------------------------------------------------------------------</w:t>
      </w:r>
    </w:p>
    <w:p w:rsidR="00000000" w:rsidDel="00000000" w:rsidP="00000000" w:rsidRDefault="00000000" w:rsidRPr="00000000" w14:paraId="00001B09">
      <w:pPr>
        <w:rPr/>
      </w:pPr>
      <w:r w:rsidDel="00000000" w:rsidR="00000000" w:rsidRPr="00000000">
        <w:rPr>
          <w:rtl w:val="0"/>
        </w:rPr>
        <w:t xml:space="preserve">    1. id                           BIGINT UNSIGNED            Null:NO   [PK]</w:t>
      </w:r>
    </w:p>
    <w:p w:rsidR="00000000" w:rsidDel="00000000" w:rsidP="00000000" w:rsidRDefault="00000000" w:rsidRPr="00000000" w14:paraId="00001B0A">
      <w:pPr>
        <w:rPr/>
      </w:pPr>
      <w:r w:rsidDel="00000000" w:rsidR="00000000" w:rsidRPr="00000000">
        <w:rPr>
          <w:rtl w:val="0"/>
        </w:rPr>
        <w:t xml:space="preserve">        · AUTO_INCREMENT</w:t>
      </w:r>
    </w:p>
    <w:p w:rsidR="00000000" w:rsidDel="00000000" w:rsidP="00000000" w:rsidRDefault="00000000" w:rsidRPr="00000000" w14:paraId="00001B0B">
      <w:pPr>
        <w:rPr/>
      </w:pPr>
      <w:r w:rsidDel="00000000" w:rsidR="00000000" w:rsidRPr="00000000">
        <w:rPr>
          <w:rtl w:val="0"/>
        </w:rPr>
        <w:t xml:space="preserve">        Khoá chính, tự tăng.</w:t>
      </w:r>
    </w:p>
    <w:p w:rsidR="00000000" w:rsidDel="00000000" w:rsidP="00000000" w:rsidRDefault="00000000" w:rsidRPr="00000000" w14:paraId="00001B0C">
      <w:pPr>
        <w:rPr/>
      </w:pPr>
      <w:r w:rsidDel="00000000" w:rsidR="00000000" w:rsidRPr="00000000">
        <w:rPr>
          <w:rtl w:val="0"/>
        </w:rPr>
        <w:t xml:space="preserve">    2. customer_id                  BIGINT UNSIGNED            Null:NO   [FK/UQ]</w:t>
      </w:r>
    </w:p>
    <w:p w:rsidR="00000000" w:rsidDel="00000000" w:rsidP="00000000" w:rsidRDefault="00000000" w:rsidRPr="00000000" w14:paraId="00001B0D">
      <w:pPr>
        <w:rPr/>
      </w:pPr>
      <w:r w:rsidDel="00000000" w:rsidR="00000000" w:rsidRPr="00000000">
        <w:rPr>
          <w:rtl w:val="0"/>
        </w:rPr>
        <w:t xml:space="preserve">        Khoá ngoại tới bảng user_account (Tài khoản đăng nhập).</w:t>
      </w:r>
    </w:p>
    <w:p w:rsidR="00000000" w:rsidDel="00000000" w:rsidP="00000000" w:rsidRDefault="00000000" w:rsidRPr="00000000" w14:paraId="00001B0E">
      <w:pPr>
        <w:rPr/>
      </w:pPr>
      <w:r w:rsidDel="00000000" w:rsidR="00000000" w:rsidRPr="00000000">
        <w:rPr>
          <w:rtl w:val="0"/>
        </w:rPr>
        <w:t xml:space="preserve">    3. preferred_areas              JSON                       Null:YES </w:t>
      </w:r>
    </w:p>
    <w:p w:rsidR="00000000" w:rsidDel="00000000" w:rsidP="00000000" w:rsidRDefault="00000000" w:rsidRPr="00000000" w14:paraId="00001B0F">
      <w:pPr>
        <w:rPr/>
      </w:pPr>
      <w:r w:rsidDel="00000000" w:rsidR="00000000" w:rsidRPr="00000000">
        <w:rPr>
          <w:rtl w:val="0"/>
        </w:rPr>
        <w:t xml:space="preserve">        M19-UC03: đặc trưng suy ra từ preference.</w:t>
      </w:r>
    </w:p>
    <w:p w:rsidR="00000000" w:rsidDel="00000000" w:rsidP="00000000" w:rsidRDefault="00000000" w:rsidRPr="00000000" w14:paraId="00001B10">
      <w:pPr>
        <w:rPr/>
      </w:pPr>
      <w:r w:rsidDel="00000000" w:rsidR="00000000" w:rsidRPr="00000000">
        <w:rPr>
          <w:rtl w:val="0"/>
        </w:rPr>
        <w:t xml:space="preserve">    4. budget_p25                   DECIMAL(15,2)              Null:YES </w:t>
      </w:r>
    </w:p>
    <w:p w:rsidR="00000000" w:rsidDel="00000000" w:rsidP="00000000" w:rsidRDefault="00000000" w:rsidRPr="00000000" w14:paraId="00001B11">
      <w:pPr>
        <w:rPr/>
      </w:pPr>
      <w:r w:rsidDel="00000000" w:rsidR="00000000" w:rsidRPr="00000000">
        <w:rPr>
          <w:rtl w:val="0"/>
        </w:rPr>
        <w:t xml:space="preserve">        Ngân sách ở phân vị 25 phần trăm, suy ra từ lịch sử đặt chỗ.</w:t>
      </w:r>
    </w:p>
    <w:p w:rsidR="00000000" w:rsidDel="00000000" w:rsidP="00000000" w:rsidRDefault="00000000" w:rsidRPr="00000000" w14:paraId="00001B12">
      <w:pPr>
        <w:rPr/>
      </w:pPr>
      <w:r w:rsidDel="00000000" w:rsidR="00000000" w:rsidRPr="00000000">
        <w:rPr>
          <w:rtl w:val="0"/>
        </w:rPr>
        <w:t xml:space="preserve">    5. budget_median                DECIMAL(15,2)              Null:YES </w:t>
      </w:r>
    </w:p>
    <w:p w:rsidR="00000000" w:rsidDel="00000000" w:rsidP="00000000" w:rsidRDefault="00000000" w:rsidRPr="00000000" w14:paraId="00001B13">
      <w:pPr>
        <w:rPr/>
      </w:pPr>
      <w:r w:rsidDel="00000000" w:rsidR="00000000" w:rsidRPr="00000000">
        <w:rPr>
          <w:rtl w:val="0"/>
        </w:rPr>
        <w:t xml:space="preserve">        Ngân sách trung vị, suy ra từ lịch sử đặt chỗ.</w:t>
      </w:r>
    </w:p>
    <w:p w:rsidR="00000000" w:rsidDel="00000000" w:rsidP="00000000" w:rsidRDefault="00000000" w:rsidRPr="00000000" w14:paraId="00001B14">
      <w:pPr>
        <w:rPr/>
      </w:pPr>
      <w:r w:rsidDel="00000000" w:rsidR="00000000" w:rsidRPr="00000000">
        <w:rPr>
          <w:rtl w:val="0"/>
        </w:rPr>
        <w:t xml:space="preserve">    6. budget_p75                   DECIMAL(15,2)              Null:YES </w:t>
      </w:r>
    </w:p>
    <w:p w:rsidR="00000000" w:rsidDel="00000000" w:rsidP="00000000" w:rsidRDefault="00000000" w:rsidRPr="00000000" w14:paraId="00001B15">
      <w:pPr>
        <w:rPr/>
      </w:pPr>
      <w:r w:rsidDel="00000000" w:rsidR="00000000" w:rsidRPr="00000000">
        <w:rPr>
          <w:rtl w:val="0"/>
        </w:rPr>
        <w:t xml:space="preserve">        Ngân sách ở phân vị 75 phần trăm, suy ra từ lịch sử đặt chỗ.</w:t>
      </w:r>
    </w:p>
    <w:p w:rsidR="00000000" w:rsidDel="00000000" w:rsidP="00000000" w:rsidRDefault="00000000" w:rsidRPr="00000000" w14:paraId="00001B16">
      <w:pPr>
        <w:rPr/>
      </w:pPr>
      <w:r w:rsidDel="00000000" w:rsidR="00000000" w:rsidRPr="00000000">
        <w:rPr>
          <w:rtl w:val="0"/>
        </w:rPr>
        <w:t xml:space="preserve">    7. top_seat_types               JSON                       Null:YES </w:t>
      </w:r>
    </w:p>
    <w:p w:rsidR="00000000" w:rsidDel="00000000" w:rsidP="00000000" w:rsidRDefault="00000000" w:rsidRPr="00000000" w14:paraId="00001B17">
      <w:pPr>
        <w:rPr/>
      </w:pPr>
      <w:r w:rsidDel="00000000" w:rsidR="00000000" w:rsidRPr="00000000">
        <w:rPr>
          <w:rtl w:val="0"/>
        </w:rPr>
        <w:t xml:space="preserve">        Các loại chỗ ngồi khách hàng hay chọn nhất, lưu dạng JSON.</w:t>
      </w:r>
    </w:p>
    <w:p w:rsidR="00000000" w:rsidDel="00000000" w:rsidP="00000000" w:rsidRDefault="00000000" w:rsidRPr="00000000" w14:paraId="00001B18">
      <w:pPr>
        <w:rPr/>
      </w:pPr>
      <w:r w:rsidDel="00000000" w:rsidR="00000000" w:rsidRPr="00000000">
        <w:rPr>
          <w:rtl w:val="0"/>
        </w:rPr>
        <w:t xml:space="preserve">    8. top_amenities                JSON                       Null:YES </w:t>
      </w:r>
    </w:p>
    <w:p w:rsidR="00000000" w:rsidDel="00000000" w:rsidP="00000000" w:rsidRDefault="00000000" w:rsidRPr="00000000" w14:paraId="00001B19">
      <w:pPr>
        <w:rPr/>
      </w:pPr>
      <w:r w:rsidDel="00000000" w:rsidR="00000000" w:rsidRPr="00000000">
        <w:rPr>
          <w:rtl w:val="0"/>
        </w:rPr>
        <w:t xml:space="preserve">        Các tiện ích khách hàng quan tâm nhất, lưu dạng JSON.</w:t>
      </w:r>
    </w:p>
    <w:p w:rsidR="00000000" w:rsidDel="00000000" w:rsidP="00000000" w:rsidRDefault="00000000" w:rsidRPr="00000000" w14:paraId="00001B1A">
      <w:pPr>
        <w:rPr/>
      </w:pPr>
      <w:r w:rsidDel="00000000" w:rsidR="00000000" w:rsidRPr="00000000">
        <w:rPr>
          <w:rtl w:val="0"/>
        </w:rPr>
        <w:t xml:space="preserve">    9. preferred_day_mask           TINYINT UNSIGNED           Null:YES </w:t>
      </w:r>
    </w:p>
    <w:p w:rsidR="00000000" w:rsidDel="00000000" w:rsidP="00000000" w:rsidRDefault="00000000" w:rsidRPr="00000000" w14:paraId="00001B1B">
      <w:pPr>
        <w:rPr/>
      </w:pPr>
      <w:r w:rsidDel="00000000" w:rsidR="00000000" w:rsidRPr="00000000">
        <w:rPr>
          <w:rtl w:val="0"/>
        </w:rPr>
        <w:t xml:space="preserve">        M19-UC04: mẫu hình từ lịch sử booking.</w:t>
      </w:r>
    </w:p>
    <w:p w:rsidR="00000000" w:rsidDel="00000000" w:rsidP="00000000" w:rsidRDefault="00000000" w:rsidRPr="00000000" w14:paraId="00001B1C">
      <w:pPr>
        <w:rPr/>
      </w:pPr>
      <w:r w:rsidDel="00000000" w:rsidR="00000000" w:rsidRPr="00000000">
        <w:rPr>
          <w:rtl w:val="0"/>
        </w:rPr>
        <w:t xml:space="preserve">   10. preferred_hour_range         JSON                       Null:YES </w:t>
      </w:r>
    </w:p>
    <w:p w:rsidR="00000000" w:rsidDel="00000000" w:rsidP="00000000" w:rsidRDefault="00000000" w:rsidRPr="00000000" w14:paraId="00001B1D">
      <w:pPr>
        <w:rPr/>
      </w:pPr>
      <w:r w:rsidDel="00000000" w:rsidR="00000000" w:rsidRPr="00000000">
        <w:rPr>
          <w:rtl w:val="0"/>
        </w:rPr>
        <w:t xml:space="preserve">        Khung giờ khách hàng thường đặt, suy ra từ lịch sử.</w:t>
      </w:r>
    </w:p>
    <w:p w:rsidR="00000000" w:rsidDel="00000000" w:rsidP="00000000" w:rsidRDefault="00000000" w:rsidRPr="00000000" w14:paraId="00001B1E">
      <w:pPr>
        <w:rPr/>
      </w:pPr>
      <w:r w:rsidDel="00000000" w:rsidR="00000000" w:rsidRPr="00000000">
        <w:rPr>
          <w:rtl w:val="0"/>
        </w:rPr>
        <w:t xml:space="preserve">   11. booking_frequency            DECIMAL(6,2)               Null:YES </w:t>
      </w:r>
    </w:p>
    <w:p w:rsidR="00000000" w:rsidDel="00000000" w:rsidP="00000000" w:rsidRDefault="00000000" w:rsidRPr="00000000" w14:paraId="00001B1F">
      <w:pPr>
        <w:rPr/>
      </w:pPr>
      <w:r w:rsidDel="00000000" w:rsidR="00000000" w:rsidRPr="00000000">
        <w:rPr>
          <w:rtl w:val="0"/>
        </w:rPr>
        <w:t xml:space="preserve">        Tần suất đặt chỗ trung bình, tính theo số lượt mỗi tháng.</w:t>
      </w:r>
    </w:p>
    <w:p w:rsidR="00000000" w:rsidDel="00000000" w:rsidP="00000000" w:rsidRDefault="00000000" w:rsidRPr="00000000" w14:paraId="00001B20">
      <w:pPr>
        <w:rPr/>
      </w:pPr>
      <w:r w:rsidDel="00000000" w:rsidR="00000000" w:rsidRPr="00000000">
        <w:rPr>
          <w:rtl w:val="0"/>
        </w:rPr>
        <w:t xml:space="preserve">   12. avg_duration_minutes         INT UNSIGNED               Null:YES </w:t>
      </w:r>
    </w:p>
    <w:p w:rsidR="00000000" w:rsidDel="00000000" w:rsidP="00000000" w:rsidRDefault="00000000" w:rsidRPr="00000000" w14:paraId="00001B21">
      <w:pPr>
        <w:rPr/>
      </w:pPr>
      <w:r w:rsidDel="00000000" w:rsidR="00000000" w:rsidRPr="00000000">
        <w:rPr>
          <w:rtl w:val="0"/>
        </w:rPr>
        <w:t xml:space="preserve">        Số phút trung bình thời lượng.</w:t>
      </w:r>
    </w:p>
    <w:p w:rsidR="00000000" w:rsidDel="00000000" w:rsidP="00000000" w:rsidRDefault="00000000" w:rsidRPr="00000000" w14:paraId="00001B22">
      <w:pPr>
        <w:rPr/>
      </w:pPr>
      <w:r w:rsidDel="00000000" w:rsidR="00000000" w:rsidRPr="00000000">
        <w:rPr>
          <w:rtl w:val="0"/>
        </w:rPr>
        <w:t xml:space="preserve">   13. feature_vector               JSON                       Null:YES </w:t>
      </w:r>
    </w:p>
    <w:p w:rsidR="00000000" w:rsidDel="00000000" w:rsidP="00000000" w:rsidRDefault="00000000" w:rsidRPr="00000000" w14:paraId="00001B23">
      <w:pPr>
        <w:rPr/>
      </w:pPr>
      <w:r w:rsidDel="00000000" w:rsidR="00000000" w:rsidRPr="00000000">
        <w:rPr>
          <w:rtl w:val="0"/>
        </w:rPr>
        <w:t xml:space="preserve">        Véc-tơ đặc trưng dùng cho thuật toán gợi ý.</w:t>
      </w:r>
    </w:p>
    <w:p w:rsidR="00000000" w:rsidDel="00000000" w:rsidP="00000000" w:rsidRDefault="00000000" w:rsidRPr="00000000" w14:paraId="00001B24">
      <w:pPr>
        <w:rPr/>
      </w:pPr>
      <w:r w:rsidDel="00000000" w:rsidR="00000000" w:rsidRPr="00000000">
        <w:rPr>
          <w:rtl w:val="0"/>
        </w:rPr>
        <w:t xml:space="preserve">   14. last_computed_at             DATETIME(3)                Null:NO  </w:t>
      </w:r>
    </w:p>
    <w:p w:rsidR="00000000" w:rsidDel="00000000" w:rsidP="00000000" w:rsidRDefault="00000000" w:rsidRPr="00000000" w14:paraId="00001B25">
      <w:pPr>
        <w:rPr/>
      </w:pPr>
      <w:r w:rsidDel="00000000" w:rsidR="00000000" w:rsidRPr="00000000">
        <w:rPr>
          <w:rtl w:val="0"/>
        </w:rPr>
        <w:t xml:space="preserve">        · Mặc định = CURRENT_TIMESTAMP(3)</w:t>
      </w:r>
    </w:p>
    <w:p w:rsidR="00000000" w:rsidDel="00000000" w:rsidP="00000000" w:rsidRDefault="00000000" w:rsidRPr="00000000" w14:paraId="00001B26">
      <w:pPr>
        <w:rPr/>
      </w:pPr>
      <w:r w:rsidDel="00000000" w:rsidR="00000000" w:rsidRPr="00000000">
        <w:rPr>
          <w:rtl w:val="0"/>
        </w:rPr>
        <w:t xml:space="preserve">        Thời điểm hồ sơ đặc trưng được tính lại gần nhất.</w:t>
      </w:r>
    </w:p>
    <w:p w:rsidR="00000000" w:rsidDel="00000000" w:rsidP="00000000" w:rsidRDefault="00000000" w:rsidRPr="00000000" w14:paraId="00001B27">
      <w:pPr>
        <w:rPr/>
      </w:pPr>
      <w:r w:rsidDel="00000000" w:rsidR="00000000" w:rsidRPr="00000000">
        <w:rPr>
          <w:rtl w:val="0"/>
        </w:rPr>
      </w:r>
    </w:p>
    <w:p w:rsidR="00000000" w:rsidDel="00000000" w:rsidP="00000000" w:rsidRDefault="00000000" w:rsidRPr="00000000" w14:paraId="00001B28">
      <w:pPr>
        <w:rPr/>
      </w:pPr>
      <w:r w:rsidDel="00000000" w:rsidR="00000000" w:rsidRPr="00000000">
        <w:rPr>
          <w:rtl w:val="0"/>
        </w:rPr>
      </w:r>
    </w:p>
    <w:p w:rsidR="00000000" w:rsidDel="00000000" w:rsidP="00000000" w:rsidRDefault="00000000" w:rsidRPr="00000000" w14:paraId="00001B29">
      <w:pPr>
        <w:rPr/>
      </w:pPr>
      <w:r w:rsidDel="00000000" w:rsidR="00000000" w:rsidRPr="00000000">
        <w:rPr>
          <w:rtl w:val="0"/>
        </w:rPr>
        <w:t xml:space="preserve">====================================================================================================</w:t>
      </w:r>
    </w:p>
    <w:p w:rsidR="00000000" w:rsidDel="00000000" w:rsidP="00000000" w:rsidRDefault="00000000" w:rsidRPr="00000000" w14:paraId="00001B2A">
      <w:pPr>
        <w:rPr/>
      </w:pPr>
      <w:r w:rsidDel="00000000" w:rsidR="00000000" w:rsidRPr="00000000">
        <w:rPr>
          <w:rtl w:val="0"/>
        </w:rPr>
        <w:t xml:space="preserve">BẢNG 90/95 :  RECOMMENDATION_REQUEST</w:t>
      </w:r>
    </w:p>
    <w:p w:rsidR="00000000" w:rsidDel="00000000" w:rsidP="00000000" w:rsidRDefault="00000000" w:rsidRPr="00000000" w14:paraId="00001B2B">
      <w:pPr>
        <w:rPr/>
      </w:pPr>
      <w:r w:rsidDel="00000000" w:rsidR="00000000" w:rsidRPr="00000000">
        <w:rPr>
          <w:rtl w:val="0"/>
        </w:rPr>
        <w:t xml:space="preserve">====================================================================================================</w:t>
      </w:r>
    </w:p>
    <w:p w:rsidR="00000000" w:rsidDel="00000000" w:rsidP="00000000" w:rsidRDefault="00000000" w:rsidRPr="00000000" w14:paraId="00001B2C">
      <w:pPr>
        <w:rPr/>
      </w:pPr>
      <w:r w:rsidDel="00000000" w:rsidR="00000000" w:rsidRPr="00000000">
        <w:rPr>
          <w:rtl w:val="0"/>
        </w:rPr>
      </w:r>
    </w:p>
    <w:p w:rsidR="00000000" w:rsidDel="00000000" w:rsidP="00000000" w:rsidRDefault="00000000" w:rsidRPr="00000000" w14:paraId="00001B2D">
      <w:pPr>
        <w:rPr/>
      </w:pPr>
      <w:r w:rsidDel="00000000" w:rsidR="00000000" w:rsidRPr="00000000">
        <w:rPr>
          <w:rtl w:val="0"/>
        </w:rPr>
        <w:t xml:space="preserve">Ý NGHĨA: Lượt gọi gợi ý AI (M19-UC01/UC02).</w:t>
      </w:r>
    </w:p>
    <w:p w:rsidR="00000000" w:rsidDel="00000000" w:rsidP="00000000" w:rsidRDefault="00000000" w:rsidRPr="00000000" w14:paraId="00001B2E">
      <w:pPr>
        <w:rPr/>
      </w:pPr>
      <w:r w:rsidDel="00000000" w:rsidR="00000000" w:rsidRPr="00000000">
        <w:rPr>
          <w:rtl w:val="0"/>
        </w:rPr>
      </w:r>
    </w:p>
    <w:p w:rsidR="00000000" w:rsidDel="00000000" w:rsidP="00000000" w:rsidRDefault="00000000" w:rsidRPr="00000000" w14:paraId="00001B2F">
      <w:pPr>
        <w:rPr/>
      </w:pPr>
      <w:r w:rsidDel="00000000" w:rsidR="00000000" w:rsidRPr="00000000">
        <w:rPr>
          <w:rtl w:val="0"/>
        </w:rPr>
        <w:t xml:space="preserve">  Khoá chính : id</w:t>
      </w:r>
    </w:p>
    <w:p w:rsidR="00000000" w:rsidDel="00000000" w:rsidP="00000000" w:rsidRDefault="00000000" w:rsidRPr="00000000" w14:paraId="00001B30">
      <w:pPr>
        <w:rPr/>
      </w:pPr>
      <w:r w:rsidDel="00000000" w:rsidR="00000000" w:rsidRPr="00000000">
        <w:rPr>
          <w:rtl w:val="0"/>
        </w:rPr>
        <w:t xml:space="preserve">  Tham chiếu tới:</w:t>
      </w:r>
    </w:p>
    <w:p w:rsidR="00000000" w:rsidDel="00000000" w:rsidP="00000000" w:rsidRDefault="00000000" w:rsidRPr="00000000" w14:paraId="00001B31">
      <w:pPr>
        <w:rPr/>
      </w:pPr>
      <w:r w:rsidDel="00000000" w:rsidR="00000000" w:rsidRPr="00000000">
        <w:rPr>
          <w:rtl w:val="0"/>
        </w:rPr>
        <w:t xml:space="preserve">      - customer_id                -&gt; user_account.id   [ON DELETE SET NULL]</w:t>
      </w:r>
    </w:p>
    <w:p w:rsidR="00000000" w:rsidDel="00000000" w:rsidP="00000000" w:rsidRDefault="00000000" w:rsidRPr="00000000" w14:paraId="00001B32">
      <w:pPr>
        <w:rPr/>
      </w:pPr>
      <w:r w:rsidDel="00000000" w:rsidR="00000000" w:rsidRPr="00000000">
        <w:rPr>
          <w:rtl w:val="0"/>
        </w:rPr>
        <w:t xml:space="preserve">      - seed_workspace_id          -&gt; workspace.id   [ON DELETE SET NULL]</w:t>
      </w:r>
    </w:p>
    <w:p w:rsidR="00000000" w:rsidDel="00000000" w:rsidP="00000000" w:rsidRDefault="00000000" w:rsidRPr="00000000" w14:paraId="00001B33">
      <w:pPr>
        <w:rPr/>
      </w:pPr>
      <w:r w:rsidDel="00000000" w:rsidR="00000000" w:rsidRPr="00000000">
        <w:rPr>
          <w:rtl w:val="0"/>
        </w:rPr>
        <w:t xml:space="preserve">  Được tham chiếu bởi: recommendation_event.request_id, recommendation_result.request_id</w:t>
      </w:r>
    </w:p>
    <w:p w:rsidR="00000000" w:rsidDel="00000000" w:rsidP="00000000" w:rsidRDefault="00000000" w:rsidRPr="00000000" w14:paraId="00001B34">
      <w:pPr>
        <w:rPr/>
      </w:pPr>
      <w:r w:rsidDel="00000000" w:rsidR="00000000" w:rsidRPr="00000000">
        <w:rPr>
          <w:rtl w:val="0"/>
        </w:rPr>
      </w:r>
    </w:p>
    <w:p w:rsidR="00000000" w:rsidDel="00000000" w:rsidP="00000000" w:rsidRDefault="00000000" w:rsidRPr="00000000" w14:paraId="00001B35">
      <w:pPr>
        <w:rPr/>
      </w:pPr>
      <w:r w:rsidDel="00000000" w:rsidR="00000000" w:rsidRPr="00000000">
        <w:rPr>
          <w:rtl w:val="0"/>
        </w:rPr>
        <w:t xml:space="preserve">  DANH SÁCH THUỘC TÍNH</w:t>
      </w:r>
    </w:p>
    <w:p w:rsidR="00000000" w:rsidDel="00000000" w:rsidP="00000000" w:rsidRDefault="00000000" w:rsidRPr="00000000" w14:paraId="00001B36">
      <w:pPr>
        <w:rPr/>
      </w:pPr>
      <w:r w:rsidDel="00000000" w:rsidR="00000000" w:rsidRPr="00000000">
        <w:rPr>
          <w:rtl w:val="0"/>
        </w:rPr>
        <w:t xml:space="preserve">  --------------------------------------------------------------------------------------------------</w:t>
      </w:r>
    </w:p>
    <w:p w:rsidR="00000000" w:rsidDel="00000000" w:rsidP="00000000" w:rsidRDefault="00000000" w:rsidRPr="00000000" w14:paraId="00001B37">
      <w:pPr>
        <w:rPr/>
      </w:pPr>
      <w:r w:rsidDel="00000000" w:rsidR="00000000" w:rsidRPr="00000000">
        <w:rPr>
          <w:rtl w:val="0"/>
        </w:rPr>
        <w:t xml:space="preserve">    1. id                           BIGINT UNSIGNED            Null:NO   [PK]</w:t>
      </w:r>
    </w:p>
    <w:p w:rsidR="00000000" w:rsidDel="00000000" w:rsidP="00000000" w:rsidRDefault="00000000" w:rsidRPr="00000000" w14:paraId="00001B38">
      <w:pPr>
        <w:rPr/>
      </w:pPr>
      <w:r w:rsidDel="00000000" w:rsidR="00000000" w:rsidRPr="00000000">
        <w:rPr>
          <w:rtl w:val="0"/>
        </w:rPr>
        <w:t xml:space="preserve">        · AUTO_INCREMENT</w:t>
      </w:r>
    </w:p>
    <w:p w:rsidR="00000000" w:rsidDel="00000000" w:rsidP="00000000" w:rsidRDefault="00000000" w:rsidRPr="00000000" w14:paraId="00001B39">
      <w:pPr>
        <w:rPr/>
      </w:pPr>
      <w:r w:rsidDel="00000000" w:rsidR="00000000" w:rsidRPr="00000000">
        <w:rPr>
          <w:rtl w:val="0"/>
        </w:rPr>
        <w:t xml:space="preserve">        Khoá chính, tự tăng.</w:t>
      </w:r>
    </w:p>
    <w:p w:rsidR="00000000" w:rsidDel="00000000" w:rsidP="00000000" w:rsidRDefault="00000000" w:rsidRPr="00000000" w14:paraId="00001B3A">
      <w:pPr>
        <w:rPr/>
      </w:pPr>
      <w:r w:rsidDel="00000000" w:rsidR="00000000" w:rsidRPr="00000000">
        <w:rPr>
          <w:rtl w:val="0"/>
        </w:rPr>
        <w:t xml:space="preserve">    2. customer_id                  BIGINT UNSIGNED            Null:YES  [FK/IDX]</w:t>
      </w:r>
    </w:p>
    <w:p w:rsidR="00000000" w:rsidDel="00000000" w:rsidP="00000000" w:rsidRDefault="00000000" w:rsidRPr="00000000" w14:paraId="00001B3B">
      <w:pPr>
        <w:rPr/>
      </w:pPr>
      <w:r w:rsidDel="00000000" w:rsidR="00000000" w:rsidRPr="00000000">
        <w:rPr>
          <w:rtl w:val="0"/>
        </w:rPr>
        <w:t xml:space="preserve">        Khoá ngoại tới bảng user_account (Tài khoản đăng nhập). Có thể bỏ trống.</w:t>
      </w:r>
    </w:p>
    <w:p w:rsidR="00000000" w:rsidDel="00000000" w:rsidP="00000000" w:rsidRDefault="00000000" w:rsidRPr="00000000" w14:paraId="00001B3C">
      <w:pPr>
        <w:rPr/>
      </w:pPr>
      <w:r w:rsidDel="00000000" w:rsidR="00000000" w:rsidRPr="00000000">
        <w:rPr>
          <w:rtl w:val="0"/>
        </w:rPr>
        <w:t xml:space="preserve">    3. request_type                 ENUM('PERSONALIZED','SIMILAR_WORKSPACE') Null:NO  </w:t>
      </w:r>
    </w:p>
    <w:p w:rsidR="00000000" w:rsidDel="00000000" w:rsidP="00000000" w:rsidRDefault="00000000" w:rsidRPr="00000000" w14:paraId="00001B3D">
      <w:pPr>
        <w:rPr/>
      </w:pPr>
      <w:r w:rsidDel="00000000" w:rsidR="00000000" w:rsidRPr="00000000">
        <w:rPr>
          <w:rtl w:val="0"/>
        </w:rPr>
        <w:t xml:space="preserve">        Phân loại yêu cầu.</w:t>
      </w:r>
    </w:p>
    <w:p w:rsidR="00000000" w:rsidDel="00000000" w:rsidP="00000000" w:rsidRDefault="00000000" w:rsidRPr="00000000" w14:paraId="00001B3E">
      <w:pPr>
        <w:rPr/>
      </w:pPr>
      <w:r w:rsidDel="00000000" w:rsidR="00000000" w:rsidRPr="00000000">
        <w:rPr>
          <w:rtl w:val="0"/>
        </w:rPr>
        <w:t xml:space="preserve">        Giá trị hợp lệ: PERSONALIZED | SIMILAR_WORKSPACE</w:t>
      </w:r>
    </w:p>
    <w:p w:rsidR="00000000" w:rsidDel="00000000" w:rsidP="00000000" w:rsidRDefault="00000000" w:rsidRPr="00000000" w14:paraId="00001B3F">
      <w:pPr>
        <w:rPr/>
      </w:pPr>
      <w:r w:rsidDel="00000000" w:rsidR="00000000" w:rsidRPr="00000000">
        <w:rPr>
          <w:rtl w:val="0"/>
        </w:rPr>
        <w:t xml:space="preserve">    4. seed_workspace_id            BIGINT UNSIGNED            Null:YES  [FK]</w:t>
      </w:r>
    </w:p>
    <w:p w:rsidR="00000000" w:rsidDel="00000000" w:rsidP="00000000" w:rsidRDefault="00000000" w:rsidRPr="00000000" w14:paraId="00001B40">
      <w:pPr>
        <w:rPr/>
      </w:pPr>
      <w:r w:rsidDel="00000000" w:rsidR="00000000" w:rsidRPr="00000000">
        <w:rPr>
          <w:rtl w:val="0"/>
        </w:rPr>
        <w:t xml:space="preserve">        Workspace được dùng làm gốc để tìm các workspace tương tự (M19-UC02).</w:t>
      </w:r>
    </w:p>
    <w:p w:rsidR="00000000" w:rsidDel="00000000" w:rsidP="00000000" w:rsidRDefault="00000000" w:rsidRPr="00000000" w14:paraId="00001B41">
      <w:pPr>
        <w:rPr/>
      </w:pPr>
      <w:r w:rsidDel="00000000" w:rsidR="00000000" w:rsidRPr="00000000">
        <w:rPr>
          <w:rtl w:val="0"/>
        </w:rPr>
        <w:t xml:space="preserve">    5. context_json                 JSON                       Null:YES </w:t>
      </w:r>
    </w:p>
    <w:p w:rsidR="00000000" w:rsidDel="00000000" w:rsidP="00000000" w:rsidRDefault="00000000" w:rsidRPr="00000000" w14:paraId="00001B42">
      <w:pPr>
        <w:rPr/>
      </w:pPr>
      <w:r w:rsidDel="00000000" w:rsidR="00000000" w:rsidRPr="00000000">
        <w:rPr>
          <w:rtl w:val="0"/>
        </w:rPr>
        <w:t xml:space="preserve">        Bộ lọc cứng: vị trí, thời gian, còn chỗ (BR-27)</w:t>
      </w:r>
    </w:p>
    <w:p w:rsidR="00000000" w:rsidDel="00000000" w:rsidP="00000000" w:rsidRDefault="00000000" w:rsidRPr="00000000" w14:paraId="00001B43">
      <w:pPr>
        <w:rPr/>
      </w:pPr>
      <w:r w:rsidDel="00000000" w:rsidR="00000000" w:rsidRPr="00000000">
        <w:rPr>
          <w:rtl w:val="0"/>
        </w:rPr>
        <w:t xml:space="preserve">    6. algorithm_version            VARCHAR(30)                Null:YES </w:t>
      </w:r>
    </w:p>
    <w:p w:rsidR="00000000" w:rsidDel="00000000" w:rsidP="00000000" w:rsidRDefault="00000000" w:rsidRPr="00000000" w14:paraId="00001B44">
      <w:pPr>
        <w:rPr/>
      </w:pPr>
      <w:r w:rsidDel="00000000" w:rsidR="00000000" w:rsidRPr="00000000">
        <w:rPr>
          <w:rtl w:val="0"/>
        </w:rPr>
        <w:t xml:space="preserve">        Phiên bản thuật toán đã sinh ra kết quả này, dùng để so sánh hiệu quả.</w:t>
      </w:r>
    </w:p>
    <w:p w:rsidR="00000000" w:rsidDel="00000000" w:rsidP="00000000" w:rsidRDefault="00000000" w:rsidRPr="00000000" w14:paraId="00001B45">
      <w:pPr>
        <w:rPr/>
      </w:pPr>
      <w:r w:rsidDel="00000000" w:rsidR="00000000" w:rsidRPr="00000000">
        <w:rPr>
          <w:rtl w:val="0"/>
        </w:rPr>
        <w:t xml:space="preserve">    7. result_count                 SMALLINT UNSIGNED          Null:NO  </w:t>
      </w:r>
    </w:p>
    <w:p w:rsidR="00000000" w:rsidDel="00000000" w:rsidP="00000000" w:rsidRDefault="00000000" w:rsidRPr="00000000" w14:paraId="00001B46">
      <w:pPr>
        <w:rPr/>
      </w:pPr>
      <w:r w:rsidDel="00000000" w:rsidR="00000000" w:rsidRPr="00000000">
        <w:rPr>
          <w:rtl w:val="0"/>
        </w:rPr>
        <w:t xml:space="preserve">        · Mặc định = 0</w:t>
      </w:r>
    </w:p>
    <w:p w:rsidR="00000000" w:rsidDel="00000000" w:rsidP="00000000" w:rsidRDefault="00000000" w:rsidRPr="00000000" w14:paraId="00001B47">
      <w:pPr>
        <w:rPr/>
      </w:pPr>
      <w:r w:rsidDel="00000000" w:rsidR="00000000" w:rsidRPr="00000000">
        <w:rPr>
          <w:rtl w:val="0"/>
        </w:rPr>
        <w:t xml:space="preserve">        Số lượng kết quả.</w:t>
      </w:r>
    </w:p>
    <w:p w:rsidR="00000000" w:rsidDel="00000000" w:rsidP="00000000" w:rsidRDefault="00000000" w:rsidRPr="00000000" w14:paraId="00001B48">
      <w:pPr>
        <w:rPr/>
      </w:pPr>
      <w:r w:rsidDel="00000000" w:rsidR="00000000" w:rsidRPr="00000000">
        <w:rPr>
          <w:rtl w:val="0"/>
        </w:rPr>
        <w:t xml:space="preserve">    8. latency_ms                   INT UNSIGNED               Null:YES </w:t>
      </w:r>
    </w:p>
    <w:p w:rsidR="00000000" w:rsidDel="00000000" w:rsidP="00000000" w:rsidRDefault="00000000" w:rsidRPr="00000000" w14:paraId="00001B49">
      <w:pPr>
        <w:rPr/>
      </w:pPr>
      <w:r w:rsidDel="00000000" w:rsidR="00000000" w:rsidRPr="00000000">
        <w:rPr>
          <w:rtl w:val="0"/>
        </w:rPr>
        <w:t xml:space="preserve">        Thời gian sinh gợi ý, tính bằng mili-giây.</w:t>
      </w:r>
    </w:p>
    <w:p w:rsidR="00000000" w:rsidDel="00000000" w:rsidP="00000000" w:rsidRDefault="00000000" w:rsidRPr="00000000" w14:paraId="00001B4A">
      <w:pPr>
        <w:rPr/>
      </w:pPr>
      <w:r w:rsidDel="00000000" w:rsidR="00000000" w:rsidRPr="00000000">
        <w:rPr>
          <w:rtl w:val="0"/>
        </w:rPr>
        <w:t xml:space="preserve">    9. created_at                   DATETIME(3)                Null:NO   [IDX]</w:t>
      </w:r>
    </w:p>
    <w:p w:rsidR="00000000" w:rsidDel="00000000" w:rsidP="00000000" w:rsidRDefault="00000000" w:rsidRPr="00000000" w14:paraId="00001B4B">
      <w:pPr>
        <w:rPr/>
      </w:pPr>
      <w:r w:rsidDel="00000000" w:rsidR="00000000" w:rsidRPr="00000000">
        <w:rPr>
          <w:rtl w:val="0"/>
        </w:rPr>
        <w:t xml:space="preserve">        · Mặc định = CURRENT_TIMESTAMP(3)</w:t>
      </w:r>
    </w:p>
    <w:p w:rsidR="00000000" w:rsidDel="00000000" w:rsidP="00000000" w:rsidRDefault="00000000" w:rsidRPr="00000000" w14:paraId="00001B4C">
      <w:pPr>
        <w:rPr/>
      </w:pPr>
      <w:r w:rsidDel="00000000" w:rsidR="00000000" w:rsidRPr="00000000">
        <w:rPr>
          <w:rtl w:val="0"/>
        </w:rPr>
        <w:t xml:space="preserve">        Thời điểm bản ghi được tạo.</w:t>
      </w:r>
    </w:p>
    <w:p w:rsidR="00000000" w:rsidDel="00000000" w:rsidP="00000000" w:rsidRDefault="00000000" w:rsidRPr="00000000" w14:paraId="00001B4D">
      <w:pPr>
        <w:rPr/>
      </w:pPr>
      <w:r w:rsidDel="00000000" w:rsidR="00000000" w:rsidRPr="00000000">
        <w:rPr>
          <w:rtl w:val="0"/>
        </w:rPr>
      </w:r>
    </w:p>
    <w:p w:rsidR="00000000" w:rsidDel="00000000" w:rsidP="00000000" w:rsidRDefault="00000000" w:rsidRPr="00000000" w14:paraId="00001B4E">
      <w:pPr>
        <w:rPr/>
      </w:pPr>
      <w:r w:rsidDel="00000000" w:rsidR="00000000" w:rsidRPr="00000000">
        <w:rPr>
          <w:rtl w:val="0"/>
        </w:rPr>
      </w:r>
    </w:p>
    <w:p w:rsidR="00000000" w:rsidDel="00000000" w:rsidP="00000000" w:rsidRDefault="00000000" w:rsidRPr="00000000" w14:paraId="00001B4F">
      <w:pPr>
        <w:rPr/>
      </w:pPr>
      <w:r w:rsidDel="00000000" w:rsidR="00000000" w:rsidRPr="00000000">
        <w:rPr>
          <w:rtl w:val="0"/>
        </w:rPr>
        <w:t xml:space="preserve">====================================================================================================</w:t>
      </w:r>
    </w:p>
    <w:p w:rsidR="00000000" w:rsidDel="00000000" w:rsidP="00000000" w:rsidRDefault="00000000" w:rsidRPr="00000000" w14:paraId="00001B50">
      <w:pPr>
        <w:rPr/>
      </w:pPr>
      <w:r w:rsidDel="00000000" w:rsidR="00000000" w:rsidRPr="00000000">
        <w:rPr>
          <w:rtl w:val="0"/>
        </w:rPr>
        <w:t xml:space="preserve">BẢNG 91/95 :  RECOMMENDATION_RESULT</w:t>
      </w:r>
    </w:p>
    <w:p w:rsidR="00000000" w:rsidDel="00000000" w:rsidP="00000000" w:rsidRDefault="00000000" w:rsidRPr="00000000" w14:paraId="00001B51">
      <w:pPr>
        <w:rPr/>
      </w:pPr>
      <w:r w:rsidDel="00000000" w:rsidR="00000000" w:rsidRPr="00000000">
        <w:rPr>
          <w:rtl w:val="0"/>
        </w:rPr>
        <w:t xml:space="preserve">====================================================================================================</w:t>
      </w:r>
    </w:p>
    <w:p w:rsidR="00000000" w:rsidDel="00000000" w:rsidP="00000000" w:rsidRDefault="00000000" w:rsidRPr="00000000" w14:paraId="00001B52">
      <w:pPr>
        <w:rPr/>
      </w:pPr>
      <w:r w:rsidDel="00000000" w:rsidR="00000000" w:rsidRPr="00000000">
        <w:rPr>
          <w:rtl w:val="0"/>
        </w:rPr>
      </w:r>
    </w:p>
    <w:p w:rsidR="00000000" w:rsidDel="00000000" w:rsidP="00000000" w:rsidRDefault="00000000" w:rsidRPr="00000000" w14:paraId="00001B53">
      <w:pPr>
        <w:rPr/>
      </w:pPr>
      <w:r w:rsidDel="00000000" w:rsidR="00000000" w:rsidRPr="00000000">
        <w:rPr>
          <w:rtl w:val="0"/>
        </w:rPr>
        <w:t xml:space="preserve">Ý NGHĨA: Danh sách workspace được gợi ý kèm điểm số.</w:t>
      </w:r>
    </w:p>
    <w:p w:rsidR="00000000" w:rsidDel="00000000" w:rsidP="00000000" w:rsidRDefault="00000000" w:rsidRPr="00000000" w14:paraId="00001B54">
      <w:pPr>
        <w:rPr/>
      </w:pPr>
      <w:r w:rsidDel="00000000" w:rsidR="00000000" w:rsidRPr="00000000">
        <w:rPr>
          <w:rtl w:val="0"/>
        </w:rPr>
      </w:r>
    </w:p>
    <w:p w:rsidR="00000000" w:rsidDel="00000000" w:rsidP="00000000" w:rsidRDefault="00000000" w:rsidRPr="00000000" w14:paraId="00001B55">
      <w:pPr>
        <w:rPr/>
      </w:pPr>
      <w:r w:rsidDel="00000000" w:rsidR="00000000" w:rsidRPr="00000000">
        <w:rPr>
          <w:rtl w:val="0"/>
        </w:rPr>
        <w:t xml:space="preserve">  Khoá chính : id</w:t>
      </w:r>
    </w:p>
    <w:p w:rsidR="00000000" w:rsidDel="00000000" w:rsidP="00000000" w:rsidRDefault="00000000" w:rsidRPr="00000000" w14:paraId="00001B56">
      <w:pPr>
        <w:rPr/>
      </w:pPr>
      <w:r w:rsidDel="00000000" w:rsidR="00000000" w:rsidRPr="00000000">
        <w:rPr>
          <w:rtl w:val="0"/>
        </w:rPr>
        <w:t xml:space="preserve">  Duy nhất   : uk_rres_request_ws (request_id, workspace_id)</w:t>
      </w:r>
    </w:p>
    <w:p w:rsidR="00000000" w:rsidDel="00000000" w:rsidP="00000000" w:rsidRDefault="00000000" w:rsidRPr="00000000" w14:paraId="00001B57">
      <w:pPr>
        <w:rPr/>
      </w:pPr>
      <w:r w:rsidDel="00000000" w:rsidR="00000000" w:rsidRPr="00000000">
        <w:rPr>
          <w:rtl w:val="0"/>
        </w:rPr>
        <w:t xml:space="preserve">  Tham chiếu tới:</w:t>
      </w:r>
    </w:p>
    <w:p w:rsidR="00000000" w:rsidDel="00000000" w:rsidP="00000000" w:rsidRDefault="00000000" w:rsidRPr="00000000" w14:paraId="00001B58">
      <w:pPr>
        <w:rPr/>
      </w:pPr>
      <w:r w:rsidDel="00000000" w:rsidR="00000000" w:rsidRPr="00000000">
        <w:rPr>
          <w:rtl w:val="0"/>
        </w:rPr>
        <w:t xml:space="preserve">      - request_id                 -&gt; recommendation_request.id   [ON DELETE CASCADE]</w:t>
      </w:r>
    </w:p>
    <w:p w:rsidR="00000000" w:rsidDel="00000000" w:rsidP="00000000" w:rsidRDefault="00000000" w:rsidRPr="00000000" w14:paraId="00001B59">
      <w:pPr>
        <w:rPr/>
      </w:pPr>
      <w:r w:rsidDel="00000000" w:rsidR="00000000" w:rsidRPr="00000000">
        <w:rPr>
          <w:rtl w:val="0"/>
        </w:rPr>
        <w:t xml:space="preserve">      - workspace_id               -&gt; workspace.id   [ON DELETE CASCADE]</w:t>
      </w:r>
    </w:p>
    <w:p w:rsidR="00000000" w:rsidDel="00000000" w:rsidP="00000000" w:rsidRDefault="00000000" w:rsidRPr="00000000" w14:paraId="00001B5A">
      <w:pPr>
        <w:rPr/>
      </w:pPr>
      <w:r w:rsidDel="00000000" w:rsidR="00000000" w:rsidRPr="00000000">
        <w:rPr>
          <w:rtl w:val="0"/>
        </w:rPr>
        <w:t xml:space="preserve">  Được tham chiếu bởi: recommendation_event.result_id</w:t>
      </w:r>
    </w:p>
    <w:p w:rsidR="00000000" w:rsidDel="00000000" w:rsidP="00000000" w:rsidRDefault="00000000" w:rsidRPr="00000000" w14:paraId="00001B5B">
      <w:pPr>
        <w:rPr/>
      </w:pPr>
      <w:r w:rsidDel="00000000" w:rsidR="00000000" w:rsidRPr="00000000">
        <w:rPr>
          <w:rtl w:val="0"/>
        </w:rPr>
      </w:r>
    </w:p>
    <w:p w:rsidR="00000000" w:rsidDel="00000000" w:rsidP="00000000" w:rsidRDefault="00000000" w:rsidRPr="00000000" w14:paraId="00001B5C">
      <w:pPr>
        <w:rPr/>
      </w:pPr>
      <w:r w:rsidDel="00000000" w:rsidR="00000000" w:rsidRPr="00000000">
        <w:rPr>
          <w:rtl w:val="0"/>
        </w:rPr>
        <w:t xml:space="preserve">  DANH SÁCH THUỘC TÍNH</w:t>
      </w:r>
    </w:p>
    <w:p w:rsidR="00000000" w:rsidDel="00000000" w:rsidP="00000000" w:rsidRDefault="00000000" w:rsidRPr="00000000" w14:paraId="00001B5D">
      <w:pPr>
        <w:rPr/>
      </w:pPr>
      <w:r w:rsidDel="00000000" w:rsidR="00000000" w:rsidRPr="00000000">
        <w:rPr>
          <w:rtl w:val="0"/>
        </w:rPr>
        <w:t xml:space="preserve">  --------------------------------------------------------------------------------------------------</w:t>
      </w:r>
    </w:p>
    <w:p w:rsidR="00000000" w:rsidDel="00000000" w:rsidP="00000000" w:rsidRDefault="00000000" w:rsidRPr="00000000" w14:paraId="00001B5E">
      <w:pPr>
        <w:rPr/>
      </w:pPr>
      <w:r w:rsidDel="00000000" w:rsidR="00000000" w:rsidRPr="00000000">
        <w:rPr>
          <w:rtl w:val="0"/>
        </w:rPr>
        <w:t xml:space="preserve">    1. id                           BIGINT UNSIGNED            Null:NO   [PK]</w:t>
      </w:r>
    </w:p>
    <w:p w:rsidR="00000000" w:rsidDel="00000000" w:rsidP="00000000" w:rsidRDefault="00000000" w:rsidRPr="00000000" w14:paraId="00001B5F">
      <w:pPr>
        <w:rPr/>
      </w:pPr>
      <w:r w:rsidDel="00000000" w:rsidR="00000000" w:rsidRPr="00000000">
        <w:rPr>
          <w:rtl w:val="0"/>
        </w:rPr>
        <w:t xml:space="preserve">        · AUTO_INCREMENT</w:t>
      </w:r>
    </w:p>
    <w:p w:rsidR="00000000" w:rsidDel="00000000" w:rsidP="00000000" w:rsidRDefault="00000000" w:rsidRPr="00000000" w14:paraId="00001B60">
      <w:pPr>
        <w:rPr/>
      </w:pPr>
      <w:r w:rsidDel="00000000" w:rsidR="00000000" w:rsidRPr="00000000">
        <w:rPr>
          <w:rtl w:val="0"/>
        </w:rPr>
        <w:t xml:space="preserve">        Khoá chính, tự tăng.</w:t>
      </w:r>
    </w:p>
    <w:p w:rsidR="00000000" w:rsidDel="00000000" w:rsidP="00000000" w:rsidRDefault="00000000" w:rsidRPr="00000000" w14:paraId="00001B61">
      <w:pPr>
        <w:rPr/>
      </w:pPr>
      <w:r w:rsidDel="00000000" w:rsidR="00000000" w:rsidRPr="00000000">
        <w:rPr>
          <w:rtl w:val="0"/>
        </w:rPr>
        <w:t xml:space="preserve">    2. request_id                   BIGINT UNSIGNED            Null:NO   [FK/UQ/IDX]</w:t>
      </w:r>
    </w:p>
    <w:p w:rsidR="00000000" w:rsidDel="00000000" w:rsidP="00000000" w:rsidRDefault="00000000" w:rsidRPr="00000000" w14:paraId="00001B62">
      <w:pPr>
        <w:rPr/>
      </w:pPr>
      <w:r w:rsidDel="00000000" w:rsidR="00000000" w:rsidRPr="00000000">
        <w:rPr>
          <w:rtl w:val="0"/>
        </w:rPr>
        <w:t xml:space="preserve">        Khoá ngoại tới bảng recommendation_request (Lượt gọi gợi ý AI).</w:t>
      </w:r>
    </w:p>
    <w:p w:rsidR="00000000" w:rsidDel="00000000" w:rsidP="00000000" w:rsidRDefault="00000000" w:rsidRPr="00000000" w14:paraId="00001B63">
      <w:pPr>
        <w:rPr/>
      </w:pPr>
      <w:r w:rsidDel="00000000" w:rsidR="00000000" w:rsidRPr="00000000">
        <w:rPr>
          <w:rtl w:val="0"/>
        </w:rPr>
        <w:t xml:space="preserve">    3. workspace_id                 BIGINT UNSIGNED            Null:NO   [FK/UQ]</w:t>
      </w:r>
    </w:p>
    <w:p w:rsidR="00000000" w:rsidDel="00000000" w:rsidP="00000000" w:rsidRDefault="00000000" w:rsidRPr="00000000" w14:paraId="00001B64">
      <w:pPr>
        <w:rPr/>
      </w:pPr>
      <w:r w:rsidDel="00000000" w:rsidR="00000000" w:rsidRPr="00000000">
        <w:rPr>
          <w:rtl w:val="0"/>
        </w:rPr>
        <w:t xml:space="preserve">        Khoá ngoại tới bảng workspace (Không gian làm việc).</w:t>
      </w:r>
    </w:p>
    <w:p w:rsidR="00000000" w:rsidDel="00000000" w:rsidP="00000000" w:rsidRDefault="00000000" w:rsidRPr="00000000" w14:paraId="00001B65">
      <w:pPr>
        <w:rPr/>
      </w:pPr>
      <w:r w:rsidDel="00000000" w:rsidR="00000000" w:rsidRPr="00000000">
        <w:rPr>
          <w:rtl w:val="0"/>
        </w:rPr>
        <w:t xml:space="preserve">    4. rank_position                SMALLINT UNSIGNED          Null:NO   [IDX]</w:t>
      </w:r>
    </w:p>
    <w:p w:rsidR="00000000" w:rsidDel="00000000" w:rsidP="00000000" w:rsidRDefault="00000000" w:rsidRPr="00000000" w14:paraId="00001B66">
      <w:pPr>
        <w:rPr/>
      </w:pPr>
      <w:r w:rsidDel="00000000" w:rsidR="00000000" w:rsidRPr="00000000">
        <w:rPr>
          <w:rtl w:val="0"/>
        </w:rPr>
        <w:t xml:space="preserve">        Thứ hạng của workspace trong danh sách gợi ý, 1 là cao nhất.</w:t>
      </w:r>
    </w:p>
    <w:p w:rsidR="00000000" w:rsidDel="00000000" w:rsidP="00000000" w:rsidRDefault="00000000" w:rsidRPr="00000000" w14:paraId="00001B67">
      <w:pPr>
        <w:rPr/>
      </w:pPr>
      <w:r w:rsidDel="00000000" w:rsidR="00000000" w:rsidRPr="00000000">
        <w:rPr>
          <w:rtl w:val="0"/>
        </w:rPr>
        <w:t xml:space="preserve">    5. score                        DECIMAL(7,4)               Null:NO  </w:t>
      </w:r>
    </w:p>
    <w:p w:rsidR="00000000" w:rsidDel="00000000" w:rsidP="00000000" w:rsidRDefault="00000000" w:rsidRPr="00000000" w14:paraId="00001B68">
      <w:pPr>
        <w:rPr/>
      </w:pPr>
      <w:r w:rsidDel="00000000" w:rsidR="00000000" w:rsidRPr="00000000">
        <w:rPr>
          <w:rtl w:val="0"/>
        </w:rPr>
        <w:t xml:space="preserve">        Điểm số tổng hợp do thuật toán chấm cho workspace, càng cao càng phù hợp (M19-UC05).</w:t>
      </w:r>
    </w:p>
    <w:p w:rsidR="00000000" w:rsidDel="00000000" w:rsidP="00000000" w:rsidRDefault="00000000" w:rsidRPr="00000000" w14:paraId="00001B69">
      <w:pPr>
        <w:rPr/>
      </w:pPr>
      <w:r w:rsidDel="00000000" w:rsidR="00000000" w:rsidRPr="00000000">
        <w:rPr>
          <w:rtl w:val="0"/>
        </w:rPr>
        <w:t xml:space="preserve">    6. score_breakdown              JSON                       Null:YES </w:t>
      </w:r>
    </w:p>
    <w:p w:rsidR="00000000" w:rsidDel="00000000" w:rsidP="00000000" w:rsidRDefault="00000000" w:rsidRPr="00000000" w14:paraId="00001B6A">
      <w:pPr>
        <w:rPr/>
      </w:pPr>
      <w:r w:rsidDel="00000000" w:rsidR="00000000" w:rsidRPr="00000000">
        <w:rPr>
          <w:rtl w:val="0"/>
        </w:rPr>
        <w:t xml:space="preserve">        Location_fit, budget_fit, amenity_fit, rating, history.</w:t>
      </w:r>
    </w:p>
    <w:p w:rsidR="00000000" w:rsidDel="00000000" w:rsidP="00000000" w:rsidRDefault="00000000" w:rsidRPr="00000000" w14:paraId="00001B6B">
      <w:pPr>
        <w:rPr/>
      </w:pPr>
      <w:r w:rsidDel="00000000" w:rsidR="00000000" w:rsidRPr="00000000">
        <w:rPr>
          <w:rtl w:val="0"/>
        </w:rPr>
        <w:t xml:space="preserve">    7. reason_text                  VARCHAR(500)               Null:YES </w:t>
      </w:r>
    </w:p>
    <w:p w:rsidR="00000000" w:rsidDel="00000000" w:rsidP="00000000" w:rsidRDefault="00000000" w:rsidRPr="00000000" w14:paraId="00001B6C">
      <w:pPr>
        <w:rPr/>
      </w:pPr>
      <w:r w:rsidDel="00000000" w:rsidR="00000000" w:rsidRPr="00000000">
        <w:rPr>
          <w:rtl w:val="0"/>
        </w:rPr>
        <w:t xml:space="preserve">        Lời giải thích ngắn vì sao workspace này được gợi ý.</w:t>
      </w:r>
    </w:p>
    <w:p w:rsidR="00000000" w:rsidDel="00000000" w:rsidP="00000000" w:rsidRDefault="00000000" w:rsidRPr="00000000" w14:paraId="00001B6D">
      <w:pPr>
        <w:rPr/>
      </w:pPr>
      <w:r w:rsidDel="00000000" w:rsidR="00000000" w:rsidRPr="00000000">
        <w:rPr>
          <w:rtl w:val="0"/>
        </w:rPr>
      </w:r>
    </w:p>
    <w:p w:rsidR="00000000" w:rsidDel="00000000" w:rsidP="00000000" w:rsidRDefault="00000000" w:rsidRPr="00000000" w14:paraId="00001B6E">
      <w:pPr>
        <w:rPr/>
      </w:pPr>
      <w:r w:rsidDel="00000000" w:rsidR="00000000" w:rsidRPr="00000000">
        <w:rPr>
          <w:rtl w:val="0"/>
        </w:rPr>
      </w:r>
    </w:p>
    <w:p w:rsidR="00000000" w:rsidDel="00000000" w:rsidP="00000000" w:rsidRDefault="00000000" w:rsidRPr="00000000" w14:paraId="00001B6F">
      <w:pPr>
        <w:rPr/>
      </w:pPr>
      <w:r w:rsidDel="00000000" w:rsidR="00000000" w:rsidRPr="00000000">
        <w:rPr>
          <w:rtl w:val="0"/>
        </w:rPr>
        <w:t xml:space="preserve">====================================================================================================</w:t>
      </w:r>
    </w:p>
    <w:p w:rsidR="00000000" w:rsidDel="00000000" w:rsidP="00000000" w:rsidRDefault="00000000" w:rsidRPr="00000000" w14:paraId="00001B70">
      <w:pPr>
        <w:rPr/>
      </w:pPr>
      <w:r w:rsidDel="00000000" w:rsidR="00000000" w:rsidRPr="00000000">
        <w:rPr>
          <w:rtl w:val="0"/>
        </w:rPr>
        <w:t xml:space="preserve">BẢNG 92/95 :  RECOMMENDATION_EVENT</w:t>
      </w:r>
    </w:p>
    <w:p w:rsidR="00000000" w:rsidDel="00000000" w:rsidP="00000000" w:rsidRDefault="00000000" w:rsidRPr="00000000" w14:paraId="00001B71">
      <w:pPr>
        <w:rPr/>
      </w:pPr>
      <w:r w:rsidDel="00000000" w:rsidR="00000000" w:rsidRPr="00000000">
        <w:rPr>
          <w:rtl w:val="0"/>
        </w:rPr>
        <w:t xml:space="preserve">====================================================================================================</w:t>
      </w:r>
    </w:p>
    <w:p w:rsidR="00000000" w:rsidDel="00000000" w:rsidP="00000000" w:rsidRDefault="00000000" w:rsidRPr="00000000" w14:paraId="00001B72">
      <w:pPr>
        <w:rPr/>
      </w:pPr>
      <w:r w:rsidDel="00000000" w:rsidR="00000000" w:rsidRPr="00000000">
        <w:rPr>
          <w:rtl w:val="0"/>
        </w:rPr>
      </w:r>
    </w:p>
    <w:p w:rsidR="00000000" w:rsidDel="00000000" w:rsidP="00000000" w:rsidRDefault="00000000" w:rsidRPr="00000000" w14:paraId="00001B73">
      <w:pPr>
        <w:rPr/>
      </w:pPr>
      <w:r w:rsidDel="00000000" w:rsidR="00000000" w:rsidRPr="00000000">
        <w:rPr>
          <w:rtl w:val="0"/>
        </w:rPr>
        <w:t xml:space="preserve">Ý NGHĨA: Sự kiện đo hiệu quả gợi ý - CTR/CVR (M19-UC06).</w:t>
      </w:r>
    </w:p>
    <w:p w:rsidR="00000000" w:rsidDel="00000000" w:rsidP="00000000" w:rsidRDefault="00000000" w:rsidRPr="00000000" w14:paraId="00001B74">
      <w:pPr>
        <w:rPr/>
      </w:pPr>
      <w:r w:rsidDel="00000000" w:rsidR="00000000" w:rsidRPr="00000000">
        <w:rPr>
          <w:rtl w:val="0"/>
        </w:rPr>
      </w:r>
    </w:p>
    <w:p w:rsidR="00000000" w:rsidDel="00000000" w:rsidP="00000000" w:rsidRDefault="00000000" w:rsidRPr="00000000" w14:paraId="00001B75">
      <w:pPr>
        <w:rPr/>
      </w:pPr>
      <w:r w:rsidDel="00000000" w:rsidR="00000000" w:rsidRPr="00000000">
        <w:rPr>
          <w:rtl w:val="0"/>
        </w:rPr>
        <w:t xml:space="preserve">  Khoá chính : id</w:t>
      </w:r>
    </w:p>
    <w:p w:rsidR="00000000" w:rsidDel="00000000" w:rsidP="00000000" w:rsidRDefault="00000000" w:rsidRPr="00000000" w14:paraId="00001B76">
      <w:pPr>
        <w:rPr/>
      </w:pPr>
      <w:r w:rsidDel="00000000" w:rsidR="00000000" w:rsidRPr="00000000">
        <w:rPr>
          <w:rtl w:val="0"/>
        </w:rPr>
        <w:t xml:space="preserve">  Tham chiếu tới:</w:t>
      </w:r>
    </w:p>
    <w:p w:rsidR="00000000" w:rsidDel="00000000" w:rsidP="00000000" w:rsidRDefault="00000000" w:rsidRPr="00000000" w14:paraId="00001B77">
      <w:pPr>
        <w:rPr/>
      </w:pPr>
      <w:r w:rsidDel="00000000" w:rsidR="00000000" w:rsidRPr="00000000">
        <w:rPr>
          <w:rtl w:val="0"/>
        </w:rPr>
        <w:t xml:space="preserve">      - result_id                  -&gt; recommendation_result.id   [ON DELETE CASCADE]</w:t>
      </w:r>
    </w:p>
    <w:p w:rsidR="00000000" w:rsidDel="00000000" w:rsidP="00000000" w:rsidRDefault="00000000" w:rsidRPr="00000000" w14:paraId="00001B78">
      <w:pPr>
        <w:rPr/>
      </w:pPr>
      <w:r w:rsidDel="00000000" w:rsidR="00000000" w:rsidRPr="00000000">
        <w:rPr>
          <w:rtl w:val="0"/>
        </w:rPr>
        <w:t xml:space="preserve">      - request_id                 -&gt; recommendation_request.id   [ON DELETE CASCADE]</w:t>
      </w:r>
    </w:p>
    <w:p w:rsidR="00000000" w:rsidDel="00000000" w:rsidP="00000000" w:rsidRDefault="00000000" w:rsidRPr="00000000" w14:paraId="00001B79">
      <w:pPr>
        <w:rPr/>
      </w:pPr>
      <w:r w:rsidDel="00000000" w:rsidR="00000000" w:rsidRPr="00000000">
        <w:rPr>
          <w:rtl w:val="0"/>
        </w:rPr>
      </w:r>
    </w:p>
    <w:p w:rsidR="00000000" w:rsidDel="00000000" w:rsidP="00000000" w:rsidRDefault="00000000" w:rsidRPr="00000000" w14:paraId="00001B7A">
      <w:pPr>
        <w:rPr/>
      </w:pPr>
      <w:r w:rsidDel="00000000" w:rsidR="00000000" w:rsidRPr="00000000">
        <w:rPr>
          <w:rtl w:val="0"/>
        </w:rPr>
        <w:t xml:space="preserve">  DANH SÁCH THUỘC TÍNH</w:t>
      </w:r>
    </w:p>
    <w:p w:rsidR="00000000" w:rsidDel="00000000" w:rsidP="00000000" w:rsidRDefault="00000000" w:rsidRPr="00000000" w14:paraId="00001B7B">
      <w:pPr>
        <w:rPr/>
      </w:pPr>
      <w:r w:rsidDel="00000000" w:rsidR="00000000" w:rsidRPr="00000000">
        <w:rPr>
          <w:rtl w:val="0"/>
        </w:rPr>
        <w:t xml:space="preserve">  --------------------------------------------------------------------------------------------------</w:t>
      </w:r>
    </w:p>
    <w:p w:rsidR="00000000" w:rsidDel="00000000" w:rsidP="00000000" w:rsidRDefault="00000000" w:rsidRPr="00000000" w14:paraId="00001B7C">
      <w:pPr>
        <w:rPr/>
      </w:pPr>
      <w:r w:rsidDel="00000000" w:rsidR="00000000" w:rsidRPr="00000000">
        <w:rPr>
          <w:rtl w:val="0"/>
        </w:rPr>
        <w:t xml:space="preserve">    1. id                           BIGINT UNSIGNED            Null:NO   [PK]</w:t>
      </w:r>
    </w:p>
    <w:p w:rsidR="00000000" w:rsidDel="00000000" w:rsidP="00000000" w:rsidRDefault="00000000" w:rsidRPr="00000000" w14:paraId="00001B7D">
      <w:pPr>
        <w:rPr/>
      </w:pPr>
      <w:r w:rsidDel="00000000" w:rsidR="00000000" w:rsidRPr="00000000">
        <w:rPr>
          <w:rtl w:val="0"/>
        </w:rPr>
        <w:t xml:space="preserve">        · AUTO_INCREMENT</w:t>
      </w:r>
    </w:p>
    <w:p w:rsidR="00000000" w:rsidDel="00000000" w:rsidP="00000000" w:rsidRDefault="00000000" w:rsidRPr="00000000" w14:paraId="00001B7E">
      <w:pPr>
        <w:rPr/>
      </w:pPr>
      <w:r w:rsidDel="00000000" w:rsidR="00000000" w:rsidRPr="00000000">
        <w:rPr>
          <w:rtl w:val="0"/>
        </w:rPr>
        <w:t xml:space="preserve">        Khoá chính, tự tăng.</w:t>
      </w:r>
    </w:p>
    <w:p w:rsidR="00000000" w:rsidDel="00000000" w:rsidP="00000000" w:rsidRDefault="00000000" w:rsidRPr="00000000" w14:paraId="00001B7F">
      <w:pPr>
        <w:rPr/>
      </w:pPr>
      <w:r w:rsidDel="00000000" w:rsidR="00000000" w:rsidRPr="00000000">
        <w:rPr>
          <w:rtl w:val="0"/>
        </w:rPr>
        <w:t xml:space="preserve">    2. result_id                    BIGINT UNSIGNED            Null:YES  [FK]</w:t>
      </w:r>
    </w:p>
    <w:p w:rsidR="00000000" w:rsidDel="00000000" w:rsidP="00000000" w:rsidRDefault="00000000" w:rsidRPr="00000000" w14:paraId="00001B80">
      <w:pPr>
        <w:rPr/>
      </w:pPr>
      <w:r w:rsidDel="00000000" w:rsidR="00000000" w:rsidRPr="00000000">
        <w:rPr>
          <w:rtl w:val="0"/>
        </w:rPr>
        <w:t xml:space="preserve">        Khoá ngoại tới bảng recommendation_result (Danh sách workspace được gợi ý kèm điểm số). Có</w:t>
      </w:r>
    </w:p>
    <w:p w:rsidR="00000000" w:rsidDel="00000000" w:rsidP="00000000" w:rsidRDefault="00000000" w:rsidRPr="00000000" w14:paraId="00001B81">
      <w:pPr>
        <w:rPr/>
      </w:pPr>
      <w:r w:rsidDel="00000000" w:rsidR="00000000" w:rsidRPr="00000000">
        <w:rPr>
          <w:rtl w:val="0"/>
        </w:rPr>
        <w:t xml:space="preserve">        thể bỏ trống.</w:t>
      </w:r>
    </w:p>
    <w:p w:rsidR="00000000" w:rsidDel="00000000" w:rsidP="00000000" w:rsidRDefault="00000000" w:rsidRPr="00000000" w14:paraId="00001B82">
      <w:pPr>
        <w:rPr/>
      </w:pPr>
      <w:r w:rsidDel="00000000" w:rsidR="00000000" w:rsidRPr="00000000">
        <w:rPr>
          <w:rtl w:val="0"/>
        </w:rPr>
        <w:t xml:space="preserve">    3. request_id                   BIGINT UNSIGNED            Null:NO   [FK/IDX]</w:t>
      </w:r>
    </w:p>
    <w:p w:rsidR="00000000" w:rsidDel="00000000" w:rsidP="00000000" w:rsidRDefault="00000000" w:rsidRPr="00000000" w14:paraId="00001B83">
      <w:pPr>
        <w:rPr/>
      </w:pPr>
      <w:r w:rsidDel="00000000" w:rsidR="00000000" w:rsidRPr="00000000">
        <w:rPr>
          <w:rtl w:val="0"/>
        </w:rPr>
        <w:t xml:space="preserve">        Khoá ngoại tới bảng recommendation_request (Lượt gọi gợi ý AI).</w:t>
      </w:r>
    </w:p>
    <w:p w:rsidR="00000000" w:rsidDel="00000000" w:rsidP="00000000" w:rsidRDefault="00000000" w:rsidRPr="00000000" w14:paraId="00001B84">
      <w:pPr>
        <w:rPr/>
      </w:pPr>
      <w:r w:rsidDel="00000000" w:rsidR="00000000" w:rsidRPr="00000000">
        <w:rPr>
          <w:rtl w:val="0"/>
        </w:rPr>
        <w:t xml:space="preserve">    4. customer_id                  BIGINT UNSIGNED            Null:YES </w:t>
      </w:r>
    </w:p>
    <w:p w:rsidR="00000000" w:rsidDel="00000000" w:rsidP="00000000" w:rsidRDefault="00000000" w:rsidRPr="00000000" w14:paraId="00001B85">
      <w:pPr>
        <w:rPr/>
      </w:pPr>
      <w:r w:rsidDel="00000000" w:rsidR="00000000" w:rsidRPr="00000000">
        <w:rPr>
          <w:rtl w:val="0"/>
        </w:rPr>
        <w:t xml:space="preserve">        Định danh khách hàng.</w:t>
      </w:r>
    </w:p>
    <w:p w:rsidR="00000000" w:rsidDel="00000000" w:rsidP="00000000" w:rsidRDefault="00000000" w:rsidRPr="00000000" w14:paraId="00001B86">
      <w:pPr>
        <w:rPr/>
      </w:pPr>
      <w:r w:rsidDel="00000000" w:rsidR="00000000" w:rsidRPr="00000000">
        <w:rPr>
          <w:rtl w:val="0"/>
        </w:rPr>
        <w:t xml:space="preserve">    5. workspace_id                 BIGINT UNSIGNED            Null:NO  </w:t>
      </w:r>
    </w:p>
    <w:p w:rsidR="00000000" w:rsidDel="00000000" w:rsidP="00000000" w:rsidRDefault="00000000" w:rsidRPr="00000000" w14:paraId="00001B87">
      <w:pPr>
        <w:rPr/>
      </w:pPr>
      <w:r w:rsidDel="00000000" w:rsidR="00000000" w:rsidRPr="00000000">
        <w:rPr>
          <w:rtl w:val="0"/>
        </w:rPr>
        <w:t xml:space="preserve">        Định danh không gian làm việc.</w:t>
      </w:r>
    </w:p>
    <w:p w:rsidR="00000000" w:rsidDel="00000000" w:rsidP="00000000" w:rsidRDefault="00000000" w:rsidRPr="00000000" w14:paraId="00001B88">
      <w:pPr>
        <w:rPr/>
      </w:pPr>
      <w:r w:rsidDel="00000000" w:rsidR="00000000" w:rsidRPr="00000000">
        <w:rPr>
          <w:rtl w:val="0"/>
        </w:rPr>
        <w:t xml:space="preserve">    6. event_type                   ENUM('IMPRESSION','CLICK','FAVORITE','BOOKING','DISMISS') Null:NO   [IDX]</w:t>
      </w:r>
    </w:p>
    <w:p w:rsidR="00000000" w:rsidDel="00000000" w:rsidP="00000000" w:rsidRDefault="00000000" w:rsidRPr="00000000" w14:paraId="00001B89">
      <w:pPr>
        <w:rPr/>
      </w:pPr>
      <w:r w:rsidDel="00000000" w:rsidR="00000000" w:rsidRPr="00000000">
        <w:rPr>
          <w:rtl w:val="0"/>
        </w:rPr>
        <w:t xml:space="preserve">        Phân loại sự kiện.</w:t>
      </w:r>
    </w:p>
    <w:p w:rsidR="00000000" w:rsidDel="00000000" w:rsidP="00000000" w:rsidRDefault="00000000" w:rsidRPr="00000000" w14:paraId="00001B8A">
      <w:pPr>
        <w:rPr/>
      </w:pPr>
      <w:r w:rsidDel="00000000" w:rsidR="00000000" w:rsidRPr="00000000">
        <w:rPr>
          <w:rtl w:val="0"/>
        </w:rPr>
        <w:t xml:space="preserve">        Giá trị hợp lệ: IMPRESSION | CLICK | FAVORITE | BOOKING | DISMISS</w:t>
      </w:r>
    </w:p>
    <w:p w:rsidR="00000000" w:rsidDel="00000000" w:rsidP="00000000" w:rsidRDefault="00000000" w:rsidRPr="00000000" w14:paraId="00001B8B">
      <w:pPr>
        <w:rPr/>
      </w:pPr>
      <w:r w:rsidDel="00000000" w:rsidR="00000000" w:rsidRPr="00000000">
        <w:rPr>
          <w:rtl w:val="0"/>
        </w:rPr>
        <w:t xml:space="preserve">    7. booking_id                   BIGINT UNSIGNED            Null:YES </w:t>
      </w:r>
    </w:p>
    <w:p w:rsidR="00000000" w:rsidDel="00000000" w:rsidP="00000000" w:rsidRDefault="00000000" w:rsidRPr="00000000" w14:paraId="00001B8C">
      <w:pPr>
        <w:rPr/>
      </w:pPr>
      <w:r w:rsidDel="00000000" w:rsidR="00000000" w:rsidRPr="00000000">
        <w:rPr>
          <w:rtl w:val="0"/>
        </w:rPr>
        <w:t xml:space="preserve">        Định danh đơn đặt chỗ.</w:t>
      </w:r>
    </w:p>
    <w:p w:rsidR="00000000" w:rsidDel="00000000" w:rsidP="00000000" w:rsidRDefault="00000000" w:rsidRPr="00000000" w14:paraId="00001B8D">
      <w:pPr>
        <w:rPr/>
      </w:pPr>
      <w:r w:rsidDel="00000000" w:rsidR="00000000" w:rsidRPr="00000000">
        <w:rPr>
          <w:rtl w:val="0"/>
        </w:rPr>
        <w:t xml:space="preserve">    8. occurred_at                  DATETIME(3)                Null:NO   [IDX]</w:t>
      </w:r>
    </w:p>
    <w:p w:rsidR="00000000" w:rsidDel="00000000" w:rsidP="00000000" w:rsidRDefault="00000000" w:rsidRPr="00000000" w14:paraId="00001B8E">
      <w:pPr>
        <w:rPr/>
      </w:pPr>
      <w:r w:rsidDel="00000000" w:rsidR="00000000" w:rsidRPr="00000000">
        <w:rPr>
          <w:rtl w:val="0"/>
        </w:rPr>
        <w:t xml:space="preserve">        · Mặc định = CURRENT_TIMESTAMP(3)</w:t>
      </w:r>
    </w:p>
    <w:p w:rsidR="00000000" w:rsidDel="00000000" w:rsidP="00000000" w:rsidRDefault="00000000" w:rsidRPr="00000000" w14:paraId="00001B8F">
      <w:pPr>
        <w:rPr/>
      </w:pPr>
      <w:r w:rsidDel="00000000" w:rsidR="00000000" w:rsidRPr="00000000">
        <w:rPr>
          <w:rtl w:val="0"/>
        </w:rPr>
        <w:t xml:space="preserve">        Thời điểm sự kiện xảy ra.</w:t>
      </w:r>
    </w:p>
    <w:p w:rsidR="00000000" w:rsidDel="00000000" w:rsidP="00000000" w:rsidRDefault="00000000" w:rsidRPr="00000000" w14:paraId="00001B90">
      <w:pPr>
        <w:rPr/>
      </w:pPr>
      <w:r w:rsidDel="00000000" w:rsidR="00000000" w:rsidRPr="00000000">
        <w:rPr>
          <w:rtl w:val="0"/>
        </w:rPr>
      </w:r>
    </w:p>
    <w:p w:rsidR="00000000" w:rsidDel="00000000" w:rsidP="00000000" w:rsidRDefault="00000000" w:rsidRPr="00000000" w14:paraId="00001B91">
      <w:pPr>
        <w:rPr/>
      </w:pPr>
      <w:r w:rsidDel="00000000" w:rsidR="00000000" w:rsidRPr="00000000">
        <w:rPr>
          <w:rtl w:val="0"/>
        </w:rPr>
      </w:r>
    </w:p>
    <w:p w:rsidR="00000000" w:rsidDel="00000000" w:rsidP="00000000" w:rsidRDefault="00000000" w:rsidRPr="00000000" w14:paraId="00001B92">
      <w:pPr>
        <w:rPr/>
      </w:pPr>
      <w:r w:rsidDel="00000000" w:rsidR="00000000" w:rsidRPr="00000000">
        <w:rPr>
          <w:rtl w:val="0"/>
        </w:rPr>
        <w:t xml:space="preserve">====================================================================================================</w:t>
      </w:r>
    </w:p>
    <w:p w:rsidR="00000000" w:rsidDel="00000000" w:rsidP="00000000" w:rsidRDefault="00000000" w:rsidRPr="00000000" w14:paraId="00001B93">
      <w:pPr>
        <w:rPr/>
      </w:pPr>
      <w:r w:rsidDel="00000000" w:rsidR="00000000" w:rsidRPr="00000000">
        <w:rPr>
          <w:rtl w:val="0"/>
        </w:rPr>
        <w:t xml:space="preserve">BẢNG 93/95 :  WORKSPACE_SIMILARITY</w:t>
      </w:r>
    </w:p>
    <w:p w:rsidR="00000000" w:rsidDel="00000000" w:rsidP="00000000" w:rsidRDefault="00000000" w:rsidRPr="00000000" w14:paraId="00001B94">
      <w:pPr>
        <w:rPr/>
      </w:pPr>
      <w:r w:rsidDel="00000000" w:rsidR="00000000" w:rsidRPr="00000000">
        <w:rPr>
          <w:rtl w:val="0"/>
        </w:rPr>
        <w:t xml:space="preserve">====================================================================================================</w:t>
      </w:r>
    </w:p>
    <w:p w:rsidR="00000000" w:rsidDel="00000000" w:rsidP="00000000" w:rsidRDefault="00000000" w:rsidRPr="00000000" w14:paraId="00001B95">
      <w:pPr>
        <w:rPr/>
      </w:pPr>
      <w:r w:rsidDel="00000000" w:rsidR="00000000" w:rsidRPr="00000000">
        <w:rPr>
          <w:rtl w:val="0"/>
        </w:rPr>
      </w:r>
    </w:p>
    <w:p w:rsidR="00000000" w:rsidDel="00000000" w:rsidP="00000000" w:rsidRDefault="00000000" w:rsidRPr="00000000" w14:paraId="00001B96">
      <w:pPr>
        <w:rPr/>
      </w:pPr>
      <w:r w:rsidDel="00000000" w:rsidR="00000000" w:rsidRPr="00000000">
        <w:rPr>
          <w:rtl w:val="0"/>
        </w:rPr>
        <w:t xml:space="preserve">Ý NGHĨA: Ma trận workspace tương tự (M19-UC02).</w:t>
      </w:r>
    </w:p>
    <w:p w:rsidR="00000000" w:rsidDel="00000000" w:rsidP="00000000" w:rsidRDefault="00000000" w:rsidRPr="00000000" w14:paraId="00001B97">
      <w:pPr>
        <w:rPr/>
      </w:pPr>
      <w:r w:rsidDel="00000000" w:rsidR="00000000" w:rsidRPr="00000000">
        <w:rPr>
          <w:rtl w:val="0"/>
        </w:rPr>
      </w:r>
    </w:p>
    <w:p w:rsidR="00000000" w:rsidDel="00000000" w:rsidP="00000000" w:rsidRDefault="00000000" w:rsidRPr="00000000" w14:paraId="00001B98">
      <w:pPr>
        <w:rPr/>
      </w:pPr>
      <w:r w:rsidDel="00000000" w:rsidR="00000000" w:rsidRPr="00000000">
        <w:rPr>
          <w:rtl w:val="0"/>
        </w:rPr>
        <w:t xml:space="preserve">  Khoá chính : workspace_id, similar_workspace_id</w:t>
      </w:r>
    </w:p>
    <w:p w:rsidR="00000000" w:rsidDel="00000000" w:rsidP="00000000" w:rsidRDefault="00000000" w:rsidRPr="00000000" w14:paraId="00001B99">
      <w:pPr>
        <w:rPr/>
      </w:pPr>
      <w:r w:rsidDel="00000000" w:rsidR="00000000" w:rsidRPr="00000000">
        <w:rPr>
          <w:rtl w:val="0"/>
        </w:rPr>
        <w:t xml:space="preserve">  Tham chiếu tới:</w:t>
      </w:r>
    </w:p>
    <w:p w:rsidR="00000000" w:rsidDel="00000000" w:rsidP="00000000" w:rsidRDefault="00000000" w:rsidRPr="00000000" w14:paraId="00001B9A">
      <w:pPr>
        <w:rPr/>
      </w:pPr>
      <w:r w:rsidDel="00000000" w:rsidR="00000000" w:rsidRPr="00000000">
        <w:rPr>
          <w:rtl w:val="0"/>
        </w:rPr>
        <w:t xml:space="preserve">      - workspace_id               -&gt; workspace.id   [ON DELETE CASCADE]</w:t>
      </w:r>
    </w:p>
    <w:p w:rsidR="00000000" w:rsidDel="00000000" w:rsidP="00000000" w:rsidRDefault="00000000" w:rsidRPr="00000000" w14:paraId="00001B9B">
      <w:pPr>
        <w:rPr/>
      </w:pPr>
      <w:r w:rsidDel="00000000" w:rsidR="00000000" w:rsidRPr="00000000">
        <w:rPr>
          <w:rtl w:val="0"/>
        </w:rPr>
        <w:t xml:space="preserve">      - similar_workspace_id       -&gt; workspace.id   [ON DELETE CASCADE]</w:t>
      </w:r>
    </w:p>
    <w:p w:rsidR="00000000" w:rsidDel="00000000" w:rsidP="00000000" w:rsidRDefault="00000000" w:rsidRPr="00000000" w14:paraId="00001B9C">
      <w:pPr>
        <w:rPr/>
      </w:pPr>
      <w:r w:rsidDel="00000000" w:rsidR="00000000" w:rsidRPr="00000000">
        <w:rPr>
          <w:rtl w:val="0"/>
        </w:rPr>
      </w:r>
    </w:p>
    <w:p w:rsidR="00000000" w:rsidDel="00000000" w:rsidP="00000000" w:rsidRDefault="00000000" w:rsidRPr="00000000" w14:paraId="00001B9D">
      <w:pPr>
        <w:rPr/>
      </w:pPr>
      <w:r w:rsidDel="00000000" w:rsidR="00000000" w:rsidRPr="00000000">
        <w:rPr>
          <w:rtl w:val="0"/>
        </w:rPr>
        <w:t xml:space="preserve">  DANH SÁCH THUỘC TÍNH</w:t>
      </w:r>
    </w:p>
    <w:p w:rsidR="00000000" w:rsidDel="00000000" w:rsidP="00000000" w:rsidRDefault="00000000" w:rsidRPr="00000000" w14:paraId="00001B9E">
      <w:pPr>
        <w:rPr/>
      </w:pPr>
      <w:r w:rsidDel="00000000" w:rsidR="00000000" w:rsidRPr="00000000">
        <w:rPr>
          <w:rtl w:val="0"/>
        </w:rPr>
        <w:t xml:space="preserve">  --------------------------------------------------------------------------------------------------</w:t>
      </w:r>
    </w:p>
    <w:p w:rsidR="00000000" w:rsidDel="00000000" w:rsidP="00000000" w:rsidRDefault="00000000" w:rsidRPr="00000000" w14:paraId="00001B9F">
      <w:pPr>
        <w:rPr/>
      </w:pPr>
      <w:r w:rsidDel="00000000" w:rsidR="00000000" w:rsidRPr="00000000">
        <w:rPr>
          <w:rtl w:val="0"/>
        </w:rPr>
        <w:t xml:space="preserve">    1. workspace_id                 BIGINT UNSIGNED            Null:NO   [PK/FK/IDX]</w:t>
      </w:r>
    </w:p>
    <w:p w:rsidR="00000000" w:rsidDel="00000000" w:rsidP="00000000" w:rsidRDefault="00000000" w:rsidRPr="00000000" w14:paraId="00001BA0">
      <w:pPr>
        <w:rPr/>
      </w:pPr>
      <w:r w:rsidDel="00000000" w:rsidR="00000000" w:rsidRPr="00000000">
        <w:rPr>
          <w:rtl w:val="0"/>
        </w:rPr>
        <w:t xml:space="preserve">        Khoá ngoại tới bảng workspace (Không gian làm việc).</w:t>
      </w:r>
    </w:p>
    <w:p w:rsidR="00000000" w:rsidDel="00000000" w:rsidP="00000000" w:rsidRDefault="00000000" w:rsidRPr="00000000" w14:paraId="00001BA1">
      <w:pPr>
        <w:rPr/>
      </w:pPr>
      <w:r w:rsidDel="00000000" w:rsidR="00000000" w:rsidRPr="00000000">
        <w:rPr>
          <w:rtl w:val="0"/>
        </w:rPr>
        <w:t xml:space="preserve">    2. similar_workspace_id         BIGINT UNSIGNED            Null:NO   [PK/FK]</w:t>
      </w:r>
    </w:p>
    <w:p w:rsidR="00000000" w:rsidDel="00000000" w:rsidP="00000000" w:rsidRDefault="00000000" w:rsidRPr="00000000" w14:paraId="00001BA2">
      <w:pPr>
        <w:rPr/>
      </w:pPr>
      <w:r w:rsidDel="00000000" w:rsidR="00000000" w:rsidRPr="00000000">
        <w:rPr>
          <w:rtl w:val="0"/>
        </w:rPr>
        <w:t xml:space="preserve">        Khoá ngoại tới bảng workspace (Không gian làm việc).</w:t>
      </w:r>
    </w:p>
    <w:p w:rsidR="00000000" w:rsidDel="00000000" w:rsidP="00000000" w:rsidRDefault="00000000" w:rsidRPr="00000000" w14:paraId="00001BA3">
      <w:pPr>
        <w:rPr/>
      </w:pPr>
      <w:r w:rsidDel="00000000" w:rsidR="00000000" w:rsidRPr="00000000">
        <w:rPr>
          <w:rtl w:val="0"/>
        </w:rPr>
        <w:t xml:space="preserve">    3. similarity_score             DECIMAL(7,4)               Null:NO   [IDX]</w:t>
      </w:r>
    </w:p>
    <w:p w:rsidR="00000000" w:rsidDel="00000000" w:rsidP="00000000" w:rsidRDefault="00000000" w:rsidRPr="00000000" w14:paraId="00001BA4">
      <w:pPr>
        <w:rPr/>
      </w:pPr>
      <w:r w:rsidDel="00000000" w:rsidR="00000000" w:rsidRPr="00000000">
        <w:rPr>
          <w:rtl w:val="0"/>
        </w:rPr>
        <w:t xml:space="preserve">        Mức độ tương đồng giữa hai workspace, càng cao càng giống nhau.</w:t>
      </w:r>
    </w:p>
    <w:p w:rsidR="00000000" w:rsidDel="00000000" w:rsidP="00000000" w:rsidRDefault="00000000" w:rsidRPr="00000000" w14:paraId="00001BA5">
      <w:pPr>
        <w:rPr/>
      </w:pPr>
      <w:r w:rsidDel="00000000" w:rsidR="00000000" w:rsidRPr="00000000">
        <w:rPr>
          <w:rtl w:val="0"/>
        </w:rPr>
        <w:t xml:space="preserve">    4. computed_at                  DATETIME(3)                Null:NO  </w:t>
      </w:r>
    </w:p>
    <w:p w:rsidR="00000000" w:rsidDel="00000000" w:rsidP="00000000" w:rsidRDefault="00000000" w:rsidRPr="00000000" w14:paraId="00001BA6">
      <w:pPr>
        <w:rPr/>
      </w:pPr>
      <w:r w:rsidDel="00000000" w:rsidR="00000000" w:rsidRPr="00000000">
        <w:rPr>
          <w:rtl w:val="0"/>
        </w:rPr>
        <w:t xml:space="preserve">        · Mặc định = CURRENT_TIMESTAMP(3)</w:t>
      </w:r>
    </w:p>
    <w:p w:rsidR="00000000" w:rsidDel="00000000" w:rsidP="00000000" w:rsidRDefault="00000000" w:rsidRPr="00000000" w14:paraId="00001BA7">
      <w:pPr>
        <w:rPr/>
      </w:pPr>
      <w:r w:rsidDel="00000000" w:rsidR="00000000" w:rsidRPr="00000000">
        <w:rPr>
          <w:rtl w:val="0"/>
        </w:rPr>
        <w:t xml:space="preserve">        Mốc thời gian: tính toán.</w:t>
      </w:r>
    </w:p>
    <w:p w:rsidR="00000000" w:rsidDel="00000000" w:rsidP="00000000" w:rsidRDefault="00000000" w:rsidRPr="00000000" w14:paraId="00001BA8">
      <w:pPr>
        <w:rPr/>
      </w:pPr>
      <w:r w:rsidDel="00000000" w:rsidR="00000000" w:rsidRPr="00000000">
        <w:rPr>
          <w:rtl w:val="0"/>
        </w:rPr>
      </w:r>
    </w:p>
    <w:p w:rsidR="00000000" w:rsidDel="00000000" w:rsidP="00000000" w:rsidRDefault="00000000" w:rsidRPr="00000000" w14:paraId="00001BA9">
      <w:pPr>
        <w:rPr/>
      </w:pPr>
      <w:r w:rsidDel="00000000" w:rsidR="00000000" w:rsidRPr="00000000">
        <w:rPr>
          <w:rtl w:val="0"/>
        </w:rPr>
      </w:r>
    </w:p>
    <w:p w:rsidR="00000000" w:rsidDel="00000000" w:rsidP="00000000" w:rsidRDefault="00000000" w:rsidRPr="00000000" w14:paraId="00001BAA">
      <w:pPr>
        <w:rPr/>
      </w:pPr>
      <w:r w:rsidDel="00000000" w:rsidR="00000000" w:rsidRPr="00000000">
        <w:rPr>
          <w:rtl w:val="0"/>
        </w:rPr>
        <w:t xml:space="preserve">####################################################################################################</w:t>
      </w:r>
    </w:p>
    <w:p w:rsidR="00000000" w:rsidDel="00000000" w:rsidP="00000000" w:rsidRDefault="00000000" w:rsidRPr="00000000" w14:paraId="00001BAB">
      <w:pPr>
        <w:rPr/>
      </w:pPr>
      <w:r w:rsidDel="00000000" w:rsidR="00000000" w:rsidRPr="00000000">
        <w:rPr>
          <w:rtl w:val="0"/>
        </w:rPr>
        <w:t xml:space="preserve">#  SRS 3.20 — AI SERVICES (AI Chatbot)</w:t>
      </w:r>
    </w:p>
    <w:p w:rsidR="00000000" w:rsidDel="00000000" w:rsidP="00000000" w:rsidRDefault="00000000" w:rsidRPr="00000000" w14:paraId="00001BAC">
      <w:pPr>
        <w:rPr/>
      </w:pPr>
      <w:r w:rsidDel="00000000" w:rsidR="00000000" w:rsidRPr="00000000">
        <w:rPr>
          <w:rtl w:val="0"/>
        </w:rPr>
        <w:t xml:space="preserve">####################################################################################################</w:t>
      </w:r>
    </w:p>
    <w:p w:rsidR="00000000" w:rsidDel="00000000" w:rsidP="00000000" w:rsidRDefault="00000000" w:rsidRPr="00000000" w14:paraId="00001BAD">
      <w:pPr>
        <w:rPr/>
      </w:pPr>
      <w:r w:rsidDel="00000000" w:rsidR="00000000" w:rsidRPr="00000000">
        <w:rPr>
          <w:rtl w:val="0"/>
        </w:rPr>
      </w:r>
    </w:p>
    <w:p w:rsidR="00000000" w:rsidDel="00000000" w:rsidP="00000000" w:rsidRDefault="00000000" w:rsidRPr="00000000" w14:paraId="00001BAE">
      <w:pPr>
        <w:rPr/>
      </w:pPr>
      <w:r w:rsidDel="00000000" w:rsidR="00000000" w:rsidRPr="00000000">
        <w:rPr>
          <w:rtl w:val="0"/>
        </w:rPr>
        <w:t xml:space="preserve">====================================================================================================</w:t>
      </w:r>
    </w:p>
    <w:p w:rsidR="00000000" w:rsidDel="00000000" w:rsidP="00000000" w:rsidRDefault="00000000" w:rsidRPr="00000000" w14:paraId="00001BAF">
      <w:pPr>
        <w:rPr/>
      </w:pPr>
      <w:r w:rsidDel="00000000" w:rsidR="00000000" w:rsidRPr="00000000">
        <w:rPr>
          <w:rtl w:val="0"/>
        </w:rPr>
        <w:t xml:space="preserve">BẢNG 94/95 :  CHATBOT_CONVERSATION</w:t>
      </w:r>
    </w:p>
    <w:p w:rsidR="00000000" w:rsidDel="00000000" w:rsidP="00000000" w:rsidRDefault="00000000" w:rsidRPr="00000000" w14:paraId="00001BB0">
      <w:pPr>
        <w:rPr/>
      </w:pPr>
      <w:r w:rsidDel="00000000" w:rsidR="00000000" w:rsidRPr="00000000">
        <w:rPr>
          <w:rtl w:val="0"/>
        </w:rPr>
        <w:t xml:space="preserve">====================================================================================================</w:t>
      </w:r>
    </w:p>
    <w:p w:rsidR="00000000" w:rsidDel="00000000" w:rsidP="00000000" w:rsidRDefault="00000000" w:rsidRPr="00000000" w14:paraId="00001BB1">
      <w:pPr>
        <w:rPr/>
      </w:pPr>
      <w:r w:rsidDel="00000000" w:rsidR="00000000" w:rsidRPr="00000000">
        <w:rPr>
          <w:rtl w:val="0"/>
        </w:rPr>
      </w:r>
    </w:p>
    <w:p w:rsidR="00000000" w:rsidDel="00000000" w:rsidP="00000000" w:rsidRDefault="00000000" w:rsidRPr="00000000" w14:paraId="00001BB2">
      <w:pPr>
        <w:rPr/>
      </w:pPr>
      <w:r w:rsidDel="00000000" w:rsidR="00000000" w:rsidRPr="00000000">
        <w:rPr>
          <w:rtl w:val="0"/>
        </w:rPr>
        <w:t xml:space="preserve">Ý NGHĨA: Phiên hội thoại AI Chatbot (SRS 3.20.1).</w:t>
      </w:r>
    </w:p>
    <w:p w:rsidR="00000000" w:rsidDel="00000000" w:rsidP="00000000" w:rsidRDefault="00000000" w:rsidRPr="00000000" w14:paraId="00001BB3">
      <w:pPr>
        <w:rPr/>
      </w:pPr>
      <w:r w:rsidDel="00000000" w:rsidR="00000000" w:rsidRPr="00000000">
        <w:rPr>
          <w:rtl w:val="0"/>
        </w:rPr>
      </w:r>
    </w:p>
    <w:p w:rsidR="00000000" w:rsidDel="00000000" w:rsidP="00000000" w:rsidRDefault="00000000" w:rsidRPr="00000000" w14:paraId="00001BB4">
      <w:pPr>
        <w:rPr/>
      </w:pPr>
      <w:r w:rsidDel="00000000" w:rsidR="00000000" w:rsidRPr="00000000">
        <w:rPr>
          <w:rtl w:val="0"/>
        </w:rPr>
        <w:t xml:space="preserve">  Khoá chính : id</w:t>
      </w:r>
    </w:p>
    <w:p w:rsidR="00000000" w:rsidDel="00000000" w:rsidP="00000000" w:rsidRDefault="00000000" w:rsidRPr="00000000" w14:paraId="00001BB5">
      <w:pPr>
        <w:rPr/>
      </w:pPr>
      <w:r w:rsidDel="00000000" w:rsidR="00000000" w:rsidRPr="00000000">
        <w:rPr>
          <w:rtl w:val="0"/>
        </w:rPr>
        <w:t xml:space="preserve">  Duy nhất   : uk_cc_session (session_key)</w:t>
      </w:r>
    </w:p>
    <w:p w:rsidR="00000000" w:rsidDel="00000000" w:rsidP="00000000" w:rsidRDefault="00000000" w:rsidRPr="00000000" w14:paraId="00001BB6">
      <w:pPr>
        <w:rPr/>
      </w:pPr>
      <w:r w:rsidDel="00000000" w:rsidR="00000000" w:rsidRPr="00000000">
        <w:rPr>
          <w:rtl w:val="0"/>
        </w:rPr>
        <w:t xml:space="preserve">  Tham chiếu tới:</w:t>
      </w:r>
    </w:p>
    <w:p w:rsidR="00000000" w:rsidDel="00000000" w:rsidP="00000000" w:rsidRDefault="00000000" w:rsidRPr="00000000" w14:paraId="00001BB7">
      <w:pPr>
        <w:rPr/>
      </w:pPr>
      <w:r w:rsidDel="00000000" w:rsidR="00000000" w:rsidRPr="00000000">
        <w:rPr>
          <w:rtl w:val="0"/>
        </w:rPr>
        <w:t xml:space="preserve">      - user_id                    -&gt; user_account.id   [ON DELETE SET NULL]</w:t>
      </w:r>
    </w:p>
    <w:p w:rsidR="00000000" w:rsidDel="00000000" w:rsidP="00000000" w:rsidRDefault="00000000" w:rsidRPr="00000000" w14:paraId="00001BB8">
      <w:pPr>
        <w:rPr/>
      </w:pPr>
      <w:r w:rsidDel="00000000" w:rsidR="00000000" w:rsidRPr="00000000">
        <w:rPr>
          <w:rtl w:val="0"/>
        </w:rPr>
        <w:t xml:space="preserve">  Được tham chiếu bởi: chatbot_message.conversation_id</w:t>
      </w:r>
    </w:p>
    <w:p w:rsidR="00000000" w:rsidDel="00000000" w:rsidP="00000000" w:rsidRDefault="00000000" w:rsidRPr="00000000" w14:paraId="00001BB9">
      <w:pPr>
        <w:rPr/>
      </w:pPr>
      <w:r w:rsidDel="00000000" w:rsidR="00000000" w:rsidRPr="00000000">
        <w:rPr>
          <w:rtl w:val="0"/>
        </w:rPr>
      </w:r>
    </w:p>
    <w:p w:rsidR="00000000" w:rsidDel="00000000" w:rsidP="00000000" w:rsidRDefault="00000000" w:rsidRPr="00000000" w14:paraId="00001BBA">
      <w:pPr>
        <w:rPr/>
      </w:pPr>
      <w:r w:rsidDel="00000000" w:rsidR="00000000" w:rsidRPr="00000000">
        <w:rPr>
          <w:rtl w:val="0"/>
        </w:rPr>
        <w:t xml:space="preserve">  DANH SÁCH THUỘC TÍNH</w:t>
      </w:r>
    </w:p>
    <w:p w:rsidR="00000000" w:rsidDel="00000000" w:rsidP="00000000" w:rsidRDefault="00000000" w:rsidRPr="00000000" w14:paraId="00001BBB">
      <w:pPr>
        <w:rPr/>
      </w:pPr>
      <w:r w:rsidDel="00000000" w:rsidR="00000000" w:rsidRPr="00000000">
        <w:rPr>
          <w:rtl w:val="0"/>
        </w:rPr>
        <w:t xml:space="preserve">  --------------------------------------------------------------------------------------------------</w:t>
      </w:r>
    </w:p>
    <w:p w:rsidR="00000000" w:rsidDel="00000000" w:rsidP="00000000" w:rsidRDefault="00000000" w:rsidRPr="00000000" w14:paraId="00001BBC">
      <w:pPr>
        <w:rPr/>
      </w:pPr>
      <w:r w:rsidDel="00000000" w:rsidR="00000000" w:rsidRPr="00000000">
        <w:rPr>
          <w:rtl w:val="0"/>
        </w:rPr>
        <w:t xml:space="preserve">    1. id                           BIGINT UNSIGNED            Null:NO   [PK]</w:t>
      </w:r>
    </w:p>
    <w:p w:rsidR="00000000" w:rsidDel="00000000" w:rsidP="00000000" w:rsidRDefault="00000000" w:rsidRPr="00000000" w14:paraId="00001BBD">
      <w:pPr>
        <w:rPr/>
      </w:pPr>
      <w:r w:rsidDel="00000000" w:rsidR="00000000" w:rsidRPr="00000000">
        <w:rPr>
          <w:rtl w:val="0"/>
        </w:rPr>
        <w:t xml:space="preserve">        · AUTO_INCREMENT</w:t>
      </w:r>
    </w:p>
    <w:p w:rsidR="00000000" w:rsidDel="00000000" w:rsidP="00000000" w:rsidRDefault="00000000" w:rsidRPr="00000000" w14:paraId="00001BBE">
      <w:pPr>
        <w:rPr/>
      </w:pPr>
      <w:r w:rsidDel="00000000" w:rsidR="00000000" w:rsidRPr="00000000">
        <w:rPr>
          <w:rtl w:val="0"/>
        </w:rPr>
        <w:t xml:space="preserve">        Khoá chính, tự tăng.</w:t>
      </w:r>
    </w:p>
    <w:p w:rsidR="00000000" w:rsidDel="00000000" w:rsidP="00000000" w:rsidRDefault="00000000" w:rsidRPr="00000000" w14:paraId="00001BBF">
      <w:pPr>
        <w:rPr/>
      </w:pPr>
      <w:r w:rsidDel="00000000" w:rsidR="00000000" w:rsidRPr="00000000">
        <w:rPr>
          <w:rtl w:val="0"/>
        </w:rPr>
        <w:t xml:space="preserve">    2. user_id                      BIGINT UNSIGNED            Null:YES  [FK/IDX]</w:t>
      </w:r>
    </w:p>
    <w:p w:rsidR="00000000" w:rsidDel="00000000" w:rsidP="00000000" w:rsidRDefault="00000000" w:rsidRPr="00000000" w14:paraId="00001BC0">
      <w:pPr>
        <w:rPr/>
      </w:pPr>
      <w:r w:rsidDel="00000000" w:rsidR="00000000" w:rsidRPr="00000000">
        <w:rPr>
          <w:rtl w:val="0"/>
        </w:rPr>
        <w:t xml:space="preserve">        NULL = khách vãng lai.</w:t>
      </w:r>
    </w:p>
    <w:p w:rsidR="00000000" w:rsidDel="00000000" w:rsidP="00000000" w:rsidRDefault="00000000" w:rsidRPr="00000000" w14:paraId="00001BC1">
      <w:pPr>
        <w:rPr/>
      </w:pPr>
      <w:r w:rsidDel="00000000" w:rsidR="00000000" w:rsidRPr="00000000">
        <w:rPr>
          <w:rtl w:val="0"/>
        </w:rPr>
        <w:t xml:space="preserve">    3. session_key                  CHAR(36)                   Null:NO   [UQ]</w:t>
      </w:r>
    </w:p>
    <w:p w:rsidR="00000000" w:rsidDel="00000000" w:rsidP="00000000" w:rsidRDefault="00000000" w:rsidRPr="00000000" w14:paraId="00001BC2">
      <w:pPr>
        <w:rPr/>
      </w:pPr>
      <w:r w:rsidDel="00000000" w:rsidR="00000000" w:rsidRPr="00000000">
        <w:rPr>
          <w:rtl w:val="0"/>
        </w:rPr>
        <w:t xml:space="preserve">        Khoá phiên hội thoại, dùng nhận diện khách chưa đăng nhập.</w:t>
      </w:r>
    </w:p>
    <w:p w:rsidR="00000000" w:rsidDel="00000000" w:rsidP="00000000" w:rsidRDefault="00000000" w:rsidRPr="00000000" w14:paraId="00001BC3">
      <w:pPr>
        <w:rPr/>
      </w:pPr>
      <w:r w:rsidDel="00000000" w:rsidR="00000000" w:rsidRPr="00000000">
        <w:rPr>
          <w:rtl w:val="0"/>
        </w:rPr>
        <w:t xml:space="preserve">    4. channel                      ENUM('WEB','MOBILE')       Null:NO  </w:t>
      </w:r>
    </w:p>
    <w:p w:rsidR="00000000" w:rsidDel="00000000" w:rsidP="00000000" w:rsidRDefault="00000000" w:rsidRPr="00000000" w14:paraId="00001BC4">
      <w:pPr>
        <w:rPr/>
      </w:pPr>
      <w:r w:rsidDel="00000000" w:rsidR="00000000" w:rsidRPr="00000000">
        <w:rPr>
          <w:rtl w:val="0"/>
        </w:rPr>
        <w:t xml:space="preserve">        · Mặc định = 'WEB'</w:t>
      </w:r>
    </w:p>
    <w:p w:rsidR="00000000" w:rsidDel="00000000" w:rsidP="00000000" w:rsidRDefault="00000000" w:rsidRPr="00000000" w14:paraId="00001BC5">
      <w:pPr>
        <w:rPr/>
      </w:pPr>
      <w:r w:rsidDel="00000000" w:rsidR="00000000" w:rsidRPr="00000000">
        <w:rPr>
          <w:rtl w:val="0"/>
        </w:rPr>
        <w:t xml:space="preserve">        Kênh gửi thông báo: trong ứng dụng, email hoặc thông báo đẩy.</w:t>
      </w:r>
    </w:p>
    <w:p w:rsidR="00000000" w:rsidDel="00000000" w:rsidP="00000000" w:rsidRDefault="00000000" w:rsidRPr="00000000" w14:paraId="00001BC6">
      <w:pPr>
        <w:rPr/>
      </w:pPr>
      <w:r w:rsidDel="00000000" w:rsidR="00000000" w:rsidRPr="00000000">
        <w:rPr>
          <w:rtl w:val="0"/>
        </w:rPr>
        <w:t xml:space="preserve">        Giá trị hợp lệ: WEB | MOBILE</w:t>
      </w:r>
    </w:p>
    <w:p w:rsidR="00000000" w:rsidDel="00000000" w:rsidP="00000000" w:rsidRDefault="00000000" w:rsidRPr="00000000" w14:paraId="00001BC7">
      <w:pPr>
        <w:rPr/>
      </w:pPr>
      <w:r w:rsidDel="00000000" w:rsidR="00000000" w:rsidRPr="00000000">
        <w:rPr>
          <w:rtl w:val="0"/>
        </w:rPr>
        <w:t xml:space="preserve">    5. locale                       ENUM('vi','en')            Null:NO  </w:t>
      </w:r>
    </w:p>
    <w:p w:rsidR="00000000" w:rsidDel="00000000" w:rsidP="00000000" w:rsidRDefault="00000000" w:rsidRPr="00000000" w14:paraId="00001BC8">
      <w:pPr>
        <w:rPr/>
      </w:pPr>
      <w:r w:rsidDel="00000000" w:rsidR="00000000" w:rsidRPr="00000000">
        <w:rPr>
          <w:rtl w:val="0"/>
        </w:rPr>
        <w:t xml:space="preserve">        · Mặc định = 'vi'</w:t>
      </w:r>
    </w:p>
    <w:p w:rsidR="00000000" w:rsidDel="00000000" w:rsidP="00000000" w:rsidRDefault="00000000" w:rsidRPr="00000000" w14:paraId="00001BC9">
      <w:pPr>
        <w:rPr/>
      </w:pPr>
      <w:r w:rsidDel="00000000" w:rsidR="00000000" w:rsidRPr="00000000">
        <w:rPr>
          <w:rtl w:val="0"/>
        </w:rPr>
        <w:t xml:space="preserve">        Ngôn ngữ hiển thị (CR03: vi/en).</w:t>
      </w:r>
    </w:p>
    <w:p w:rsidR="00000000" w:rsidDel="00000000" w:rsidP="00000000" w:rsidRDefault="00000000" w:rsidRPr="00000000" w14:paraId="00001BCA">
      <w:pPr>
        <w:rPr/>
      </w:pPr>
      <w:r w:rsidDel="00000000" w:rsidR="00000000" w:rsidRPr="00000000">
        <w:rPr>
          <w:rtl w:val="0"/>
        </w:rPr>
        <w:t xml:space="preserve">        Giá trị hợp lệ: vi | en</w:t>
      </w:r>
    </w:p>
    <w:p w:rsidR="00000000" w:rsidDel="00000000" w:rsidP="00000000" w:rsidRDefault="00000000" w:rsidRPr="00000000" w14:paraId="00001BCB">
      <w:pPr>
        <w:rPr/>
      </w:pPr>
      <w:r w:rsidDel="00000000" w:rsidR="00000000" w:rsidRPr="00000000">
        <w:rPr>
          <w:rtl w:val="0"/>
        </w:rPr>
        <w:t xml:space="preserve">    6. status                       ENUM('OPEN','CLOSED','ESCALATED') Null:NO  </w:t>
      </w:r>
    </w:p>
    <w:p w:rsidR="00000000" w:rsidDel="00000000" w:rsidP="00000000" w:rsidRDefault="00000000" w:rsidRPr="00000000" w14:paraId="00001BCC">
      <w:pPr>
        <w:rPr/>
      </w:pPr>
      <w:r w:rsidDel="00000000" w:rsidR="00000000" w:rsidRPr="00000000">
        <w:rPr>
          <w:rtl w:val="0"/>
        </w:rPr>
        <w:t xml:space="preserve">        · Mặc định = 'OPEN'</w:t>
      </w:r>
    </w:p>
    <w:p w:rsidR="00000000" w:rsidDel="00000000" w:rsidP="00000000" w:rsidRDefault="00000000" w:rsidRPr="00000000" w14:paraId="00001BCD">
      <w:pPr>
        <w:rPr/>
      </w:pPr>
      <w:r w:rsidDel="00000000" w:rsidR="00000000" w:rsidRPr="00000000">
        <w:rPr>
          <w:rtl w:val="0"/>
        </w:rPr>
        <w:t xml:space="preserve">        Trạng thái hiện tại của bản ghi.</w:t>
      </w:r>
    </w:p>
    <w:p w:rsidR="00000000" w:rsidDel="00000000" w:rsidP="00000000" w:rsidRDefault="00000000" w:rsidRPr="00000000" w14:paraId="00001BCE">
      <w:pPr>
        <w:rPr/>
      </w:pPr>
      <w:r w:rsidDel="00000000" w:rsidR="00000000" w:rsidRPr="00000000">
        <w:rPr>
          <w:rtl w:val="0"/>
        </w:rPr>
        <w:t xml:space="preserve">        Giá trị hợp lệ: OPEN | CLOSED | ESCALATED</w:t>
      </w:r>
    </w:p>
    <w:p w:rsidR="00000000" w:rsidDel="00000000" w:rsidP="00000000" w:rsidRDefault="00000000" w:rsidRPr="00000000" w14:paraId="00001BCF">
      <w:pPr>
        <w:rPr/>
      </w:pPr>
      <w:r w:rsidDel="00000000" w:rsidR="00000000" w:rsidRPr="00000000">
        <w:rPr>
          <w:rtl w:val="0"/>
        </w:rPr>
        <w:t xml:space="preserve">    7. started_at                   DATETIME(3)                Null:NO   [IDX]</w:t>
      </w:r>
    </w:p>
    <w:p w:rsidR="00000000" w:rsidDel="00000000" w:rsidP="00000000" w:rsidRDefault="00000000" w:rsidRPr="00000000" w14:paraId="00001BD0">
      <w:pPr>
        <w:rPr/>
      </w:pPr>
      <w:r w:rsidDel="00000000" w:rsidR="00000000" w:rsidRPr="00000000">
        <w:rPr>
          <w:rtl w:val="0"/>
        </w:rPr>
        <w:t xml:space="preserve">        · Mặc định = CURRENT_TIMESTAMP(3)</w:t>
      </w:r>
    </w:p>
    <w:p w:rsidR="00000000" w:rsidDel="00000000" w:rsidP="00000000" w:rsidRDefault="00000000" w:rsidRPr="00000000" w14:paraId="00001BD1">
      <w:pPr>
        <w:rPr/>
      </w:pPr>
      <w:r w:rsidDel="00000000" w:rsidR="00000000" w:rsidRPr="00000000">
        <w:rPr>
          <w:rtl w:val="0"/>
        </w:rPr>
        <w:t xml:space="preserve">        Mốc thời gian: bắt đầu.</w:t>
      </w:r>
    </w:p>
    <w:p w:rsidR="00000000" w:rsidDel="00000000" w:rsidP="00000000" w:rsidRDefault="00000000" w:rsidRPr="00000000" w14:paraId="00001BD2">
      <w:pPr>
        <w:rPr/>
      </w:pPr>
      <w:r w:rsidDel="00000000" w:rsidR="00000000" w:rsidRPr="00000000">
        <w:rPr>
          <w:rtl w:val="0"/>
        </w:rPr>
        <w:t xml:space="preserve">    8. ended_at                     DATETIME(3)                Null:YES </w:t>
      </w:r>
    </w:p>
    <w:p w:rsidR="00000000" w:rsidDel="00000000" w:rsidP="00000000" w:rsidRDefault="00000000" w:rsidRPr="00000000" w14:paraId="00001BD3">
      <w:pPr>
        <w:rPr/>
      </w:pPr>
      <w:r w:rsidDel="00000000" w:rsidR="00000000" w:rsidRPr="00000000">
        <w:rPr>
          <w:rtl w:val="0"/>
        </w:rPr>
        <w:t xml:space="preserve">        Mốc thời gian: kết thúc.</w:t>
      </w:r>
    </w:p>
    <w:p w:rsidR="00000000" w:rsidDel="00000000" w:rsidP="00000000" w:rsidRDefault="00000000" w:rsidRPr="00000000" w14:paraId="00001BD4">
      <w:pPr>
        <w:rPr/>
      </w:pPr>
      <w:r w:rsidDel="00000000" w:rsidR="00000000" w:rsidRPr="00000000">
        <w:rPr>
          <w:rtl w:val="0"/>
        </w:rPr>
      </w:r>
    </w:p>
    <w:p w:rsidR="00000000" w:rsidDel="00000000" w:rsidP="00000000" w:rsidRDefault="00000000" w:rsidRPr="00000000" w14:paraId="00001BD5">
      <w:pPr>
        <w:rPr/>
      </w:pPr>
      <w:r w:rsidDel="00000000" w:rsidR="00000000" w:rsidRPr="00000000">
        <w:rPr>
          <w:rtl w:val="0"/>
        </w:rPr>
      </w:r>
    </w:p>
    <w:p w:rsidR="00000000" w:rsidDel="00000000" w:rsidP="00000000" w:rsidRDefault="00000000" w:rsidRPr="00000000" w14:paraId="00001BD6">
      <w:pPr>
        <w:rPr/>
      </w:pPr>
      <w:r w:rsidDel="00000000" w:rsidR="00000000" w:rsidRPr="00000000">
        <w:rPr>
          <w:rtl w:val="0"/>
        </w:rPr>
        <w:t xml:space="preserve">====================================================================================================</w:t>
      </w:r>
    </w:p>
    <w:p w:rsidR="00000000" w:rsidDel="00000000" w:rsidP="00000000" w:rsidRDefault="00000000" w:rsidRPr="00000000" w14:paraId="00001BD7">
      <w:pPr>
        <w:rPr/>
      </w:pPr>
      <w:r w:rsidDel="00000000" w:rsidR="00000000" w:rsidRPr="00000000">
        <w:rPr>
          <w:rtl w:val="0"/>
        </w:rPr>
        <w:t xml:space="preserve">BẢNG 95/95 :  CHATBOT_MESSAGE</w:t>
      </w:r>
    </w:p>
    <w:p w:rsidR="00000000" w:rsidDel="00000000" w:rsidP="00000000" w:rsidRDefault="00000000" w:rsidRPr="00000000" w14:paraId="00001BD8">
      <w:pPr>
        <w:rPr/>
      </w:pPr>
      <w:r w:rsidDel="00000000" w:rsidR="00000000" w:rsidRPr="00000000">
        <w:rPr>
          <w:rtl w:val="0"/>
        </w:rPr>
        <w:t xml:space="preserve">====================================================================================================</w:t>
      </w:r>
    </w:p>
    <w:p w:rsidR="00000000" w:rsidDel="00000000" w:rsidP="00000000" w:rsidRDefault="00000000" w:rsidRPr="00000000" w14:paraId="00001BD9">
      <w:pPr>
        <w:rPr/>
      </w:pPr>
      <w:r w:rsidDel="00000000" w:rsidR="00000000" w:rsidRPr="00000000">
        <w:rPr>
          <w:rtl w:val="0"/>
        </w:rPr>
      </w:r>
    </w:p>
    <w:p w:rsidR="00000000" w:rsidDel="00000000" w:rsidP="00000000" w:rsidRDefault="00000000" w:rsidRPr="00000000" w14:paraId="00001BDA">
      <w:pPr>
        <w:rPr/>
      </w:pPr>
      <w:r w:rsidDel="00000000" w:rsidR="00000000" w:rsidRPr="00000000">
        <w:rPr>
          <w:rtl w:val="0"/>
        </w:rPr>
        <w:t xml:space="preserve">Ý NGHĨA: Tin nhắn trong hội thoại chatbot.</w:t>
      </w:r>
    </w:p>
    <w:p w:rsidR="00000000" w:rsidDel="00000000" w:rsidP="00000000" w:rsidRDefault="00000000" w:rsidRPr="00000000" w14:paraId="00001BDB">
      <w:pPr>
        <w:rPr/>
      </w:pPr>
      <w:r w:rsidDel="00000000" w:rsidR="00000000" w:rsidRPr="00000000">
        <w:rPr>
          <w:rtl w:val="0"/>
        </w:rPr>
      </w:r>
    </w:p>
    <w:p w:rsidR="00000000" w:rsidDel="00000000" w:rsidP="00000000" w:rsidRDefault="00000000" w:rsidRPr="00000000" w14:paraId="00001BDC">
      <w:pPr>
        <w:rPr/>
      </w:pPr>
      <w:r w:rsidDel="00000000" w:rsidR="00000000" w:rsidRPr="00000000">
        <w:rPr>
          <w:rtl w:val="0"/>
        </w:rPr>
        <w:t xml:space="preserve">  Khoá chính : id</w:t>
      </w:r>
    </w:p>
    <w:p w:rsidR="00000000" w:rsidDel="00000000" w:rsidP="00000000" w:rsidRDefault="00000000" w:rsidRPr="00000000" w14:paraId="00001BDD">
      <w:pPr>
        <w:rPr/>
      </w:pPr>
      <w:r w:rsidDel="00000000" w:rsidR="00000000" w:rsidRPr="00000000">
        <w:rPr>
          <w:rtl w:val="0"/>
        </w:rPr>
        <w:t xml:space="preserve">  Tham chiếu tới:</w:t>
      </w:r>
    </w:p>
    <w:p w:rsidR="00000000" w:rsidDel="00000000" w:rsidP="00000000" w:rsidRDefault="00000000" w:rsidRPr="00000000" w14:paraId="00001BDE">
      <w:pPr>
        <w:rPr/>
      </w:pPr>
      <w:r w:rsidDel="00000000" w:rsidR="00000000" w:rsidRPr="00000000">
        <w:rPr>
          <w:rtl w:val="0"/>
        </w:rPr>
        <w:t xml:space="preserve">      - conversation_id            -&gt; chatbot_conversation.id   [ON DELETE CASCADE]</w:t>
      </w:r>
    </w:p>
    <w:p w:rsidR="00000000" w:rsidDel="00000000" w:rsidP="00000000" w:rsidRDefault="00000000" w:rsidRPr="00000000" w14:paraId="00001BDF">
      <w:pPr>
        <w:rPr/>
      </w:pPr>
      <w:r w:rsidDel="00000000" w:rsidR="00000000" w:rsidRPr="00000000">
        <w:rPr>
          <w:rtl w:val="0"/>
        </w:rPr>
        <w:t xml:space="preserve">      - referenced_workspace_id    -&gt; workspace.id   [ON DELETE SET NULL]</w:t>
      </w:r>
    </w:p>
    <w:p w:rsidR="00000000" w:rsidDel="00000000" w:rsidP="00000000" w:rsidRDefault="00000000" w:rsidRPr="00000000" w14:paraId="00001BE0">
      <w:pPr>
        <w:rPr/>
      </w:pPr>
      <w:r w:rsidDel="00000000" w:rsidR="00000000" w:rsidRPr="00000000">
        <w:rPr>
          <w:rtl w:val="0"/>
        </w:rPr>
      </w:r>
    </w:p>
    <w:p w:rsidR="00000000" w:rsidDel="00000000" w:rsidP="00000000" w:rsidRDefault="00000000" w:rsidRPr="00000000" w14:paraId="00001BE1">
      <w:pPr>
        <w:rPr/>
      </w:pPr>
      <w:r w:rsidDel="00000000" w:rsidR="00000000" w:rsidRPr="00000000">
        <w:rPr>
          <w:rtl w:val="0"/>
        </w:rPr>
        <w:t xml:space="preserve">  DANH SÁCH THUỘC TÍNH</w:t>
      </w:r>
    </w:p>
    <w:p w:rsidR="00000000" w:rsidDel="00000000" w:rsidP="00000000" w:rsidRDefault="00000000" w:rsidRPr="00000000" w14:paraId="00001BE2">
      <w:pPr>
        <w:rPr/>
      </w:pPr>
      <w:r w:rsidDel="00000000" w:rsidR="00000000" w:rsidRPr="00000000">
        <w:rPr>
          <w:rtl w:val="0"/>
        </w:rPr>
        <w:t xml:space="preserve">  --------------------------------------------------------------------------------------------------</w:t>
      </w:r>
    </w:p>
    <w:p w:rsidR="00000000" w:rsidDel="00000000" w:rsidP="00000000" w:rsidRDefault="00000000" w:rsidRPr="00000000" w14:paraId="00001BE3">
      <w:pPr>
        <w:rPr/>
      </w:pPr>
      <w:r w:rsidDel="00000000" w:rsidR="00000000" w:rsidRPr="00000000">
        <w:rPr>
          <w:rtl w:val="0"/>
        </w:rPr>
        <w:t xml:space="preserve">    1. id                           BIGINT UNSIGNED            Null:NO   [PK]</w:t>
      </w:r>
    </w:p>
    <w:p w:rsidR="00000000" w:rsidDel="00000000" w:rsidP="00000000" w:rsidRDefault="00000000" w:rsidRPr="00000000" w14:paraId="00001BE4">
      <w:pPr>
        <w:rPr/>
      </w:pPr>
      <w:r w:rsidDel="00000000" w:rsidR="00000000" w:rsidRPr="00000000">
        <w:rPr>
          <w:rtl w:val="0"/>
        </w:rPr>
        <w:t xml:space="preserve">        · AUTO_INCREMENT</w:t>
      </w:r>
    </w:p>
    <w:p w:rsidR="00000000" w:rsidDel="00000000" w:rsidP="00000000" w:rsidRDefault="00000000" w:rsidRPr="00000000" w14:paraId="00001BE5">
      <w:pPr>
        <w:rPr/>
      </w:pPr>
      <w:r w:rsidDel="00000000" w:rsidR="00000000" w:rsidRPr="00000000">
        <w:rPr>
          <w:rtl w:val="0"/>
        </w:rPr>
        <w:t xml:space="preserve">        Khoá chính, tự tăng.</w:t>
      </w:r>
    </w:p>
    <w:p w:rsidR="00000000" w:rsidDel="00000000" w:rsidP="00000000" w:rsidRDefault="00000000" w:rsidRPr="00000000" w14:paraId="00001BE6">
      <w:pPr>
        <w:rPr/>
      </w:pPr>
      <w:r w:rsidDel="00000000" w:rsidR="00000000" w:rsidRPr="00000000">
        <w:rPr>
          <w:rtl w:val="0"/>
        </w:rPr>
        <w:t xml:space="preserve">    2. conversation_id              BIGINT UNSIGNED            Null:NO   [FK/IDX]</w:t>
      </w:r>
    </w:p>
    <w:p w:rsidR="00000000" w:rsidDel="00000000" w:rsidP="00000000" w:rsidRDefault="00000000" w:rsidRPr="00000000" w14:paraId="00001BE7">
      <w:pPr>
        <w:rPr/>
      </w:pPr>
      <w:r w:rsidDel="00000000" w:rsidR="00000000" w:rsidRPr="00000000">
        <w:rPr>
          <w:rtl w:val="0"/>
        </w:rPr>
        <w:t xml:space="preserve">        Khoá ngoại tới bảng chatbot_conversation (Phiên hội thoại AI Chatbot).</w:t>
      </w:r>
    </w:p>
    <w:p w:rsidR="00000000" w:rsidDel="00000000" w:rsidP="00000000" w:rsidRDefault="00000000" w:rsidRPr="00000000" w14:paraId="00001BE8">
      <w:pPr>
        <w:rPr/>
      </w:pPr>
      <w:r w:rsidDel="00000000" w:rsidR="00000000" w:rsidRPr="00000000">
        <w:rPr>
          <w:rtl w:val="0"/>
        </w:rPr>
        <w:t xml:space="preserve">    3. sender                       ENUM('USER','BOT','SYSTEM') Null:NO  </w:t>
      </w:r>
    </w:p>
    <w:p w:rsidR="00000000" w:rsidDel="00000000" w:rsidP="00000000" w:rsidRDefault="00000000" w:rsidRPr="00000000" w14:paraId="00001BE9">
      <w:pPr>
        <w:rPr/>
      </w:pPr>
      <w:r w:rsidDel="00000000" w:rsidR="00000000" w:rsidRPr="00000000">
        <w:rPr>
          <w:rtl w:val="0"/>
        </w:rPr>
        <w:t xml:space="preserve">        Bên gửi tin nhắn trong hội thoại.</w:t>
      </w:r>
    </w:p>
    <w:p w:rsidR="00000000" w:rsidDel="00000000" w:rsidP="00000000" w:rsidRDefault="00000000" w:rsidRPr="00000000" w14:paraId="00001BEA">
      <w:pPr>
        <w:rPr/>
      </w:pPr>
      <w:r w:rsidDel="00000000" w:rsidR="00000000" w:rsidRPr="00000000">
        <w:rPr>
          <w:rtl w:val="0"/>
        </w:rPr>
        <w:t xml:space="preserve">        Giá trị hợp lệ: USER | BOT | SYSTEM</w:t>
      </w:r>
    </w:p>
    <w:p w:rsidR="00000000" w:rsidDel="00000000" w:rsidP="00000000" w:rsidRDefault="00000000" w:rsidRPr="00000000" w14:paraId="00001BEB">
      <w:pPr>
        <w:rPr/>
      </w:pPr>
      <w:r w:rsidDel="00000000" w:rsidR="00000000" w:rsidRPr="00000000">
        <w:rPr>
          <w:rtl w:val="0"/>
        </w:rPr>
        <w:t xml:space="preserve">    4. content                      TEXT                       Null:NO  </w:t>
      </w:r>
    </w:p>
    <w:p w:rsidR="00000000" w:rsidDel="00000000" w:rsidP="00000000" w:rsidRDefault="00000000" w:rsidRPr="00000000" w14:paraId="00001BEC">
      <w:pPr>
        <w:rPr/>
      </w:pPr>
      <w:r w:rsidDel="00000000" w:rsidR="00000000" w:rsidRPr="00000000">
        <w:rPr>
          <w:rtl w:val="0"/>
        </w:rPr>
        <w:t xml:space="preserve">        Nội dung văn bản.</w:t>
      </w:r>
    </w:p>
    <w:p w:rsidR="00000000" w:rsidDel="00000000" w:rsidP="00000000" w:rsidRDefault="00000000" w:rsidRPr="00000000" w14:paraId="00001BED">
      <w:pPr>
        <w:rPr/>
      </w:pPr>
      <w:r w:rsidDel="00000000" w:rsidR="00000000" w:rsidRPr="00000000">
        <w:rPr>
          <w:rtl w:val="0"/>
        </w:rPr>
        <w:t xml:space="preserve">    5. intent                       VARCHAR(100)               Null:YES </w:t>
      </w:r>
    </w:p>
    <w:p w:rsidR="00000000" w:rsidDel="00000000" w:rsidP="00000000" w:rsidRDefault="00000000" w:rsidRPr="00000000" w14:paraId="00001BEE">
      <w:pPr>
        <w:rPr/>
      </w:pPr>
      <w:r w:rsidDel="00000000" w:rsidR="00000000" w:rsidRPr="00000000">
        <w:rPr>
          <w:rtl w:val="0"/>
        </w:rPr>
        <w:t xml:space="preserve">        Ý định người dùng do chatbot nhận diện được.</w:t>
      </w:r>
    </w:p>
    <w:p w:rsidR="00000000" w:rsidDel="00000000" w:rsidP="00000000" w:rsidRDefault="00000000" w:rsidRPr="00000000" w14:paraId="00001BEF">
      <w:pPr>
        <w:rPr/>
      </w:pPr>
      <w:r w:rsidDel="00000000" w:rsidR="00000000" w:rsidRPr="00000000">
        <w:rPr>
          <w:rtl w:val="0"/>
        </w:rPr>
        <w:t xml:space="preserve">    6. confidence                   DECIMAL(5,4)               Null:YES </w:t>
      </w:r>
    </w:p>
    <w:p w:rsidR="00000000" w:rsidDel="00000000" w:rsidP="00000000" w:rsidRDefault="00000000" w:rsidRPr="00000000" w14:paraId="00001BF0">
      <w:pPr>
        <w:rPr/>
      </w:pPr>
      <w:r w:rsidDel="00000000" w:rsidR="00000000" w:rsidRPr="00000000">
        <w:rPr>
          <w:rtl w:val="0"/>
        </w:rPr>
        <w:t xml:space="preserve">        Độ tin cậy của kết quả nhận diện, giá trị từ 0 đến 1.</w:t>
      </w:r>
    </w:p>
    <w:p w:rsidR="00000000" w:rsidDel="00000000" w:rsidP="00000000" w:rsidRDefault="00000000" w:rsidRPr="00000000" w14:paraId="00001BF1">
      <w:pPr>
        <w:rPr/>
      </w:pPr>
      <w:r w:rsidDel="00000000" w:rsidR="00000000" w:rsidRPr="00000000">
        <w:rPr>
          <w:rtl w:val="0"/>
        </w:rPr>
        <w:t xml:space="preserve">    7. referenced_workspace_id      BIGINT UNSIGNED            Null:YES  [FK]</w:t>
      </w:r>
    </w:p>
    <w:p w:rsidR="00000000" w:rsidDel="00000000" w:rsidP="00000000" w:rsidRDefault="00000000" w:rsidRPr="00000000" w14:paraId="00001BF2">
      <w:pPr>
        <w:rPr/>
      </w:pPr>
      <w:r w:rsidDel="00000000" w:rsidR="00000000" w:rsidRPr="00000000">
        <w:rPr>
          <w:rtl w:val="0"/>
        </w:rPr>
        <w:t xml:space="preserve">        Khoá ngoại tới bảng workspace (Không gian làm việc). Có thể bỏ trống.</w:t>
      </w:r>
    </w:p>
    <w:p w:rsidR="00000000" w:rsidDel="00000000" w:rsidP="00000000" w:rsidRDefault="00000000" w:rsidRPr="00000000" w14:paraId="00001BF3">
      <w:pPr>
        <w:rPr/>
      </w:pPr>
      <w:r w:rsidDel="00000000" w:rsidR="00000000" w:rsidRPr="00000000">
        <w:rPr>
          <w:rtl w:val="0"/>
        </w:rPr>
        <w:t xml:space="preserve">    8. response_time_ms             INT UNSIGNED               Null:YES </w:t>
      </w:r>
    </w:p>
    <w:p w:rsidR="00000000" w:rsidDel="00000000" w:rsidP="00000000" w:rsidRDefault="00000000" w:rsidRPr="00000000" w14:paraId="00001BF4">
      <w:pPr>
        <w:rPr/>
      </w:pPr>
      <w:r w:rsidDel="00000000" w:rsidR="00000000" w:rsidRPr="00000000">
        <w:rPr>
          <w:rtl w:val="0"/>
        </w:rPr>
        <w:t xml:space="preserve">        Thời gian chatbot phản hồi, tính bằng mili-giây. Yêu cầu phi chức năng đặt mục tiêu dưới 2</w:t>
      </w:r>
    </w:p>
    <w:p w:rsidR="00000000" w:rsidDel="00000000" w:rsidP="00000000" w:rsidRDefault="00000000" w:rsidRPr="00000000" w14:paraId="00001BF5">
      <w:pPr>
        <w:rPr/>
      </w:pPr>
      <w:r w:rsidDel="00000000" w:rsidR="00000000" w:rsidRPr="00000000">
        <w:rPr>
          <w:rtl w:val="0"/>
        </w:rPr>
        <w:t xml:space="preserve">        giây (NFR 4.2.1).</w:t>
      </w:r>
    </w:p>
    <w:p w:rsidR="00000000" w:rsidDel="00000000" w:rsidP="00000000" w:rsidRDefault="00000000" w:rsidRPr="00000000" w14:paraId="00001BF6">
      <w:pPr>
        <w:rPr/>
      </w:pPr>
      <w:r w:rsidDel="00000000" w:rsidR="00000000" w:rsidRPr="00000000">
        <w:rPr>
          <w:rtl w:val="0"/>
        </w:rPr>
        <w:t xml:space="preserve">    9. created_at                   DATETIME(3)                Null:NO   [IDX]</w:t>
      </w:r>
    </w:p>
    <w:p w:rsidR="00000000" w:rsidDel="00000000" w:rsidP="00000000" w:rsidRDefault="00000000" w:rsidRPr="00000000" w14:paraId="00001BF7">
      <w:pPr>
        <w:rPr/>
      </w:pPr>
      <w:r w:rsidDel="00000000" w:rsidR="00000000" w:rsidRPr="00000000">
        <w:rPr>
          <w:rtl w:val="0"/>
        </w:rPr>
        <w:t xml:space="preserve">        · Mặc định = CURRENT_TIMESTAMP(3)</w:t>
      </w:r>
    </w:p>
    <w:p w:rsidR="00000000" w:rsidDel="00000000" w:rsidP="00000000" w:rsidRDefault="00000000" w:rsidRPr="00000000" w14:paraId="00001BF8">
      <w:pPr>
        <w:rPr/>
      </w:pPr>
      <w:r w:rsidDel="00000000" w:rsidR="00000000" w:rsidRPr="00000000">
        <w:rPr>
          <w:rtl w:val="0"/>
        </w:rPr>
        <w:t xml:space="preserve">        Thời điểm bản ghi được tạo.</w:t>
      </w:r>
    </w:p>
    <w:p w:rsidR="00000000" w:rsidDel="00000000" w:rsidP="00000000" w:rsidRDefault="00000000" w:rsidRPr="00000000" w14:paraId="00001BF9">
      <w:pPr>
        <w:rPr/>
      </w:pPr>
      <w:r w:rsidDel="00000000" w:rsidR="00000000" w:rsidRPr="00000000">
        <w:rPr>
          <w:rtl w:val="0"/>
        </w:rPr>
      </w:r>
    </w:p>
    <w:p w:rsidR="00000000" w:rsidDel="00000000" w:rsidP="00000000" w:rsidRDefault="00000000" w:rsidRPr="00000000" w14:paraId="00001BFA">
      <w:pPr>
        <w:rPr/>
      </w:pPr>
      <w:r w:rsidDel="00000000" w:rsidR="00000000" w:rsidRPr="00000000">
        <w:rPr>
          <w:rtl w:val="0"/>
        </w:rPr>
      </w:r>
    </w:p>
    <w:p w:rsidR="00000000" w:rsidDel="00000000" w:rsidP="00000000" w:rsidRDefault="00000000" w:rsidRPr="00000000" w14:paraId="00001BFB">
      <w:pPr>
        <w:rPr/>
      </w:pPr>
      <w:r w:rsidDel="00000000" w:rsidR="00000000" w:rsidRPr="00000000">
        <w:rPr>
          <w:rtl w:val="0"/>
        </w:rPr>
      </w:r>
    </w:p>
    <w:p w:rsidR="00000000" w:rsidDel="00000000" w:rsidP="00000000" w:rsidRDefault="00000000" w:rsidRPr="00000000" w14:paraId="00001BFC">
      <w:pPr>
        <w:rPr/>
      </w:pPr>
      <w:r w:rsidDel="00000000" w:rsidR="00000000" w:rsidRPr="00000000">
        <w:rPr>
          <w:rtl w:val="0"/>
        </w:rPr>
        <w:t xml:space="preserve">####################################################################################################</w:t>
      </w:r>
    </w:p>
    <w:p w:rsidR="00000000" w:rsidDel="00000000" w:rsidP="00000000" w:rsidRDefault="00000000" w:rsidRPr="00000000" w14:paraId="00001BFD">
      <w:pPr>
        <w:rPr/>
      </w:pPr>
      <w:r w:rsidDel="00000000" w:rsidR="00000000" w:rsidRPr="00000000">
        <w:rPr>
          <w:rtl w:val="0"/>
        </w:rPr>
        <w:t xml:space="preserve">#  PHỤ LỤC — ÁNH XẠ BUSINESS RULE SANG BẢNG DỮ LIỆU</w:t>
      </w:r>
    </w:p>
    <w:p w:rsidR="00000000" w:rsidDel="00000000" w:rsidP="00000000" w:rsidRDefault="00000000" w:rsidRPr="00000000" w14:paraId="00001BFE">
      <w:pPr>
        <w:rPr/>
      </w:pPr>
      <w:r w:rsidDel="00000000" w:rsidR="00000000" w:rsidRPr="00000000">
        <w:rPr>
          <w:rtl w:val="0"/>
        </w:rPr>
        <w:t xml:space="preserve">####################################################################################################</w:t>
      </w:r>
    </w:p>
    <w:p w:rsidR="00000000" w:rsidDel="00000000" w:rsidP="00000000" w:rsidRDefault="00000000" w:rsidRPr="00000000" w14:paraId="00001BFF">
      <w:pPr>
        <w:rPr/>
      </w:pPr>
      <w:r w:rsidDel="00000000" w:rsidR="00000000" w:rsidRPr="00000000">
        <w:rPr>
          <w:rtl w:val="0"/>
        </w:rPr>
      </w:r>
    </w:p>
    <w:p w:rsidR="00000000" w:rsidDel="00000000" w:rsidP="00000000" w:rsidRDefault="00000000" w:rsidRPr="00000000" w14:paraId="00001C00">
      <w:pPr>
        <w:rPr/>
      </w:pPr>
      <w:r w:rsidDel="00000000" w:rsidR="00000000" w:rsidRPr="00000000">
        <w:rPr>
          <w:rtl w:val="0"/>
        </w:rPr>
        <w:t xml:space="preserve">Phụ lục này cho biết mỗi quy tắc nghiệp vụ trong SRS mục 5.1 được hiện thực hoá ở những bảng nào,</w:t>
      </w:r>
    </w:p>
    <w:p w:rsidR="00000000" w:rsidDel="00000000" w:rsidP="00000000" w:rsidRDefault="00000000" w:rsidRPr="00000000" w14:paraId="00001C01">
      <w:pPr>
        <w:rPr/>
      </w:pPr>
      <w:r w:rsidDel="00000000" w:rsidR="00000000" w:rsidRPr="00000000">
        <w:rPr>
          <w:rtl w:val="0"/>
        </w:rPr>
        <w:t xml:space="preserve">giúp truy vết ngược khi kiểm thử hoặc bảo trì.</w:t>
      </w:r>
    </w:p>
    <w:p w:rsidR="00000000" w:rsidDel="00000000" w:rsidP="00000000" w:rsidRDefault="00000000" w:rsidRPr="00000000" w14:paraId="00001C02">
      <w:pPr>
        <w:rPr/>
      </w:pPr>
      <w:r w:rsidDel="00000000" w:rsidR="00000000" w:rsidRPr="00000000">
        <w:rPr>
          <w:rtl w:val="0"/>
        </w:rPr>
      </w:r>
    </w:p>
    <w:p w:rsidR="00000000" w:rsidDel="00000000" w:rsidP="00000000" w:rsidRDefault="00000000" w:rsidRPr="00000000" w14:paraId="00001C03">
      <w:pPr>
        <w:rPr/>
      </w:pPr>
      <w:r w:rsidDel="00000000" w:rsidR="00000000" w:rsidRPr="00000000">
        <w:rPr>
          <w:rtl w:val="0"/>
        </w:rPr>
        <w:t xml:space="preserve">----------------------------------------------------------------------------------------------------</w:t>
      </w:r>
    </w:p>
    <w:p w:rsidR="00000000" w:rsidDel="00000000" w:rsidP="00000000" w:rsidRDefault="00000000" w:rsidRPr="00000000" w14:paraId="00001C04">
      <w:pPr>
        <w:rPr/>
      </w:pPr>
      <w:r w:rsidDel="00000000" w:rsidR="00000000" w:rsidRPr="00000000">
        <w:rPr>
          <w:rtl w:val="0"/>
        </w:rPr>
        <w:t xml:space="preserve">BR-01 — Người dùng phải xác minh email thì tài khoản mới được kích hoạt.</w:t>
      </w:r>
    </w:p>
    <w:p w:rsidR="00000000" w:rsidDel="00000000" w:rsidP="00000000" w:rsidRDefault="00000000" w:rsidRPr="00000000" w14:paraId="00001C05">
      <w:pPr>
        <w:rPr/>
      </w:pPr>
      <w:r w:rsidDel="00000000" w:rsidR="00000000" w:rsidRPr="00000000">
        <w:rPr>
          <w:rtl w:val="0"/>
        </w:rPr>
        <w:t xml:space="preserve">    Bảng liên quan: user_account</w:t>
      </w:r>
    </w:p>
    <w:p w:rsidR="00000000" w:rsidDel="00000000" w:rsidP="00000000" w:rsidRDefault="00000000" w:rsidRPr="00000000" w14:paraId="00001C06">
      <w:pPr>
        <w:rPr/>
      </w:pPr>
      <w:r w:rsidDel="00000000" w:rsidR="00000000" w:rsidRPr="00000000">
        <w:rPr>
          <w:rtl w:val="0"/>
        </w:rPr>
        <w:t xml:space="preserve">----------------------------------------------------------------------------------------------------</w:t>
      </w:r>
    </w:p>
    <w:p w:rsidR="00000000" w:rsidDel="00000000" w:rsidP="00000000" w:rsidRDefault="00000000" w:rsidRPr="00000000" w14:paraId="00001C07">
      <w:pPr>
        <w:rPr/>
      </w:pPr>
      <w:r w:rsidDel="00000000" w:rsidR="00000000" w:rsidRPr="00000000">
        <w:rPr>
          <w:rtl w:val="0"/>
        </w:rPr>
        <w:t xml:space="preserve">BR-02 — Mật khẩu tối thiểu 8 ký tự, gồm chữ hoa, chữ thường, số và ký tự đặc biệt.</w:t>
      </w:r>
    </w:p>
    <w:p w:rsidR="00000000" w:rsidDel="00000000" w:rsidP="00000000" w:rsidRDefault="00000000" w:rsidRPr="00000000" w14:paraId="00001C08">
      <w:pPr>
        <w:rPr/>
      </w:pPr>
      <w:r w:rsidDel="00000000" w:rsidR="00000000" w:rsidRPr="00000000">
        <w:rPr>
          <w:rtl w:val="0"/>
        </w:rPr>
        <w:t xml:space="preserve">    Bảng liên quan: user_account</w:t>
      </w:r>
    </w:p>
    <w:p w:rsidR="00000000" w:rsidDel="00000000" w:rsidP="00000000" w:rsidRDefault="00000000" w:rsidRPr="00000000" w14:paraId="00001C09">
      <w:pPr>
        <w:rPr/>
      </w:pPr>
      <w:r w:rsidDel="00000000" w:rsidR="00000000" w:rsidRPr="00000000">
        <w:rPr>
          <w:rtl w:val="0"/>
        </w:rPr>
        <w:t xml:space="preserve">----------------------------------------------------------------------------------------------------</w:t>
      </w:r>
    </w:p>
    <w:p w:rsidR="00000000" w:rsidDel="00000000" w:rsidP="00000000" w:rsidRDefault="00000000" w:rsidRPr="00000000" w14:paraId="00001C0A">
      <w:pPr>
        <w:rPr/>
      </w:pPr>
      <w:r w:rsidDel="00000000" w:rsidR="00000000" w:rsidRPr="00000000">
        <w:rPr>
          <w:rtl w:val="0"/>
        </w:rPr>
        <w:t xml:space="preserve">BR-03 — Khoá tạm tài khoản khi nhập sai mật khẩu quá 5 lần liên tiếp.</w:t>
      </w:r>
    </w:p>
    <w:p w:rsidR="00000000" w:rsidDel="00000000" w:rsidP="00000000" w:rsidRDefault="00000000" w:rsidRPr="00000000" w14:paraId="00001C0B">
      <w:pPr>
        <w:rPr/>
      </w:pPr>
      <w:r w:rsidDel="00000000" w:rsidR="00000000" w:rsidRPr="00000000">
        <w:rPr>
          <w:rtl w:val="0"/>
        </w:rPr>
        <w:t xml:space="preserve">    Bảng liên quan: user_account</w:t>
      </w:r>
    </w:p>
    <w:p w:rsidR="00000000" w:rsidDel="00000000" w:rsidP="00000000" w:rsidRDefault="00000000" w:rsidRPr="00000000" w14:paraId="00001C0C">
      <w:pPr>
        <w:rPr/>
      </w:pPr>
      <w:r w:rsidDel="00000000" w:rsidR="00000000" w:rsidRPr="00000000">
        <w:rPr>
          <w:rtl w:val="0"/>
        </w:rPr>
        <w:t xml:space="preserve">----------------------------------------------------------------------------------------------------</w:t>
      </w:r>
    </w:p>
    <w:p w:rsidR="00000000" w:rsidDel="00000000" w:rsidP="00000000" w:rsidRDefault="00000000" w:rsidRPr="00000000" w14:paraId="00001C0D">
      <w:pPr>
        <w:rPr/>
      </w:pPr>
      <w:r w:rsidDel="00000000" w:rsidR="00000000" w:rsidRPr="00000000">
        <w:rPr>
          <w:rtl w:val="0"/>
        </w:rPr>
        <w:t xml:space="preserve">BR-04 — Organizer phải tải lên tài liệu xác minh hợp lệ trước khi nộp đơn.</w:t>
      </w:r>
    </w:p>
    <w:p w:rsidR="00000000" w:rsidDel="00000000" w:rsidP="00000000" w:rsidRDefault="00000000" w:rsidRPr="00000000" w14:paraId="00001C0E">
      <w:pPr>
        <w:rPr/>
      </w:pPr>
      <w:r w:rsidDel="00000000" w:rsidR="00000000" w:rsidRPr="00000000">
        <w:rPr>
          <w:rtl w:val="0"/>
        </w:rPr>
        <w:t xml:space="preserve">    Bảng liên quan: verification_document</w:t>
      </w:r>
    </w:p>
    <w:p w:rsidR="00000000" w:rsidDel="00000000" w:rsidP="00000000" w:rsidRDefault="00000000" w:rsidRPr="00000000" w14:paraId="00001C0F">
      <w:pPr>
        <w:rPr/>
      </w:pPr>
      <w:r w:rsidDel="00000000" w:rsidR="00000000" w:rsidRPr="00000000">
        <w:rPr>
          <w:rtl w:val="0"/>
        </w:rPr>
        <w:t xml:space="preserve">----------------------------------------------------------------------------------------------------</w:t>
      </w:r>
    </w:p>
    <w:p w:rsidR="00000000" w:rsidDel="00000000" w:rsidP="00000000" w:rsidRDefault="00000000" w:rsidRPr="00000000" w14:paraId="00001C10">
      <w:pPr>
        <w:rPr/>
      </w:pPr>
      <w:r w:rsidDel="00000000" w:rsidR="00000000" w:rsidRPr="00000000">
        <w:rPr>
          <w:rtl w:val="0"/>
        </w:rPr>
        <w:t xml:space="preserve">BR-05 — Organizer chỉ được đăng workspace sau khi đơn đăng ký được Admin duyệt.</w:t>
      </w:r>
    </w:p>
    <w:p w:rsidR="00000000" w:rsidDel="00000000" w:rsidP="00000000" w:rsidRDefault="00000000" w:rsidRPr="00000000" w14:paraId="00001C11">
      <w:pPr>
        <w:rPr/>
      </w:pPr>
      <w:r w:rsidDel="00000000" w:rsidR="00000000" w:rsidRPr="00000000">
        <w:rPr>
          <w:rtl w:val="0"/>
        </w:rPr>
        <w:t xml:space="preserve">    Bảng liên quan: organizer_profile</w:t>
      </w:r>
    </w:p>
    <w:p w:rsidR="00000000" w:rsidDel="00000000" w:rsidP="00000000" w:rsidRDefault="00000000" w:rsidRPr="00000000" w14:paraId="00001C12">
      <w:pPr>
        <w:rPr/>
      </w:pPr>
      <w:r w:rsidDel="00000000" w:rsidR="00000000" w:rsidRPr="00000000">
        <w:rPr>
          <w:rtl w:val="0"/>
        </w:rPr>
        <w:t xml:space="preserve">----------------------------------------------------------------------------------------------------</w:t>
      </w:r>
    </w:p>
    <w:p w:rsidR="00000000" w:rsidDel="00000000" w:rsidP="00000000" w:rsidRDefault="00000000" w:rsidRPr="00000000" w14:paraId="00001C13">
      <w:pPr>
        <w:rPr/>
      </w:pPr>
      <w:r w:rsidDel="00000000" w:rsidR="00000000" w:rsidRPr="00000000">
        <w:rPr>
          <w:rtl w:val="0"/>
        </w:rPr>
        <w:t xml:space="preserve">BR-06 — Workspace tạo mới hoặc sửa lớn phải chuyển sang trạng thái Pending và chờ Admin duyệt.</w:t>
      </w:r>
    </w:p>
    <w:p w:rsidR="00000000" w:rsidDel="00000000" w:rsidP="00000000" w:rsidRDefault="00000000" w:rsidRPr="00000000" w14:paraId="00001C14">
      <w:pPr>
        <w:rPr/>
      </w:pPr>
      <w:r w:rsidDel="00000000" w:rsidR="00000000" w:rsidRPr="00000000">
        <w:rPr>
          <w:rtl w:val="0"/>
        </w:rPr>
        <w:t xml:space="preserve">    Bảng liên quan: workspace, workspace_submission</w:t>
      </w:r>
    </w:p>
    <w:p w:rsidR="00000000" w:rsidDel="00000000" w:rsidP="00000000" w:rsidRDefault="00000000" w:rsidRPr="00000000" w14:paraId="00001C15">
      <w:pPr>
        <w:rPr/>
      </w:pPr>
      <w:r w:rsidDel="00000000" w:rsidR="00000000" w:rsidRPr="00000000">
        <w:rPr>
          <w:rtl w:val="0"/>
        </w:rPr>
        <w:t xml:space="preserve">----------------------------------------------------------------------------------------------------</w:t>
      </w:r>
    </w:p>
    <w:p w:rsidR="00000000" w:rsidDel="00000000" w:rsidP="00000000" w:rsidRDefault="00000000" w:rsidRPr="00000000" w14:paraId="00001C16">
      <w:pPr>
        <w:rPr/>
      </w:pPr>
      <w:r w:rsidDel="00000000" w:rsidR="00000000" w:rsidRPr="00000000">
        <w:rPr>
          <w:rtl w:val="0"/>
        </w:rPr>
        <w:t xml:space="preserve">BR-07 — Admin được quyền tạm ngưng khẩn cấp workspace vi phạm, ghi đè cấu hình của Organizer.</w:t>
      </w:r>
    </w:p>
    <w:p w:rsidR="00000000" w:rsidDel="00000000" w:rsidP="00000000" w:rsidRDefault="00000000" w:rsidRPr="00000000" w14:paraId="00001C17">
      <w:pPr>
        <w:rPr/>
      </w:pPr>
      <w:r w:rsidDel="00000000" w:rsidR="00000000" w:rsidRPr="00000000">
        <w:rPr>
          <w:rtl w:val="0"/>
        </w:rPr>
        <w:t xml:space="preserve">    Bảng liên quan: workspace</w:t>
      </w:r>
    </w:p>
    <w:p w:rsidR="00000000" w:rsidDel="00000000" w:rsidP="00000000" w:rsidRDefault="00000000" w:rsidRPr="00000000" w14:paraId="00001C18">
      <w:pPr>
        <w:rPr/>
      </w:pPr>
      <w:r w:rsidDel="00000000" w:rsidR="00000000" w:rsidRPr="00000000">
        <w:rPr>
          <w:rtl w:val="0"/>
        </w:rPr>
        <w:t xml:space="preserve">----------------------------------------------------------------------------------------------------</w:t>
      </w:r>
    </w:p>
    <w:p w:rsidR="00000000" w:rsidDel="00000000" w:rsidP="00000000" w:rsidRDefault="00000000" w:rsidRPr="00000000" w14:paraId="00001C19">
      <w:pPr>
        <w:rPr/>
      </w:pPr>
      <w:r w:rsidDel="00000000" w:rsidR="00000000" w:rsidRPr="00000000">
        <w:rPr>
          <w:rtl w:val="0"/>
        </w:rPr>
        <w:t xml:space="preserve">BR-08 — Chỗ ngồi và phòng phải có toạ độ hợp lệ trên sơ đồ tầng.</w:t>
      </w:r>
    </w:p>
    <w:p w:rsidR="00000000" w:rsidDel="00000000" w:rsidP="00000000" w:rsidRDefault="00000000" w:rsidRPr="00000000" w14:paraId="00001C1A">
      <w:pPr>
        <w:rPr/>
      </w:pPr>
      <w:r w:rsidDel="00000000" w:rsidR="00000000" w:rsidRPr="00000000">
        <w:rPr>
          <w:rtl w:val="0"/>
        </w:rPr>
        <w:t xml:space="preserve">    Bảng liên quan: floor_section, workspace_resource</w:t>
      </w:r>
    </w:p>
    <w:p w:rsidR="00000000" w:rsidDel="00000000" w:rsidP="00000000" w:rsidRDefault="00000000" w:rsidRPr="00000000" w14:paraId="00001C1B">
      <w:pPr>
        <w:rPr/>
      </w:pPr>
      <w:r w:rsidDel="00000000" w:rsidR="00000000" w:rsidRPr="00000000">
        <w:rPr>
          <w:rtl w:val="0"/>
        </w:rPr>
        <w:t xml:space="preserve">----------------------------------------------------------------------------------------------------</w:t>
      </w:r>
    </w:p>
    <w:p w:rsidR="00000000" w:rsidDel="00000000" w:rsidP="00000000" w:rsidRDefault="00000000" w:rsidRPr="00000000" w14:paraId="00001C1C">
      <w:pPr>
        <w:rPr/>
      </w:pPr>
      <w:r w:rsidDel="00000000" w:rsidR="00000000" w:rsidRPr="00000000">
        <w:rPr>
          <w:rtl w:val="0"/>
        </w:rPr>
        <w:t xml:space="preserve">BR-09 — Không xoá vật lý chỗ ngồi, phòng hoặc tầng còn booking tương lai; chỉ được chuyển sang Disable.</w:t>
      </w:r>
    </w:p>
    <w:p w:rsidR="00000000" w:rsidDel="00000000" w:rsidP="00000000" w:rsidRDefault="00000000" w:rsidRPr="00000000" w14:paraId="00001C1D">
      <w:pPr>
        <w:rPr/>
      </w:pPr>
      <w:r w:rsidDel="00000000" w:rsidR="00000000" w:rsidRPr="00000000">
        <w:rPr>
          <w:rtl w:val="0"/>
        </w:rPr>
        <w:t xml:space="preserve">    Bảng liên quan: floor_plan, workspace_resource</w:t>
      </w:r>
    </w:p>
    <w:p w:rsidR="00000000" w:rsidDel="00000000" w:rsidP="00000000" w:rsidRDefault="00000000" w:rsidRPr="00000000" w14:paraId="00001C1E">
      <w:pPr>
        <w:rPr/>
      </w:pPr>
      <w:r w:rsidDel="00000000" w:rsidR="00000000" w:rsidRPr="00000000">
        <w:rPr>
          <w:rtl w:val="0"/>
        </w:rPr>
        <w:t xml:space="preserve">----------------------------------------------------------------------------------------------------</w:t>
      </w:r>
    </w:p>
    <w:p w:rsidR="00000000" w:rsidDel="00000000" w:rsidP="00000000" w:rsidRDefault="00000000" w:rsidRPr="00000000" w14:paraId="00001C1F">
      <w:pPr>
        <w:rPr/>
      </w:pPr>
      <w:r w:rsidDel="00000000" w:rsidR="00000000" w:rsidRPr="00000000">
        <w:rPr>
          <w:rtl w:val="0"/>
        </w:rPr>
        <w:t xml:space="preserve">BR-10 — Chỉ được tìm và đặt trong giờ hoạt động do Organizer thiết lập.</w:t>
      </w:r>
    </w:p>
    <w:p w:rsidR="00000000" w:rsidDel="00000000" w:rsidP="00000000" w:rsidRDefault="00000000" w:rsidRPr="00000000" w14:paraId="00001C20">
      <w:pPr>
        <w:rPr/>
      </w:pPr>
      <w:r w:rsidDel="00000000" w:rsidR="00000000" w:rsidRPr="00000000">
        <w:rPr>
          <w:rtl w:val="0"/>
        </w:rPr>
        <w:t xml:space="preserve">    Bảng liên quan: workspace_operating_hour</w:t>
      </w:r>
    </w:p>
    <w:p w:rsidR="00000000" w:rsidDel="00000000" w:rsidP="00000000" w:rsidRDefault="00000000" w:rsidRPr="00000000" w14:paraId="00001C21">
      <w:pPr>
        <w:rPr/>
      </w:pPr>
      <w:r w:rsidDel="00000000" w:rsidR="00000000" w:rsidRPr="00000000">
        <w:rPr>
          <w:rtl w:val="0"/>
        </w:rPr>
        <w:t xml:space="preserve">----------------------------------------------------------------------------------------------------</w:t>
      </w:r>
    </w:p>
    <w:p w:rsidR="00000000" w:rsidDel="00000000" w:rsidP="00000000" w:rsidRDefault="00000000" w:rsidRPr="00000000" w14:paraId="00001C22">
      <w:pPr>
        <w:rPr/>
      </w:pPr>
      <w:r w:rsidDel="00000000" w:rsidR="00000000" w:rsidRPr="00000000">
        <w:rPr>
          <w:rtl w:val="0"/>
        </w:rPr>
        <w:t xml:space="preserve">BR-11 — Hệ thống tự giữ chỗ 10 phút trong lúc thanh toán để chống trùng lịch.</w:t>
      </w:r>
    </w:p>
    <w:p w:rsidR="00000000" w:rsidDel="00000000" w:rsidP="00000000" w:rsidRDefault="00000000" w:rsidRPr="00000000" w14:paraId="00001C23">
      <w:pPr>
        <w:rPr/>
      </w:pPr>
      <w:r w:rsidDel="00000000" w:rsidR="00000000" w:rsidRPr="00000000">
        <w:rPr>
          <w:rtl w:val="0"/>
        </w:rPr>
        <w:t xml:space="preserve">    Bảng liên quan: resource_hold</w:t>
      </w:r>
    </w:p>
    <w:p w:rsidR="00000000" w:rsidDel="00000000" w:rsidP="00000000" w:rsidRDefault="00000000" w:rsidRPr="00000000" w14:paraId="00001C24">
      <w:pPr>
        <w:rPr/>
      </w:pPr>
      <w:r w:rsidDel="00000000" w:rsidR="00000000" w:rsidRPr="00000000">
        <w:rPr>
          <w:rtl w:val="0"/>
        </w:rPr>
        <w:t xml:space="preserve">----------------------------------------------------------------------------------------------------</w:t>
      </w:r>
    </w:p>
    <w:p w:rsidR="00000000" w:rsidDel="00000000" w:rsidP="00000000" w:rsidRDefault="00000000" w:rsidRPr="00000000" w14:paraId="00001C25">
      <w:pPr>
        <w:rPr/>
      </w:pPr>
      <w:r w:rsidDel="00000000" w:rsidR="00000000" w:rsidRPr="00000000">
        <w:rPr>
          <w:rtl w:val="0"/>
        </w:rPr>
        <w:t xml:space="preserve">BR-12 — Không cho đặt vào khung giờ Organizer đã chặn để bảo trì hoặc sự kiện nội bộ.</w:t>
      </w:r>
    </w:p>
    <w:p w:rsidR="00000000" w:rsidDel="00000000" w:rsidP="00000000" w:rsidRDefault="00000000" w:rsidRPr="00000000" w14:paraId="00001C26">
      <w:pPr>
        <w:rPr/>
      </w:pPr>
      <w:r w:rsidDel="00000000" w:rsidR="00000000" w:rsidRPr="00000000">
        <w:rPr>
          <w:rtl w:val="0"/>
        </w:rPr>
        <w:t xml:space="preserve">    Bảng liên quan: blocked_time_slot</w:t>
      </w:r>
    </w:p>
    <w:p w:rsidR="00000000" w:rsidDel="00000000" w:rsidP="00000000" w:rsidRDefault="00000000" w:rsidRPr="00000000" w14:paraId="00001C27">
      <w:pPr>
        <w:rPr/>
      </w:pPr>
      <w:r w:rsidDel="00000000" w:rsidR="00000000" w:rsidRPr="00000000">
        <w:rPr>
          <w:rtl w:val="0"/>
        </w:rPr>
        <w:t xml:space="preserve">----------------------------------------------------------------------------------------------------</w:t>
      </w:r>
    </w:p>
    <w:p w:rsidR="00000000" w:rsidDel="00000000" w:rsidP="00000000" w:rsidRDefault="00000000" w:rsidRPr="00000000" w14:paraId="00001C28">
      <w:pPr>
        <w:rPr/>
      </w:pPr>
      <w:r w:rsidDel="00000000" w:rsidR="00000000" w:rsidRPr="00000000">
        <w:rPr>
          <w:rtl w:val="0"/>
        </w:rPr>
        <w:t xml:space="preserve">BR-13 — Booking chỉ chuyển sang Confirmed khi ghi nhận thanh toán thành công 100% qua PayOS.</w:t>
      </w:r>
    </w:p>
    <w:p w:rsidR="00000000" w:rsidDel="00000000" w:rsidP="00000000" w:rsidRDefault="00000000" w:rsidRPr="00000000" w14:paraId="00001C29">
      <w:pPr>
        <w:rPr/>
      </w:pPr>
      <w:r w:rsidDel="00000000" w:rsidR="00000000" w:rsidRPr="00000000">
        <w:rPr>
          <w:rtl w:val="0"/>
        </w:rPr>
        <w:t xml:space="preserve">    Bảng liên quan: booking, payment</w:t>
      </w:r>
    </w:p>
    <w:p w:rsidR="00000000" w:rsidDel="00000000" w:rsidP="00000000" w:rsidRDefault="00000000" w:rsidRPr="00000000" w14:paraId="00001C2A">
      <w:pPr>
        <w:rPr/>
      </w:pPr>
      <w:r w:rsidDel="00000000" w:rsidR="00000000" w:rsidRPr="00000000">
        <w:rPr>
          <w:rtl w:val="0"/>
        </w:rPr>
        <w:t xml:space="preserve">----------------------------------------------------------------------------------------------------</w:t>
      </w:r>
    </w:p>
    <w:p w:rsidR="00000000" w:rsidDel="00000000" w:rsidP="00000000" w:rsidRDefault="00000000" w:rsidRPr="00000000" w14:paraId="00001C2B">
      <w:pPr>
        <w:rPr/>
      </w:pPr>
      <w:r w:rsidDel="00000000" w:rsidR="00000000" w:rsidRPr="00000000">
        <w:rPr>
          <w:rtl w:val="0"/>
        </w:rPr>
        <w:t xml:space="preserve">BR-14 — Giao dịch thất bại, hết hạn hoặc bị huỷ sẽ đưa booking về Cancelled hoặc Pending Payment, tối đa 15 phút.</w:t>
      </w:r>
    </w:p>
    <w:p w:rsidR="00000000" w:rsidDel="00000000" w:rsidP="00000000" w:rsidRDefault="00000000" w:rsidRPr="00000000" w14:paraId="00001C2C">
      <w:pPr>
        <w:rPr/>
      </w:pPr>
      <w:r w:rsidDel="00000000" w:rsidR="00000000" w:rsidRPr="00000000">
        <w:rPr>
          <w:rtl w:val="0"/>
        </w:rPr>
        <w:t xml:space="preserve">    Bảng liên quan: booking, payment</w:t>
      </w:r>
    </w:p>
    <w:p w:rsidR="00000000" w:rsidDel="00000000" w:rsidP="00000000" w:rsidRDefault="00000000" w:rsidRPr="00000000" w14:paraId="00001C2D">
      <w:pPr>
        <w:rPr/>
      </w:pPr>
      <w:r w:rsidDel="00000000" w:rsidR="00000000" w:rsidRPr="00000000">
        <w:rPr>
          <w:rtl w:val="0"/>
        </w:rPr>
        <w:t xml:space="preserve">----------------------------------------------------------------------------------------------------</w:t>
      </w:r>
    </w:p>
    <w:p w:rsidR="00000000" w:rsidDel="00000000" w:rsidP="00000000" w:rsidRDefault="00000000" w:rsidRPr="00000000" w14:paraId="00001C2E">
      <w:pPr>
        <w:rPr/>
      </w:pPr>
      <w:r w:rsidDel="00000000" w:rsidR="00000000" w:rsidRPr="00000000">
        <w:rPr>
          <w:rtl w:val="0"/>
        </w:rPr>
        <w:t xml:space="preserve">BR-15 — Khách phải dùng mã QR do hệ thống sinh để check-in.</w:t>
      </w:r>
    </w:p>
    <w:p w:rsidR="00000000" w:rsidDel="00000000" w:rsidP="00000000" w:rsidRDefault="00000000" w:rsidRPr="00000000" w14:paraId="00001C2F">
      <w:pPr>
        <w:rPr/>
      </w:pPr>
      <w:r w:rsidDel="00000000" w:rsidR="00000000" w:rsidRPr="00000000">
        <w:rPr>
          <w:rtl w:val="0"/>
        </w:rPr>
        <w:t xml:space="preserve">    Bảng liên quan: checkin_qr_token</w:t>
      </w:r>
    </w:p>
    <w:p w:rsidR="00000000" w:rsidDel="00000000" w:rsidP="00000000" w:rsidRDefault="00000000" w:rsidRPr="00000000" w14:paraId="00001C30">
      <w:pPr>
        <w:rPr/>
      </w:pPr>
      <w:r w:rsidDel="00000000" w:rsidR="00000000" w:rsidRPr="00000000">
        <w:rPr>
          <w:rtl w:val="0"/>
        </w:rPr>
        <w:t xml:space="preserve">----------------------------------------------------------------------------------------------------</w:t>
      </w:r>
    </w:p>
    <w:p w:rsidR="00000000" w:rsidDel="00000000" w:rsidP="00000000" w:rsidRDefault="00000000" w:rsidRPr="00000000" w14:paraId="00001C31">
      <w:pPr>
        <w:rPr/>
      </w:pPr>
      <w:r w:rsidDel="00000000" w:rsidR="00000000" w:rsidRPr="00000000">
        <w:rPr>
          <w:rtl w:val="0"/>
        </w:rPr>
        <w:t xml:space="preserve">BR-16 — Mã QR chỉ hiệu lực trong cửa sổ thời gian quy định, 15 phút trước và 30 phút sau giờ bắt đầu.</w:t>
      </w:r>
    </w:p>
    <w:p w:rsidR="00000000" w:rsidDel="00000000" w:rsidP="00000000" w:rsidRDefault="00000000" w:rsidRPr="00000000" w14:paraId="00001C32">
      <w:pPr>
        <w:rPr/>
      </w:pPr>
      <w:r w:rsidDel="00000000" w:rsidR="00000000" w:rsidRPr="00000000">
        <w:rPr>
          <w:rtl w:val="0"/>
        </w:rPr>
        <w:t xml:space="preserve">    Bảng liên quan: checkin_qr_token</w:t>
      </w:r>
    </w:p>
    <w:p w:rsidR="00000000" w:rsidDel="00000000" w:rsidP="00000000" w:rsidRDefault="00000000" w:rsidRPr="00000000" w14:paraId="00001C33">
      <w:pPr>
        <w:rPr/>
      </w:pPr>
      <w:r w:rsidDel="00000000" w:rsidR="00000000" w:rsidRPr="00000000">
        <w:rPr>
          <w:rtl w:val="0"/>
        </w:rPr>
        <w:t xml:space="preserve">----------------------------------------------------------------------------------------------------</w:t>
      </w:r>
    </w:p>
    <w:p w:rsidR="00000000" w:rsidDel="00000000" w:rsidP="00000000" w:rsidRDefault="00000000" w:rsidRPr="00000000" w14:paraId="00001C34">
      <w:pPr>
        <w:rPr/>
      </w:pPr>
      <w:r w:rsidDel="00000000" w:rsidR="00000000" w:rsidRPr="00000000">
        <w:rPr>
          <w:rtl w:val="0"/>
        </w:rPr>
        <w:t xml:space="preserve">BR-17 — Cấm check-in trùng; mỗi mã QR chỉ được quét ghi nhận một lần.</w:t>
      </w:r>
    </w:p>
    <w:p w:rsidR="00000000" w:rsidDel="00000000" w:rsidP="00000000" w:rsidRDefault="00000000" w:rsidRPr="00000000" w14:paraId="00001C35">
      <w:pPr>
        <w:rPr/>
      </w:pPr>
      <w:r w:rsidDel="00000000" w:rsidR="00000000" w:rsidRPr="00000000">
        <w:rPr>
          <w:rtl w:val="0"/>
        </w:rPr>
        <w:t xml:space="preserve">    Bảng liên quan: checkin_qr_token</w:t>
      </w:r>
    </w:p>
    <w:p w:rsidR="00000000" w:rsidDel="00000000" w:rsidP="00000000" w:rsidRDefault="00000000" w:rsidRPr="00000000" w14:paraId="00001C36">
      <w:pPr>
        <w:rPr/>
      </w:pPr>
      <w:r w:rsidDel="00000000" w:rsidR="00000000" w:rsidRPr="00000000">
        <w:rPr>
          <w:rtl w:val="0"/>
        </w:rPr>
        <w:t xml:space="preserve">----------------------------------------------------------------------------------------------------</w:t>
      </w:r>
    </w:p>
    <w:p w:rsidR="00000000" w:rsidDel="00000000" w:rsidP="00000000" w:rsidRDefault="00000000" w:rsidRPr="00000000" w14:paraId="00001C37">
      <w:pPr>
        <w:rPr/>
      </w:pPr>
      <w:r w:rsidDel="00000000" w:rsidR="00000000" w:rsidRPr="00000000">
        <w:rPr>
          <w:rtl w:val="0"/>
        </w:rPr>
        <w:t xml:space="preserve">BR-18 — Khách chỉ được tự huỷ trước giờ bắt đầu theo chính sách huỷ của từng workspace.</w:t>
      </w:r>
    </w:p>
    <w:p w:rsidR="00000000" w:rsidDel="00000000" w:rsidP="00000000" w:rsidRDefault="00000000" w:rsidRPr="00000000" w14:paraId="00001C38">
      <w:pPr>
        <w:rPr/>
      </w:pPr>
      <w:r w:rsidDel="00000000" w:rsidR="00000000" w:rsidRPr="00000000">
        <w:rPr>
          <w:rtl w:val="0"/>
        </w:rPr>
        <w:t xml:space="preserve">    Bảng liên quan: cancellation_policy</w:t>
      </w:r>
    </w:p>
    <w:p w:rsidR="00000000" w:rsidDel="00000000" w:rsidP="00000000" w:rsidRDefault="00000000" w:rsidRPr="00000000" w14:paraId="00001C39">
      <w:pPr>
        <w:rPr/>
      </w:pPr>
      <w:r w:rsidDel="00000000" w:rsidR="00000000" w:rsidRPr="00000000">
        <w:rPr>
          <w:rtl w:val="0"/>
        </w:rPr>
        <w:t xml:space="preserve">----------------------------------------------------------------------------------------------------</w:t>
      </w:r>
    </w:p>
    <w:p w:rsidR="00000000" w:rsidDel="00000000" w:rsidP="00000000" w:rsidRDefault="00000000" w:rsidRPr="00000000" w14:paraId="00001C3A">
      <w:pPr>
        <w:rPr/>
      </w:pPr>
      <w:r w:rsidDel="00000000" w:rsidR="00000000" w:rsidRPr="00000000">
        <w:rPr>
          <w:rtl w:val="0"/>
        </w:rPr>
        <w:t xml:space="preserve">BR-19 — Số tiền hoàn được hệ thống tự tính theo thời điểm huỷ, chính sách phạt và phí nền tảng.</w:t>
      </w:r>
    </w:p>
    <w:p w:rsidR="00000000" w:rsidDel="00000000" w:rsidP="00000000" w:rsidRDefault="00000000" w:rsidRPr="00000000" w14:paraId="00001C3B">
      <w:pPr>
        <w:rPr/>
      </w:pPr>
      <w:r w:rsidDel="00000000" w:rsidR="00000000" w:rsidRPr="00000000">
        <w:rPr>
          <w:rtl w:val="0"/>
        </w:rPr>
        <w:t xml:space="preserve">    Bảng liên quan: booking_cancellation, cancellation_policy_tier, refund_request</w:t>
      </w:r>
    </w:p>
    <w:p w:rsidR="00000000" w:rsidDel="00000000" w:rsidP="00000000" w:rsidRDefault="00000000" w:rsidRPr="00000000" w14:paraId="00001C3C">
      <w:pPr>
        <w:rPr/>
      </w:pPr>
      <w:r w:rsidDel="00000000" w:rsidR="00000000" w:rsidRPr="00000000">
        <w:rPr>
          <w:rtl w:val="0"/>
        </w:rPr>
        <w:t xml:space="preserve">----------------------------------------------------------------------------------------------------</w:t>
      </w:r>
    </w:p>
    <w:p w:rsidR="00000000" w:rsidDel="00000000" w:rsidP="00000000" w:rsidRDefault="00000000" w:rsidRPr="00000000" w14:paraId="00001C3D">
      <w:pPr>
        <w:rPr/>
      </w:pPr>
      <w:r w:rsidDel="00000000" w:rsidR="00000000" w:rsidRPr="00000000">
        <w:rPr>
          <w:rtl w:val="0"/>
        </w:rPr>
        <w:t xml:space="preserve">BR-20 — Mọi lệnh hoàn tiền phải được ghi audit log và duyệt trước khi chuyển tiền thật.</w:t>
      </w:r>
    </w:p>
    <w:p w:rsidR="00000000" w:rsidDel="00000000" w:rsidP="00000000" w:rsidRDefault="00000000" w:rsidRPr="00000000" w14:paraId="00001C3E">
      <w:pPr>
        <w:rPr/>
      </w:pPr>
      <w:r w:rsidDel="00000000" w:rsidR="00000000" w:rsidRPr="00000000">
        <w:rPr>
          <w:rtl w:val="0"/>
        </w:rPr>
        <w:t xml:space="preserve">    Bảng liên quan: refund_request, refund_status_history</w:t>
      </w:r>
    </w:p>
    <w:p w:rsidR="00000000" w:rsidDel="00000000" w:rsidP="00000000" w:rsidRDefault="00000000" w:rsidRPr="00000000" w14:paraId="00001C3F">
      <w:pPr>
        <w:rPr/>
      </w:pPr>
      <w:r w:rsidDel="00000000" w:rsidR="00000000" w:rsidRPr="00000000">
        <w:rPr>
          <w:rtl w:val="0"/>
        </w:rPr>
        <w:t xml:space="preserve">----------------------------------------------------------------------------------------------------</w:t>
      </w:r>
    </w:p>
    <w:p w:rsidR="00000000" w:rsidDel="00000000" w:rsidP="00000000" w:rsidRDefault="00000000" w:rsidRPr="00000000" w14:paraId="00001C40">
      <w:pPr>
        <w:rPr/>
      </w:pPr>
      <w:r w:rsidDel="00000000" w:rsidR="00000000" w:rsidRPr="00000000">
        <w:rPr>
          <w:rtl w:val="0"/>
        </w:rPr>
        <w:t xml:space="preserve">BR-21 — Quyền lợi hội viên chỉ áp dụng cho booking tạo trước khi gói hết hạn.</w:t>
      </w:r>
    </w:p>
    <w:p w:rsidR="00000000" w:rsidDel="00000000" w:rsidP="00000000" w:rsidRDefault="00000000" w:rsidRPr="00000000" w14:paraId="00001C41">
      <w:pPr>
        <w:rPr/>
      </w:pPr>
      <w:r w:rsidDel="00000000" w:rsidR="00000000" w:rsidRPr="00000000">
        <w:rPr>
          <w:rtl w:val="0"/>
        </w:rPr>
        <w:t xml:space="preserve">    Bảng liên quan: booking, membership_subscription</w:t>
      </w:r>
    </w:p>
    <w:p w:rsidR="00000000" w:rsidDel="00000000" w:rsidP="00000000" w:rsidRDefault="00000000" w:rsidRPr="00000000" w14:paraId="00001C42">
      <w:pPr>
        <w:rPr/>
      </w:pPr>
      <w:r w:rsidDel="00000000" w:rsidR="00000000" w:rsidRPr="00000000">
        <w:rPr>
          <w:rtl w:val="0"/>
        </w:rPr>
        <w:t xml:space="preserve">----------------------------------------------------------------------------------------------------</w:t>
      </w:r>
    </w:p>
    <w:p w:rsidR="00000000" w:rsidDel="00000000" w:rsidP="00000000" w:rsidRDefault="00000000" w:rsidRPr="00000000" w14:paraId="00001C43">
      <w:pPr>
        <w:rPr/>
      </w:pPr>
      <w:r w:rsidDel="00000000" w:rsidR="00000000" w:rsidRPr="00000000">
        <w:rPr>
          <w:rtl w:val="0"/>
        </w:rPr>
        <w:t xml:space="preserve">BR-22 — Quy tắc giá và mã giảm giá mới không áp dụng hồi tố cho booking đã hoàn tất hoặc đang diễn ra.</w:t>
      </w:r>
    </w:p>
    <w:p w:rsidR="00000000" w:rsidDel="00000000" w:rsidP="00000000" w:rsidRDefault="00000000" w:rsidRPr="00000000" w14:paraId="00001C44">
      <w:pPr>
        <w:rPr/>
      </w:pPr>
      <w:r w:rsidDel="00000000" w:rsidR="00000000" w:rsidRPr="00000000">
        <w:rPr>
          <w:rtl w:val="0"/>
        </w:rPr>
        <w:t xml:space="preserve">    Bảng liên quan: discount_rule, resource_price</w:t>
      </w:r>
    </w:p>
    <w:p w:rsidR="00000000" w:rsidDel="00000000" w:rsidP="00000000" w:rsidRDefault="00000000" w:rsidRPr="00000000" w14:paraId="00001C45">
      <w:pPr>
        <w:rPr/>
      </w:pPr>
      <w:r w:rsidDel="00000000" w:rsidR="00000000" w:rsidRPr="00000000">
        <w:rPr>
          <w:rtl w:val="0"/>
        </w:rPr>
        <w:t xml:space="preserve">----------------------------------------------------------------------------------------------------</w:t>
      </w:r>
    </w:p>
    <w:p w:rsidR="00000000" w:rsidDel="00000000" w:rsidP="00000000" w:rsidRDefault="00000000" w:rsidRPr="00000000" w14:paraId="00001C46">
      <w:pPr>
        <w:rPr/>
      </w:pPr>
      <w:r w:rsidDel="00000000" w:rsidR="00000000" w:rsidRPr="00000000">
        <w:rPr>
          <w:rtl w:val="0"/>
        </w:rPr>
        <w:t xml:space="preserve">BR-23 — Khách chỉ được đánh giá booking ở trạng thái Completed.</w:t>
      </w:r>
    </w:p>
    <w:p w:rsidR="00000000" w:rsidDel="00000000" w:rsidP="00000000" w:rsidRDefault="00000000" w:rsidRPr="00000000" w14:paraId="00001C47">
      <w:pPr>
        <w:rPr/>
      </w:pPr>
      <w:r w:rsidDel="00000000" w:rsidR="00000000" w:rsidRPr="00000000">
        <w:rPr>
          <w:rtl w:val="0"/>
        </w:rPr>
        <w:t xml:space="preserve">    Bảng liên quan: review</w:t>
      </w:r>
    </w:p>
    <w:p w:rsidR="00000000" w:rsidDel="00000000" w:rsidP="00000000" w:rsidRDefault="00000000" w:rsidRPr="00000000" w14:paraId="00001C48">
      <w:pPr>
        <w:rPr/>
      </w:pPr>
      <w:r w:rsidDel="00000000" w:rsidR="00000000" w:rsidRPr="00000000">
        <w:rPr>
          <w:rtl w:val="0"/>
        </w:rPr>
        <w:t xml:space="preserve">----------------------------------------------------------------------------------------------------</w:t>
      </w:r>
    </w:p>
    <w:p w:rsidR="00000000" w:rsidDel="00000000" w:rsidP="00000000" w:rsidRDefault="00000000" w:rsidRPr="00000000" w14:paraId="00001C49">
      <w:pPr>
        <w:rPr/>
      </w:pPr>
      <w:r w:rsidDel="00000000" w:rsidR="00000000" w:rsidRPr="00000000">
        <w:rPr>
          <w:rtl w:val="0"/>
        </w:rPr>
        <w:t xml:space="preserve">BR-24 — Mỗi booking thành công chỉ được một đánh giá duy nhất.</w:t>
      </w:r>
    </w:p>
    <w:p w:rsidR="00000000" w:rsidDel="00000000" w:rsidP="00000000" w:rsidRDefault="00000000" w:rsidRPr="00000000" w14:paraId="00001C4A">
      <w:pPr>
        <w:rPr/>
      </w:pPr>
      <w:r w:rsidDel="00000000" w:rsidR="00000000" w:rsidRPr="00000000">
        <w:rPr>
          <w:rtl w:val="0"/>
        </w:rPr>
        <w:t xml:space="preserve">    Bảng liên quan: review</w:t>
      </w:r>
    </w:p>
    <w:p w:rsidR="00000000" w:rsidDel="00000000" w:rsidP="00000000" w:rsidRDefault="00000000" w:rsidRPr="00000000" w14:paraId="00001C4B">
      <w:pPr>
        <w:rPr/>
      </w:pPr>
      <w:r w:rsidDel="00000000" w:rsidR="00000000" w:rsidRPr="00000000">
        <w:rPr>
          <w:rtl w:val="0"/>
        </w:rPr>
        <w:t xml:space="preserve">----------------------------------------------------------------------------------------------------</w:t>
      </w:r>
    </w:p>
    <w:p w:rsidR="00000000" w:rsidDel="00000000" w:rsidP="00000000" w:rsidRDefault="00000000" w:rsidRPr="00000000" w14:paraId="00001C4C">
      <w:pPr>
        <w:rPr/>
      </w:pPr>
      <w:r w:rsidDel="00000000" w:rsidR="00000000" w:rsidRPr="00000000">
        <w:rPr>
          <w:rtl w:val="0"/>
        </w:rPr>
        <w:t xml:space="preserve">BR-25 — Organizer chỉ được phản hồi đúng một lần cho mỗi đánh giá.</w:t>
      </w:r>
    </w:p>
    <w:p w:rsidR="00000000" w:rsidDel="00000000" w:rsidP="00000000" w:rsidRDefault="00000000" w:rsidRPr="00000000" w14:paraId="00001C4D">
      <w:pPr>
        <w:rPr/>
      </w:pPr>
      <w:r w:rsidDel="00000000" w:rsidR="00000000" w:rsidRPr="00000000">
        <w:rPr>
          <w:rtl w:val="0"/>
        </w:rPr>
        <w:t xml:space="preserve">    Bảng liên quan: review_reply</w:t>
      </w:r>
    </w:p>
    <w:p w:rsidR="00000000" w:rsidDel="00000000" w:rsidP="00000000" w:rsidRDefault="00000000" w:rsidRPr="00000000" w14:paraId="00001C4E">
      <w:pPr>
        <w:rPr/>
      </w:pPr>
      <w:r w:rsidDel="00000000" w:rsidR="00000000" w:rsidRPr="00000000">
        <w:rPr>
          <w:rtl w:val="0"/>
        </w:rPr>
        <w:t xml:space="preserve">----------------------------------------------------------------------------------------------------</w:t>
      </w:r>
    </w:p>
    <w:p w:rsidR="00000000" w:rsidDel="00000000" w:rsidP="00000000" w:rsidRDefault="00000000" w:rsidRPr="00000000" w14:paraId="00001C4F">
      <w:pPr>
        <w:rPr/>
      </w:pPr>
      <w:r w:rsidDel="00000000" w:rsidR="00000000" w:rsidRPr="00000000">
        <w:rPr>
          <w:rtl w:val="0"/>
        </w:rPr>
        <w:t xml:space="preserve">BR-26 — Nội dung bị báo cáo được đưa vào hàng đợi kiểm duyệt của Admin.</w:t>
      </w:r>
    </w:p>
    <w:p w:rsidR="00000000" w:rsidDel="00000000" w:rsidP="00000000" w:rsidRDefault="00000000" w:rsidRPr="00000000" w14:paraId="00001C50">
      <w:pPr>
        <w:rPr/>
      </w:pPr>
      <w:r w:rsidDel="00000000" w:rsidR="00000000" w:rsidRPr="00000000">
        <w:rPr>
          <w:rtl w:val="0"/>
        </w:rPr>
        <w:t xml:space="preserve">    Bảng liên quan: platform_report, review, review_report</w:t>
      </w:r>
    </w:p>
    <w:p w:rsidR="00000000" w:rsidDel="00000000" w:rsidP="00000000" w:rsidRDefault="00000000" w:rsidRPr="00000000" w14:paraId="00001C51">
      <w:pPr>
        <w:rPr/>
      </w:pPr>
      <w:r w:rsidDel="00000000" w:rsidR="00000000" w:rsidRPr="00000000">
        <w:rPr>
          <w:rtl w:val="0"/>
        </w:rPr>
        <w:t xml:space="preserve">----------------------------------------------------------------------------------------------------</w:t>
      </w:r>
    </w:p>
    <w:p w:rsidR="00000000" w:rsidDel="00000000" w:rsidP="00000000" w:rsidRDefault="00000000" w:rsidRPr="00000000" w14:paraId="00001C52">
      <w:pPr>
        <w:rPr/>
      </w:pPr>
      <w:r w:rsidDel="00000000" w:rsidR="00000000" w:rsidRPr="00000000">
        <w:rPr>
          <w:rtl w:val="0"/>
        </w:rPr>
        <w:t xml:space="preserve">BR-27 — Thuật toán gợi ý phải tôn trọng tuyệt đối bộ lọc cứng về chỗ trống và vị trí địa lý.</w:t>
      </w:r>
    </w:p>
    <w:p w:rsidR="00000000" w:rsidDel="00000000" w:rsidP="00000000" w:rsidRDefault="00000000" w:rsidRPr="00000000" w14:paraId="00001C53">
      <w:pPr>
        <w:rPr/>
      </w:pPr>
      <w:r w:rsidDel="00000000" w:rsidR="00000000" w:rsidRPr="00000000">
        <w:rPr>
          <w:rtl w:val="0"/>
        </w:rPr>
        <w:t xml:space="preserve">    Bảng liên quan: recommendation_request</w:t>
      </w:r>
    </w:p>
    <w:p w:rsidR="00000000" w:rsidDel="00000000" w:rsidP="00000000" w:rsidRDefault="00000000" w:rsidRPr="00000000" w14:paraId="00001C54">
      <w:pPr>
        <w:rPr/>
      </w:pPr>
      <w:r w:rsidDel="00000000" w:rsidR="00000000" w:rsidRPr="00000000">
        <w:rPr>
          <w:rtl w:val="0"/>
        </w:rPr>
        <w:t xml:space="preserve">----------------------------------------------------------------------------------------------------</w:t>
      </w:r>
    </w:p>
    <w:p w:rsidR="00000000" w:rsidDel="00000000" w:rsidP="00000000" w:rsidRDefault="00000000" w:rsidRPr="00000000" w14:paraId="00001C55">
      <w:pPr>
        <w:rPr/>
      </w:pPr>
      <w:r w:rsidDel="00000000" w:rsidR="00000000" w:rsidRPr="00000000">
        <w:rPr>
          <w:rtl w:val="0"/>
        </w:rPr>
        <w:t xml:space="preserve">BR-28 — Hệ thống phải thông báo đồng thời cho cả khách hàng và Organizer khi trạng thái booking đổi.</w:t>
      </w:r>
    </w:p>
    <w:p w:rsidR="00000000" w:rsidDel="00000000" w:rsidP="00000000" w:rsidRDefault="00000000" w:rsidRPr="00000000" w14:paraId="00001C56">
      <w:pPr>
        <w:rPr/>
      </w:pPr>
      <w:r w:rsidDel="00000000" w:rsidR="00000000" w:rsidRPr="00000000">
        <w:rPr>
          <w:rtl w:val="0"/>
        </w:rPr>
        <w:t xml:space="preserve">    Bảng liên quan: notification</w:t>
      </w:r>
    </w:p>
    <w:p w:rsidR="00000000" w:rsidDel="00000000" w:rsidP="00000000" w:rsidRDefault="00000000" w:rsidRPr="00000000" w14:paraId="00001C57">
      <w:pPr>
        <w:rPr/>
      </w:pPr>
      <w:r w:rsidDel="00000000" w:rsidR="00000000" w:rsidRPr="00000000">
        <w:rPr>
          <w:rtl w:val="0"/>
        </w:rPr>
        <w:t xml:space="preserve">----------------------------------------------------------------------------------------------------</w:t>
      </w:r>
    </w:p>
    <w:p w:rsidR="00000000" w:rsidDel="00000000" w:rsidP="00000000" w:rsidRDefault="00000000" w:rsidRPr="00000000" w14:paraId="00001C58">
      <w:pPr>
        <w:rPr/>
      </w:pPr>
      <w:r w:rsidDel="00000000" w:rsidR="00000000" w:rsidRPr="00000000">
        <w:rPr>
          <w:rtl w:val="0"/>
        </w:rPr>
        <w:t xml:space="preserve">BR-29 — Phân quyền RBAC là tuyệt đối giữa Customer, Organizer và Administrator.</w:t>
      </w:r>
    </w:p>
    <w:p w:rsidR="00000000" w:rsidDel="00000000" w:rsidP="00000000" w:rsidRDefault="00000000" w:rsidRPr="00000000" w14:paraId="00001C59">
      <w:pPr>
        <w:rPr/>
      </w:pPr>
      <w:r w:rsidDel="00000000" w:rsidR="00000000" w:rsidRPr="00000000">
        <w:rPr>
          <w:rtl w:val="0"/>
        </w:rPr>
        <w:t xml:space="preserve">    Bảng liên quan: xử lý ở tầng ứng dụng, không cần cột riêng trong CSDL.</w:t>
      </w:r>
    </w:p>
    <w:p w:rsidR="00000000" w:rsidDel="00000000" w:rsidP="00000000" w:rsidRDefault="00000000" w:rsidRPr="00000000" w14:paraId="00001C5A">
      <w:pPr>
        <w:rPr/>
      </w:pPr>
      <w:r w:rsidDel="00000000" w:rsidR="00000000" w:rsidRPr="00000000">
        <w:rPr>
          <w:rtl w:val="0"/>
        </w:rPr>
        <w:t xml:space="preserve">----------------------------------------------------------------------------------------------------</w:t>
      </w:r>
    </w:p>
    <w:p w:rsidR="00000000" w:rsidDel="00000000" w:rsidP="00000000" w:rsidRDefault="00000000" w:rsidRPr="00000000" w14:paraId="00001C5B">
      <w:pPr>
        <w:rPr/>
      </w:pPr>
      <w:r w:rsidDel="00000000" w:rsidR="00000000" w:rsidRPr="00000000">
        <w:rPr>
          <w:rtl w:val="0"/>
        </w:rPr>
        <w:t xml:space="preserve">BR-30 — Chỉ Admin được khởi tạo, sửa hoặc tắt quy tắc phí hoa hồng nền tảng.</w:t>
      </w:r>
    </w:p>
    <w:p w:rsidR="00000000" w:rsidDel="00000000" w:rsidP="00000000" w:rsidRDefault="00000000" w:rsidRPr="00000000" w14:paraId="00001C5C">
      <w:pPr>
        <w:rPr/>
      </w:pPr>
      <w:r w:rsidDel="00000000" w:rsidR="00000000" w:rsidRPr="00000000">
        <w:rPr>
          <w:rtl w:val="0"/>
        </w:rPr>
        <w:t xml:space="preserve">    Bảng liên quan: platform_fee_rule</w:t>
      </w:r>
    </w:p>
    <w:p w:rsidR="00000000" w:rsidDel="00000000" w:rsidP="00000000" w:rsidRDefault="00000000" w:rsidRPr="00000000" w14:paraId="00001C5D">
      <w:pPr>
        <w:rPr/>
      </w:pPr>
      <w:r w:rsidDel="00000000" w:rsidR="00000000" w:rsidRPr="00000000">
        <w:rPr>
          <w:rtl w:val="0"/>
        </w:rPr>
        <w:t xml:space="preserve">----------------------------------------------------------------------------------------------------</w:t>
      </w:r>
    </w:p>
    <w:p w:rsidR="00000000" w:rsidDel="00000000" w:rsidP="00000000" w:rsidRDefault="00000000" w:rsidRPr="00000000" w14:paraId="00001C5E">
      <w:pPr>
        <w:rPr/>
      </w:pPr>
      <w:r w:rsidDel="00000000" w:rsidR="00000000" w:rsidRPr="00000000">
        <w:rPr>
          <w:rtl w:val="0"/>
        </w:rPr>
        <w:t xml:space="preserve">BR-31 — Mọi thao tác nhạy cảm phải lưu Audit Log kèm Actor ID, thời điểm và hành động.</w:t>
      </w:r>
    </w:p>
    <w:p w:rsidR="00000000" w:rsidDel="00000000" w:rsidP="00000000" w:rsidRDefault="00000000" w:rsidRPr="00000000" w14:paraId="00001C5F">
      <w:pPr>
        <w:rPr/>
      </w:pPr>
      <w:r w:rsidDel="00000000" w:rsidR="00000000" w:rsidRPr="00000000">
        <w:rPr>
          <w:rtl w:val="0"/>
        </w:rPr>
        <w:t xml:space="preserve">    Bảng liên quan: audit_log</w:t>
      </w:r>
    </w:p>
    <w:p w:rsidR="00000000" w:rsidDel="00000000" w:rsidP="00000000" w:rsidRDefault="00000000" w:rsidRPr="00000000" w14:paraId="00001C60">
      <w:pPr>
        <w:rPr/>
      </w:pPr>
      <w:r w:rsidDel="00000000" w:rsidR="00000000" w:rsidRPr="00000000">
        <w:rPr>
          <w:rtl w:val="0"/>
        </w:rPr>
        <w:t xml:space="preserve">----------------------------------------------------------------------------------------------------</w:t>
      </w:r>
    </w:p>
    <w:p w:rsidR="00000000" w:rsidDel="00000000" w:rsidP="00000000" w:rsidRDefault="00000000" w:rsidRPr="00000000" w14:paraId="00001C61">
      <w:pPr>
        <w:rPr/>
      </w:pPr>
      <w:r w:rsidDel="00000000" w:rsidR="00000000" w:rsidRPr="00000000">
        <w:rPr>
          <w:rtl w:val="0"/>
        </w:rPr>
        <w:t xml:space="preserve">BR-32 — Tiền khách trả được giữ ở ví ký quỹ, chỉ chi cho Organizer sau khi booking hoàn tất và đã trừ phí nền tảng.</w:t>
      </w:r>
    </w:p>
    <w:p w:rsidR="00000000" w:rsidDel="00000000" w:rsidP="00000000" w:rsidRDefault="00000000" w:rsidRPr="00000000" w14:paraId="00001C62">
      <w:pPr>
        <w:rPr/>
      </w:pPr>
      <w:r w:rsidDel="00000000" w:rsidR="00000000" w:rsidRPr="00000000">
        <w:rPr>
          <w:rtl w:val="0"/>
        </w:rPr>
        <w:t xml:space="preserve">    Bảng liên quan: escrow_wallet, payout, platform_fee_rule, wallet_transaction</w:t>
      </w:r>
    </w:p>
    <w:p w:rsidR="00000000" w:rsidDel="00000000" w:rsidP="00000000" w:rsidRDefault="00000000" w:rsidRPr="00000000" w14:paraId="00001C63">
      <w:pPr>
        <w:rPr/>
      </w:pPr>
      <w:r w:rsidDel="00000000" w:rsidR="00000000" w:rsidRPr="00000000">
        <w:rPr>
          <w:rtl w:val="0"/>
        </w:rPr>
        <w:t xml:space="preserve">----------------------------------------------------------------------------------------------------</w:t>
      </w:r>
    </w:p>
    <w:p w:rsidR="00000000" w:rsidDel="00000000" w:rsidP="00000000" w:rsidRDefault="00000000" w:rsidRPr="00000000" w14:paraId="00001C64">
      <w:pPr>
        <w:rPr/>
      </w:pPr>
      <w:r w:rsidDel="00000000" w:rsidR="00000000" w:rsidRPr="00000000">
        <w:rPr>
          <w:rtl w:val="0"/>
        </w:rPr>
        <w:t xml:space="preserve">BR-33 — Nếu khách khiếu nại trong vòng 30 phút sau check-in, tiền booking bị đóng băng tới khi Admin xử lý.</w:t>
      </w:r>
    </w:p>
    <w:p w:rsidR="00000000" w:rsidDel="00000000" w:rsidP="00000000" w:rsidRDefault="00000000" w:rsidRPr="00000000" w14:paraId="00001C65">
      <w:pPr>
        <w:rPr/>
      </w:pPr>
      <w:r w:rsidDel="00000000" w:rsidR="00000000" w:rsidRPr="00000000">
        <w:rPr>
          <w:rtl w:val="0"/>
        </w:rPr>
        <w:t xml:space="preserve">    Bảng liên quan: booking, dispute, escrow_wallet, wallet_transaction</w:t>
      </w:r>
    </w:p>
    <w:p w:rsidR="00000000" w:rsidDel="00000000" w:rsidP="00000000" w:rsidRDefault="00000000" w:rsidRPr="00000000" w14:paraId="00001C66">
      <w:pPr>
        <w:rPr/>
      </w:pPr>
      <w:r w:rsidDel="00000000" w:rsidR="00000000" w:rsidRPr="00000000">
        <w:rPr>
          <w:rtl w:val="0"/>
        </w:rPr>
        <w:t xml:space="preserve">----------------------------------------------------------------------------------------------------</w:t>
      </w:r>
    </w:p>
    <w:p w:rsidR="00000000" w:rsidDel="00000000" w:rsidP="00000000" w:rsidRDefault="00000000" w:rsidRPr="00000000" w14:paraId="00001C67">
      <w:pPr>
        <w:rPr/>
      </w:pPr>
      <w:r w:rsidDel="00000000" w:rsidR="00000000" w:rsidRPr="00000000">
        <w:rPr>
          <w:rtl w:val="0"/>
        </w:rPr>
        <w:t xml:space="preserve">BR-34 — Giá hiển thị ở bước thanh toán cuối phải gồm toàn bộ thuế và phí dịch vụ.</w:t>
      </w:r>
    </w:p>
    <w:p w:rsidR="00000000" w:rsidDel="00000000" w:rsidP="00000000" w:rsidRDefault="00000000" w:rsidRPr="00000000" w14:paraId="00001C68">
      <w:pPr>
        <w:rPr/>
      </w:pPr>
      <w:r w:rsidDel="00000000" w:rsidR="00000000" w:rsidRPr="00000000">
        <w:rPr>
          <w:rtl w:val="0"/>
        </w:rPr>
        <w:t xml:space="preserve">    Bảng liên quan: booking, booking_price_breakdown</w:t>
      </w:r>
    </w:p>
    <w:p w:rsidR="00000000" w:rsidDel="00000000" w:rsidP="00000000" w:rsidRDefault="00000000" w:rsidRPr="00000000" w14:paraId="00001C69">
      <w:pPr>
        <w:rPr/>
      </w:pPr>
      <w:r w:rsidDel="00000000" w:rsidR="00000000" w:rsidRPr="00000000">
        <w:rPr>
          <w:rtl w:val="0"/>
        </w:rPr>
        <w:t xml:space="preserve">----------------------------------------------------------------------------------------------------</w:t>
      </w:r>
    </w:p>
    <w:p w:rsidR="00000000" w:rsidDel="00000000" w:rsidP="00000000" w:rsidRDefault="00000000" w:rsidRPr="00000000" w14:paraId="00001C6A">
      <w:pPr>
        <w:rPr/>
      </w:pPr>
      <w:r w:rsidDel="00000000" w:rsidR="00000000" w:rsidRPr="00000000">
        <w:rPr>
          <w:rtl w:val="0"/>
        </w:rPr>
        <w:t xml:space="preserve">BR-35 — Khi nhiều khách đặt cùng một chỗ ở cùng thời điểm, hệ thống phải dùng khoá CSDL để chỉ một người thành công.</w:t>
      </w:r>
    </w:p>
    <w:p w:rsidR="00000000" w:rsidDel="00000000" w:rsidP="00000000" w:rsidRDefault="00000000" w:rsidRPr="00000000" w14:paraId="00001C6B">
      <w:pPr>
        <w:rPr/>
      </w:pPr>
      <w:r w:rsidDel="00000000" w:rsidR="00000000" w:rsidRPr="00000000">
        <w:rPr>
          <w:rtl w:val="0"/>
        </w:rPr>
        <w:t xml:space="preserve">    Bảng liên quan: booking, resource_time_slot, workspace_resource</w:t>
      </w:r>
    </w:p>
    <w:p w:rsidR="00000000" w:rsidDel="00000000" w:rsidP="00000000" w:rsidRDefault="00000000" w:rsidRPr="00000000" w14:paraId="00001C6C">
      <w:pPr>
        <w:rPr/>
      </w:pPr>
      <w:r w:rsidDel="00000000" w:rsidR="00000000" w:rsidRPr="00000000">
        <w:rPr>
          <w:rtl w:val="0"/>
        </w:rPr>
        <w:t xml:space="preserve">----------------------------------------------------------------------------------------------------</w:t>
      </w:r>
    </w:p>
    <w:p w:rsidR="00000000" w:rsidDel="00000000" w:rsidP="00000000" w:rsidRDefault="00000000" w:rsidRPr="00000000" w14:paraId="00001C6D">
      <w:pPr>
        <w:rPr/>
      </w:pPr>
      <w:r w:rsidDel="00000000" w:rsidR="00000000" w:rsidRPr="00000000">
        <w:rPr>
          <w:rtl w:val="0"/>
        </w:rPr>
        <w:t xml:space="preserve">BR-36 — API nhạy cảm phải giới hạn tần suất theo IP để chống DDoS và dò mật khẩu.</w:t>
      </w:r>
    </w:p>
    <w:p w:rsidR="00000000" w:rsidDel="00000000" w:rsidP="00000000" w:rsidRDefault="00000000" w:rsidRPr="00000000" w14:paraId="00001C6E">
      <w:pPr>
        <w:rPr/>
      </w:pPr>
      <w:r w:rsidDel="00000000" w:rsidR="00000000" w:rsidRPr="00000000">
        <w:rPr>
          <w:rtl w:val="0"/>
        </w:rPr>
        <w:t xml:space="preserve">    Bảng liên quan: security_alert</w:t>
      </w:r>
    </w:p>
    <w:p w:rsidR="00000000" w:rsidDel="00000000" w:rsidP="00000000" w:rsidRDefault="00000000" w:rsidRPr="00000000" w14:paraId="00001C6F">
      <w:pPr>
        <w:rPr/>
      </w:pPr>
      <w:r w:rsidDel="00000000" w:rsidR="00000000" w:rsidRPr="00000000">
        <w:rPr>
          <w:rtl w:val="0"/>
        </w:rPr>
        <w:t xml:space="preserve">----------------------------------------------------------------------------------------------------</w:t>
      </w:r>
    </w:p>
    <w:p w:rsidR="00000000" w:rsidDel="00000000" w:rsidP="00000000" w:rsidRDefault="00000000" w:rsidRPr="00000000" w14:paraId="00001C70">
      <w:pPr>
        <w:rPr/>
      </w:pPr>
      <w:r w:rsidDel="00000000" w:rsidR="00000000" w:rsidRPr="00000000">
        <w:rPr>
          <w:rtl w:val="0"/>
        </w:rPr>
        <w:t xml:space="preserve">BR-37 — File tải lên phải giới hạn dung lượng tối đa 5MB và chỉ chấp nhận JPG, PNG, PDF.</w:t>
      </w:r>
    </w:p>
    <w:p w:rsidR="00000000" w:rsidDel="00000000" w:rsidP="00000000" w:rsidRDefault="00000000" w:rsidRPr="00000000" w14:paraId="00001C71">
      <w:pPr>
        <w:rPr/>
      </w:pPr>
      <w:r w:rsidDel="00000000" w:rsidR="00000000" w:rsidRPr="00000000">
        <w:rPr>
          <w:rtl w:val="0"/>
        </w:rPr>
        <w:t xml:space="preserve">    Bảng liên quan: dispute_evidence, refund_request_evidence, report_evidence, report_export,</w:t>
      </w:r>
    </w:p>
    <w:p w:rsidR="00000000" w:rsidDel="00000000" w:rsidP="00000000" w:rsidRDefault="00000000" w:rsidRPr="00000000" w14:paraId="00001C72">
      <w:pPr>
        <w:rPr/>
      </w:pPr>
      <w:r w:rsidDel="00000000" w:rsidR="00000000" w:rsidRPr="00000000">
        <w:rPr>
          <w:rtl w:val="0"/>
        </w:rPr>
        <w:t xml:space="preserve">    verification_document, workspace_media</w:t>
      </w:r>
    </w:p>
    <w:p w:rsidR="00000000" w:rsidDel="00000000" w:rsidP="00000000" w:rsidRDefault="00000000" w:rsidRPr="00000000" w14:paraId="00001C73">
      <w:pPr>
        <w:rPr/>
      </w:pPr>
      <w:r w:rsidDel="00000000" w:rsidR="00000000" w:rsidRPr="00000000">
        <w:rPr>
          <w:rtl w:val="0"/>
        </w:rPr>
        <w:t xml:space="preserve">----------------------------------------------------------------------------------------------------</w:t>
      </w:r>
    </w:p>
    <w:p w:rsidR="00000000" w:rsidDel="00000000" w:rsidP="00000000" w:rsidRDefault="00000000" w:rsidRPr="00000000" w14:paraId="00001C74">
      <w:pPr>
        <w:rPr/>
      </w:pPr>
      <w:r w:rsidDel="00000000" w:rsidR="00000000" w:rsidRPr="00000000">
        <w:rPr>
          <w:rtl w:val="0"/>
        </w:rPr>
        <w:t xml:space="preserve">BR-38 — Dữ liệu QR check-in phải chứa token ngẫu nhiên có ký số để chống dùng lại ảnh chụp mã cũ.</w:t>
      </w:r>
    </w:p>
    <w:p w:rsidR="00000000" w:rsidDel="00000000" w:rsidP="00000000" w:rsidRDefault="00000000" w:rsidRPr="00000000" w14:paraId="00001C75">
      <w:pPr>
        <w:rPr/>
      </w:pPr>
      <w:r w:rsidDel="00000000" w:rsidR="00000000" w:rsidRPr="00000000">
        <w:rPr>
          <w:rtl w:val="0"/>
        </w:rPr>
        <w:t xml:space="preserve">    Bảng liên quan: checkin_qr_token</w:t>
      </w:r>
    </w:p>
    <w:p w:rsidR="00000000" w:rsidDel="00000000" w:rsidP="00000000" w:rsidRDefault="00000000" w:rsidRPr="00000000" w14:paraId="00001C76">
      <w:pPr>
        <w:rPr/>
      </w:pPr>
      <w:r w:rsidDel="00000000" w:rsidR="00000000" w:rsidRPr="00000000">
        <w:rPr>
          <w:rtl w:val="0"/>
        </w:rPr>
        <w:t xml:space="preserve">----------------------------------------------------------------------------------------------------</w:t>
      </w:r>
    </w:p>
    <w:p w:rsidR="00000000" w:rsidDel="00000000" w:rsidP="00000000" w:rsidRDefault="00000000" w:rsidRPr="00000000" w14:paraId="00001C77">
      <w:pPr>
        <w:rPr/>
      </w:pPr>
      <w:r w:rsidDel="00000000" w:rsidR="00000000" w:rsidRPr="00000000">
        <w:rPr>
          <w:rtl w:val="0"/>
        </w:rPr>
      </w:r>
    </w:p>
    <w:p w:rsidR="00000000" w:rsidDel="00000000" w:rsidP="00000000" w:rsidRDefault="00000000" w:rsidRPr="00000000" w14:paraId="00001C78">
      <w:pPr>
        <w:rPr/>
      </w:pPr>
      <w:r w:rsidDel="00000000" w:rsidR="00000000" w:rsidRPr="00000000">
        <w:rPr>
          <w:rtl w:val="0"/>
        </w:rPr>
      </w:r>
    </w:p>
    <w:p w:rsidR="00000000" w:rsidDel="00000000" w:rsidP="00000000" w:rsidRDefault="00000000" w:rsidRPr="00000000" w14:paraId="00001C79">
      <w:pPr>
        <w:rPr/>
      </w:pPr>
      <w:r w:rsidDel="00000000" w:rsidR="00000000" w:rsidRPr="00000000">
        <w:rPr>
          <w:rtl w:val="0"/>
        </w:rPr>
        <w:t xml:space="preserve">====================================================================================================</w:t>
      </w:r>
    </w:p>
    <w:p w:rsidR="00000000" w:rsidDel="00000000" w:rsidP="00000000" w:rsidRDefault="00000000" w:rsidRPr="00000000" w14:paraId="00001C7A">
      <w:pPr>
        <w:rPr/>
      </w:pPr>
      <w:r w:rsidDel="00000000" w:rsidR="00000000" w:rsidRPr="00000000">
        <w:rPr>
          <w:rtl w:val="0"/>
        </w:rPr>
        <w:t xml:space="preserve">HẾT TÀI LIỆU</w:t>
      </w:r>
    </w:p>
    <w:p w:rsidR="00000000" w:rsidDel="00000000" w:rsidP="00000000" w:rsidRDefault="00000000" w:rsidRPr="00000000" w14:paraId="00001C7B">
      <w:pPr>
        <w:rPr/>
      </w:pPr>
      <w:r w:rsidDel="00000000" w:rsidR="00000000" w:rsidRPr="00000000">
        <w:rPr>
          <w:rtl w:val="0"/>
        </w:rPr>
        <w:t xml:space="preserve">====================================================================================================</w:t>
      </w:r>
    </w:p>
    <w:p w:rsidR="00000000" w:rsidDel="00000000" w:rsidP="00000000" w:rsidRDefault="00000000" w:rsidRPr="00000000" w14:paraId="00001C7C">
      <w:pPr>
        <w:rPr/>
      </w:pPr>
      <w:r w:rsidDel="00000000" w:rsidR="00000000" w:rsidRPr="00000000">
        <w:rPr>
          <w:rtl w:val="0"/>
        </w:rPr>
      </w:r>
    </w:p>
    <w:p w:rsidR="00000000" w:rsidDel="00000000" w:rsidP="00000000" w:rsidRDefault="00000000" w:rsidRPr="00000000" w14:paraId="00001C7D">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color w:val="1e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